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sz w:val="24"/>
          <w:szCs w:val="24"/>
        </w:rPr>
        <w:id w:val="1354221176"/>
        <w:docPartObj>
          <w:docPartGallery w:val="Cover Pages"/>
          <w:docPartUnique/>
        </w:docPartObj>
      </w:sdtPr>
      <w:sdtContent>
        <w:p w14:paraId="6FEC16D9" w14:textId="14D68D25" w:rsidR="003D48EF" w:rsidRPr="008A734B" w:rsidRDefault="008A734B" w:rsidP="008A734B">
          <w:pPr>
            <w:pStyle w:val="NoSpacing"/>
            <w:jc w:val="both"/>
            <w:rPr>
              <w:rFonts w:cstheme="minorHAnsi"/>
              <w:sz w:val="24"/>
              <w:szCs w:val="24"/>
            </w:rPr>
          </w:pPr>
          <w:r w:rsidRPr="001C0526">
            <w:rPr>
              <w:rFonts w:asciiTheme="majorHAnsi" w:hAnsiTheme="majorHAnsi" w:cs="Arial"/>
              <w:b/>
              <w:noProof/>
              <w:color w:val="0070C0"/>
              <w:shd w:val="clear" w:color="auto" w:fill="E6E6E6"/>
              <w:lang w:val="en-IN" w:eastAsia="en-IN"/>
            </w:rPr>
            <w:drawing>
              <wp:anchor distT="0" distB="0" distL="114300" distR="114300" simplePos="0" relativeHeight="251658243" behindDoc="0" locked="0" layoutInCell="1" allowOverlap="1" wp14:anchorId="15B36219" wp14:editId="1AF8B4DD">
                <wp:simplePos x="0" y="0"/>
                <wp:positionH relativeFrom="column">
                  <wp:posOffset>155276</wp:posOffset>
                </wp:positionH>
                <wp:positionV relativeFrom="paragraph">
                  <wp:posOffset>150387</wp:posOffset>
                </wp:positionV>
                <wp:extent cx="1345565" cy="676275"/>
                <wp:effectExtent l="0" t="0" r="6985" b="9525"/>
                <wp:wrapSquare wrapText="bothSides"/>
                <wp:docPr id="40" name="Picture 40"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1#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556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3587FB" w14:textId="11D2F5E5" w:rsidR="003D48EF" w:rsidRPr="001C0526" w:rsidRDefault="003D48EF" w:rsidP="003D48EF">
          <w:pPr>
            <w:jc w:val="both"/>
            <w:rPr>
              <w:rFonts w:asciiTheme="majorHAnsi" w:hAnsiTheme="majorHAnsi" w:cs="Arial"/>
            </w:rPr>
          </w:pPr>
        </w:p>
        <w:p w14:paraId="53AE797B" w14:textId="699E2991" w:rsidR="003D48EF" w:rsidRPr="001C0526" w:rsidRDefault="003D48EF" w:rsidP="003D48EF">
          <w:pPr>
            <w:jc w:val="both"/>
            <w:rPr>
              <w:rFonts w:asciiTheme="majorHAnsi" w:hAnsiTheme="majorHAnsi" w:cs="Arial"/>
            </w:rPr>
          </w:pPr>
        </w:p>
        <w:p w14:paraId="67774098" w14:textId="20A0E250" w:rsidR="003D48EF" w:rsidRPr="001C0526" w:rsidRDefault="003D48EF" w:rsidP="003D48EF">
          <w:pPr>
            <w:jc w:val="both"/>
            <w:rPr>
              <w:rFonts w:asciiTheme="majorHAnsi" w:hAnsiTheme="majorHAnsi" w:cs="Arial"/>
            </w:rPr>
          </w:pPr>
        </w:p>
        <w:p w14:paraId="64F5EA0C" w14:textId="5A3A9798" w:rsidR="003D48EF" w:rsidRDefault="003D48EF" w:rsidP="003D48EF">
          <w:pPr>
            <w:tabs>
              <w:tab w:val="left" w:pos="5355"/>
            </w:tabs>
            <w:jc w:val="both"/>
            <w:rPr>
              <w:rFonts w:asciiTheme="majorHAnsi" w:hAnsiTheme="majorHAnsi" w:cs="Arial"/>
            </w:rPr>
          </w:pPr>
          <w:r w:rsidRPr="001C0526">
            <w:rPr>
              <w:rFonts w:asciiTheme="majorHAnsi" w:hAnsiTheme="majorHAnsi" w:cs="Arial"/>
            </w:rPr>
            <w:tab/>
          </w:r>
        </w:p>
        <w:p w14:paraId="4920BE9A" w14:textId="3BB5B5C5" w:rsidR="003D48EF" w:rsidRDefault="003D48EF" w:rsidP="003D48EF">
          <w:pPr>
            <w:tabs>
              <w:tab w:val="left" w:pos="5355"/>
            </w:tabs>
            <w:jc w:val="both"/>
            <w:rPr>
              <w:rFonts w:asciiTheme="majorHAnsi" w:hAnsiTheme="majorHAnsi" w:cs="Arial"/>
            </w:rPr>
          </w:pPr>
        </w:p>
        <w:p w14:paraId="083CF789" w14:textId="77777777" w:rsidR="003D48EF" w:rsidRPr="001C0526" w:rsidRDefault="003D48EF" w:rsidP="003D48EF">
          <w:pPr>
            <w:tabs>
              <w:tab w:val="left" w:pos="5355"/>
            </w:tabs>
            <w:jc w:val="both"/>
            <w:rPr>
              <w:rFonts w:asciiTheme="majorHAnsi" w:hAnsiTheme="majorHAnsi" w:cs="Arial"/>
            </w:rPr>
          </w:pPr>
        </w:p>
        <w:p w14:paraId="25F0F13A" w14:textId="35AC69C3" w:rsidR="003D48EF" w:rsidRPr="001C0526" w:rsidRDefault="003D48EF" w:rsidP="003D48EF">
          <w:pPr>
            <w:jc w:val="both"/>
            <w:rPr>
              <w:rFonts w:asciiTheme="majorHAnsi" w:hAnsiTheme="majorHAnsi" w:cs="Arial"/>
            </w:rPr>
          </w:pPr>
        </w:p>
        <w:p w14:paraId="2763093A" w14:textId="132B6DDE" w:rsidR="003D48EF" w:rsidRPr="001C0526" w:rsidRDefault="003D48EF" w:rsidP="003D48EF">
          <w:pPr>
            <w:jc w:val="both"/>
            <w:rPr>
              <w:rFonts w:asciiTheme="majorHAnsi" w:hAnsiTheme="majorHAnsi" w:cs="Arial"/>
            </w:rPr>
          </w:pPr>
        </w:p>
        <w:p w14:paraId="1D65B0AB" w14:textId="2DDC202C" w:rsidR="003D48EF" w:rsidRPr="001C0526" w:rsidRDefault="003D48EF" w:rsidP="003D48EF">
          <w:pPr>
            <w:jc w:val="both"/>
            <w:rPr>
              <w:rFonts w:asciiTheme="majorHAnsi" w:hAnsiTheme="majorHAnsi" w:cs="Arial"/>
            </w:rPr>
          </w:pPr>
        </w:p>
        <w:p w14:paraId="6137453E" w14:textId="3741186D" w:rsidR="003D48EF" w:rsidRPr="001C0526" w:rsidRDefault="003D48EF" w:rsidP="003D48EF">
          <w:pPr>
            <w:jc w:val="both"/>
            <w:rPr>
              <w:rFonts w:asciiTheme="majorHAnsi" w:hAnsiTheme="majorHAnsi" w:cs="Arial"/>
            </w:rPr>
          </w:pPr>
        </w:p>
        <w:p w14:paraId="20685369" w14:textId="2EC3CD3A" w:rsidR="003D48EF" w:rsidRPr="001C0526" w:rsidRDefault="003B0AE4" w:rsidP="003D48EF">
          <w:pPr>
            <w:jc w:val="both"/>
            <w:rPr>
              <w:rFonts w:asciiTheme="majorHAnsi" w:hAnsiTheme="majorHAnsi" w:cs="Arial"/>
            </w:rPr>
          </w:pPr>
          <w:r w:rsidRPr="001C0526">
            <w:rPr>
              <w:rFonts w:asciiTheme="majorHAnsi" w:hAnsiTheme="majorHAnsi" w:cs="Arial"/>
              <w:i/>
              <w:noProof/>
              <w:color w:val="2B579A"/>
              <w:shd w:val="clear" w:color="auto" w:fill="E6E6E6"/>
              <w:lang w:val="en-IN" w:eastAsia="en-IN"/>
            </w:rPr>
            <mc:AlternateContent>
              <mc:Choice Requires="wps">
                <w:drawing>
                  <wp:anchor distT="0" distB="0" distL="114300" distR="114300" simplePos="0" relativeHeight="251658240" behindDoc="0" locked="0" layoutInCell="1" allowOverlap="1" wp14:anchorId="5204FF12" wp14:editId="6DAAA1C4">
                    <wp:simplePos x="0" y="0"/>
                    <wp:positionH relativeFrom="column">
                      <wp:posOffset>-772510</wp:posOffset>
                    </wp:positionH>
                    <wp:positionV relativeFrom="paragraph">
                      <wp:posOffset>201426</wp:posOffset>
                    </wp:positionV>
                    <wp:extent cx="7756634" cy="1211580"/>
                    <wp:effectExtent l="0" t="0" r="0" b="7620"/>
                    <wp:wrapNone/>
                    <wp:docPr id="21" name="Rectangle 21" descr="P12#y1"/>
                    <wp:cNvGraphicFramePr/>
                    <a:graphic xmlns:a="http://schemas.openxmlformats.org/drawingml/2006/main">
                      <a:graphicData uri="http://schemas.microsoft.com/office/word/2010/wordprocessingShape">
                        <wps:wsp>
                          <wps:cNvSpPr/>
                          <wps:spPr>
                            <a:xfrm>
                              <a:off x="0" y="0"/>
                              <a:ext cx="7756634" cy="121158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658C6BA">
                  <v:rect id="Rectangle 21" style="position:absolute;margin-left:-60.85pt;margin-top:15.85pt;width:610.75pt;height:9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P12#y1" o:spid="_x0000_s1026" fillcolor="#ed7d31 [3205]" stroked="f" strokeweight="1pt" w14:anchorId="6BB8DB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"/>
                </w:pict>
              </mc:Fallback>
            </mc:AlternateContent>
          </w:r>
          <w:r w:rsidR="008A734B" w:rsidRPr="001C0526">
            <w:rPr>
              <w:rFonts w:asciiTheme="majorHAnsi" w:hAnsiTheme="majorHAnsi" w:cs="Arial"/>
              <w:b/>
              <w:i/>
              <w:noProof/>
              <w:color w:val="0070C0"/>
              <w:shd w:val="clear" w:color="auto" w:fill="E6E6E6"/>
              <w:lang w:val="en-IN" w:eastAsia="en-IN"/>
            </w:rPr>
            <mc:AlternateContent>
              <mc:Choice Requires="wps">
                <w:drawing>
                  <wp:anchor distT="0" distB="0" distL="114300" distR="114300" simplePos="0" relativeHeight="251658241" behindDoc="0" locked="0" layoutInCell="1" allowOverlap="1" wp14:anchorId="150635EE" wp14:editId="4DC4BAE6">
                    <wp:simplePos x="0" y="0"/>
                    <wp:positionH relativeFrom="column">
                      <wp:posOffset>565785</wp:posOffset>
                    </wp:positionH>
                    <wp:positionV relativeFrom="paragraph">
                      <wp:posOffset>124089</wp:posOffset>
                    </wp:positionV>
                    <wp:extent cx="7933267" cy="1352550"/>
                    <wp:effectExtent l="0" t="0" r="0" b="0"/>
                    <wp:wrapNone/>
                    <wp:docPr id="25" name="Text Box 2" descr="P12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3267" cy="1352550"/>
                            </a:xfrm>
                            <a:prstGeom prst="rect">
                              <a:avLst/>
                            </a:prstGeom>
                            <a:solidFill>
                              <a:srgbClr val="FFFFFF"/>
                            </a:solidFill>
                            <a:ln w="9525">
                              <a:noFill/>
                              <a:miter lim="800000"/>
                              <a:headEnd/>
                              <a:tailEnd/>
                            </a:ln>
                          </wps:spPr>
                          <wps:txbx>
                            <w:txbxContent>
                              <w:p w14:paraId="794AB130" w14:textId="31B1DFE4" w:rsidR="003D48EF" w:rsidRDefault="003D48EF" w:rsidP="003D48EF">
                                <w:pPr>
                                  <w:tabs>
                                    <w:tab w:val="left" w:pos="8550"/>
                                  </w:tabs>
                                  <w:spacing w:after="0" w:line="240" w:lineRule="auto"/>
                                  <w:ind w:right="2970"/>
                                  <w:rPr>
                                    <w:rFonts w:ascii="Arial" w:hAnsi="Arial" w:cs="Arial"/>
                                    <w:b/>
                                    <w:color w:val="66748E"/>
                                    <w:sz w:val="36"/>
                                    <w:szCs w:val="48"/>
                                  </w:rPr>
                                </w:pPr>
                                <w:r>
                                  <w:rPr>
                                    <w:rFonts w:ascii="Arial" w:hAnsi="Arial" w:cs="Arial"/>
                                    <w:b/>
                                    <w:color w:val="66748E"/>
                                    <w:sz w:val="36"/>
                                    <w:szCs w:val="48"/>
                                  </w:rPr>
                                  <w:t xml:space="preserve">                        </w:t>
                                </w:r>
                                <w:r w:rsidR="00D47B05">
                                  <w:rPr>
                                    <w:rFonts w:ascii="Arial" w:hAnsi="Arial" w:cs="Arial"/>
                                    <w:b/>
                                    <w:color w:val="66748E"/>
                                    <w:sz w:val="36"/>
                                    <w:szCs w:val="48"/>
                                  </w:rPr>
                                  <w:t xml:space="preserve">    </w:t>
                                </w:r>
                                <w:r>
                                  <w:rPr>
                                    <w:rFonts w:ascii="Arial" w:hAnsi="Arial" w:cs="Arial"/>
                                    <w:b/>
                                    <w:color w:val="66748E"/>
                                    <w:sz w:val="36"/>
                                    <w:szCs w:val="48"/>
                                  </w:rPr>
                                  <w:t xml:space="preserve"> FSD</w:t>
                                </w:r>
                                <w:r w:rsidR="00694B3C">
                                  <w:rPr>
                                    <w:rFonts w:ascii="Arial" w:hAnsi="Arial" w:cs="Arial"/>
                                    <w:b/>
                                    <w:color w:val="66748E"/>
                                    <w:sz w:val="36"/>
                                    <w:szCs w:val="48"/>
                                  </w:rPr>
                                  <w:t>_</w:t>
                                </w:r>
                                <w:r w:rsidR="008A734B">
                                  <w:rPr>
                                    <w:rFonts w:ascii="Arial" w:hAnsi="Arial" w:cs="Arial"/>
                                    <w:b/>
                                    <w:color w:val="66748E"/>
                                    <w:sz w:val="36"/>
                                    <w:szCs w:val="48"/>
                                  </w:rPr>
                                  <w:t>Retail Banking</w:t>
                                </w:r>
                                <w:r w:rsidR="00694B3C">
                                  <w:rPr>
                                    <w:rFonts w:ascii="Arial" w:hAnsi="Arial" w:cs="Arial"/>
                                    <w:b/>
                                    <w:color w:val="66748E"/>
                                    <w:sz w:val="36"/>
                                    <w:szCs w:val="48"/>
                                  </w:rPr>
                                  <w:t>_</w:t>
                                </w:r>
                                <w:r w:rsidR="00D47B05">
                                  <w:rPr>
                                    <w:rFonts w:ascii="Arial" w:hAnsi="Arial" w:cs="Arial"/>
                                    <w:b/>
                                    <w:color w:val="66748E"/>
                                    <w:sz w:val="36"/>
                                    <w:szCs w:val="48"/>
                                  </w:rPr>
                                  <w:t>Sprint 1_</w:t>
                                </w:r>
                                <w:r w:rsidR="00694B3C">
                                  <w:rPr>
                                    <w:rFonts w:ascii="Arial" w:hAnsi="Arial" w:cs="Arial"/>
                                    <w:b/>
                                    <w:color w:val="66748E"/>
                                    <w:sz w:val="36"/>
                                    <w:szCs w:val="48"/>
                                  </w:rPr>
                                  <w:t>V</w:t>
                                </w:r>
                                <w:r w:rsidR="007D7679">
                                  <w:rPr>
                                    <w:rFonts w:ascii="Arial" w:hAnsi="Arial" w:cs="Arial"/>
                                    <w:b/>
                                    <w:color w:val="66748E"/>
                                    <w:sz w:val="36"/>
                                    <w:szCs w:val="48"/>
                                  </w:rPr>
                                  <w:t>3.</w:t>
                                </w:r>
                                <w:r w:rsidR="003072EF">
                                  <w:rPr>
                                    <w:rFonts w:ascii="Arial" w:hAnsi="Arial" w:cs="Arial"/>
                                    <w:b/>
                                    <w:color w:val="66748E"/>
                                    <w:sz w:val="36"/>
                                    <w:szCs w:val="48"/>
                                  </w:rPr>
                                  <w:t>3</w:t>
                                </w:r>
                              </w:p>
                              <w:p w14:paraId="162D68BE" w14:textId="6E0B0B23" w:rsidR="00694B3C" w:rsidRPr="001768DC" w:rsidRDefault="003D48EF" w:rsidP="003D48EF">
                                <w:pPr>
                                  <w:spacing w:after="0" w:line="240" w:lineRule="auto"/>
                                  <w:rPr>
                                    <w:rFonts w:ascii="Arial" w:hAnsi="Arial" w:cs="Arial"/>
                                    <w:b/>
                                    <w:color w:val="66748E"/>
                                    <w:sz w:val="36"/>
                                    <w:szCs w:val="48"/>
                                  </w:rPr>
                                </w:pPr>
                                <w:r>
                                  <w:rPr>
                                    <w:rFonts w:ascii="Arial" w:hAnsi="Arial" w:cs="Arial"/>
                                    <w:b/>
                                    <w:color w:val="66748E"/>
                                    <w:sz w:val="36"/>
                                    <w:szCs w:val="48"/>
                                  </w:rPr>
                                  <w:t xml:space="preserve">                                                                 </w:t>
                                </w:r>
                                <w:r w:rsidR="008A734B">
                                  <w:rPr>
                                    <w:rFonts w:ascii="Arial" w:hAnsi="Arial" w:cs="Arial"/>
                                    <w:b/>
                                    <w:color w:val="66748E"/>
                                    <w:sz w:val="36"/>
                                    <w:szCs w:val="48"/>
                                  </w:rPr>
                                  <w:t xml:space="preserve">      </w:t>
                                </w:r>
                                <w:r>
                                  <w:rPr>
                                    <w:rFonts w:ascii="Arial" w:hAnsi="Arial" w:cs="Arial"/>
                                    <w:b/>
                                    <w:color w:val="66748E"/>
                                    <w:sz w:val="36"/>
                                    <w:szCs w:val="48"/>
                                  </w:rPr>
                                  <w:t xml:space="preserve"> </w:t>
                                </w:r>
                                <w:r w:rsidR="008A734B">
                                  <w:rPr>
                                    <w:rFonts w:ascii="Arial" w:hAnsi="Arial" w:cs="Arial"/>
                                    <w:b/>
                                    <w:color w:val="66748E"/>
                                    <w:sz w:val="36"/>
                                    <w:szCs w:val="48"/>
                                  </w:rPr>
                                  <w:t>Al Masraf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0635EE" id="_x0000_t202" coordsize="21600,21600" o:spt="202" path="m,l,21600r21600,l21600,xe">
                    <v:stroke joinstyle="miter"/>
                    <v:path gradientshapeok="t" o:connecttype="rect"/>
                  </v:shapetype>
                  <v:shape id="Text Box 2" o:spid="_x0000_s1026" type="#_x0000_t202" alt="P12TB2#y1" style="position:absolute;left:0;text-align:left;margin-left:44.55pt;margin-top:9.75pt;width:624.65pt;height:10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" stroked="f">
                    <v:textbox>
                      <w:txbxContent>
                        <w:p w14:paraId="794AB130" w14:textId="31B1DFE4" w:rsidR="003D48EF" w:rsidRDefault="003D48EF" w:rsidP="003D48EF">
                          <w:pPr>
                            <w:tabs>
                              <w:tab w:val="left" w:pos="8550"/>
                            </w:tabs>
                            <w:spacing w:after="0" w:line="240" w:lineRule="auto"/>
                            <w:ind w:right="2970"/>
                            <w:rPr>
                              <w:rFonts w:ascii="Arial" w:hAnsi="Arial" w:cs="Arial"/>
                              <w:b/>
                              <w:color w:val="66748E"/>
                              <w:sz w:val="36"/>
                              <w:szCs w:val="48"/>
                            </w:rPr>
                          </w:pPr>
                          <w:r>
                            <w:rPr>
                              <w:rFonts w:ascii="Arial" w:hAnsi="Arial" w:cs="Arial"/>
                              <w:b/>
                              <w:color w:val="66748E"/>
                              <w:sz w:val="36"/>
                              <w:szCs w:val="48"/>
                            </w:rPr>
                            <w:t xml:space="preserve">                        </w:t>
                          </w:r>
                          <w:r w:rsidR="00D47B05">
                            <w:rPr>
                              <w:rFonts w:ascii="Arial" w:hAnsi="Arial" w:cs="Arial"/>
                              <w:b/>
                              <w:color w:val="66748E"/>
                              <w:sz w:val="36"/>
                              <w:szCs w:val="48"/>
                            </w:rPr>
                            <w:t xml:space="preserve">    </w:t>
                          </w:r>
                          <w:r>
                            <w:rPr>
                              <w:rFonts w:ascii="Arial" w:hAnsi="Arial" w:cs="Arial"/>
                              <w:b/>
                              <w:color w:val="66748E"/>
                              <w:sz w:val="36"/>
                              <w:szCs w:val="48"/>
                            </w:rPr>
                            <w:t xml:space="preserve"> FSD</w:t>
                          </w:r>
                          <w:r w:rsidR="00694B3C">
                            <w:rPr>
                              <w:rFonts w:ascii="Arial" w:hAnsi="Arial" w:cs="Arial"/>
                              <w:b/>
                              <w:color w:val="66748E"/>
                              <w:sz w:val="36"/>
                              <w:szCs w:val="48"/>
                            </w:rPr>
                            <w:t>_</w:t>
                          </w:r>
                          <w:r w:rsidR="008A734B">
                            <w:rPr>
                              <w:rFonts w:ascii="Arial" w:hAnsi="Arial" w:cs="Arial"/>
                              <w:b/>
                              <w:color w:val="66748E"/>
                              <w:sz w:val="36"/>
                              <w:szCs w:val="48"/>
                            </w:rPr>
                            <w:t>Retail Banking</w:t>
                          </w:r>
                          <w:r w:rsidR="00694B3C">
                            <w:rPr>
                              <w:rFonts w:ascii="Arial" w:hAnsi="Arial" w:cs="Arial"/>
                              <w:b/>
                              <w:color w:val="66748E"/>
                              <w:sz w:val="36"/>
                              <w:szCs w:val="48"/>
                            </w:rPr>
                            <w:t>_</w:t>
                          </w:r>
                          <w:r w:rsidR="00D47B05">
                            <w:rPr>
                              <w:rFonts w:ascii="Arial" w:hAnsi="Arial" w:cs="Arial"/>
                              <w:b/>
                              <w:color w:val="66748E"/>
                              <w:sz w:val="36"/>
                              <w:szCs w:val="48"/>
                            </w:rPr>
                            <w:t>Sprint 1_</w:t>
                          </w:r>
                          <w:r w:rsidR="00694B3C">
                            <w:rPr>
                              <w:rFonts w:ascii="Arial" w:hAnsi="Arial" w:cs="Arial"/>
                              <w:b/>
                              <w:color w:val="66748E"/>
                              <w:sz w:val="36"/>
                              <w:szCs w:val="48"/>
                            </w:rPr>
                            <w:t>V</w:t>
                          </w:r>
                          <w:r w:rsidR="007D7679">
                            <w:rPr>
                              <w:rFonts w:ascii="Arial" w:hAnsi="Arial" w:cs="Arial"/>
                              <w:b/>
                              <w:color w:val="66748E"/>
                              <w:sz w:val="36"/>
                              <w:szCs w:val="48"/>
                            </w:rPr>
                            <w:t>3.</w:t>
                          </w:r>
                          <w:r w:rsidR="003072EF">
                            <w:rPr>
                              <w:rFonts w:ascii="Arial" w:hAnsi="Arial" w:cs="Arial"/>
                              <w:b/>
                              <w:color w:val="66748E"/>
                              <w:sz w:val="36"/>
                              <w:szCs w:val="48"/>
                            </w:rPr>
                            <w:t>3</w:t>
                          </w:r>
                        </w:p>
                        <w:p w14:paraId="162D68BE" w14:textId="6E0B0B23" w:rsidR="00694B3C" w:rsidRPr="001768DC" w:rsidRDefault="003D48EF" w:rsidP="003D48EF">
                          <w:pPr>
                            <w:spacing w:after="0" w:line="240" w:lineRule="auto"/>
                            <w:rPr>
                              <w:rFonts w:ascii="Arial" w:hAnsi="Arial" w:cs="Arial"/>
                              <w:b/>
                              <w:color w:val="66748E"/>
                              <w:sz w:val="36"/>
                              <w:szCs w:val="48"/>
                            </w:rPr>
                          </w:pPr>
                          <w:r>
                            <w:rPr>
                              <w:rFonts w:ascii="Arial" w:hAnsi="Arial" w:cs="Arial"/>
                              <w:b/>
                              <w:color w:val="66748E"/>
                              <w:sz w:val="36"/>
                              <w:szCs w:val="48"/>
                            </w:rPr>
                            <w:t xml:space="preserve">                                                                 </w:t>
                          </w:r>
                          <w:r w:rsidR="008A734B">
                            <w:rPr>
                              <w:rFonts w:ascii="Arial" w:hAnsi="Arial" w:cs="Arial"/>
                              <w:b/>
                              <w:color w:val="66748E"/>
                              <w:sz w:val="36"/>
                              <w:szCs w:val="48"/>
                            </w:rPr>
                            <w:t xml:space="preserve">      </w:t>
                          </w:r>
                          <w:r>
                            <w:rPr>
                              <w:rFonts w:ascii="Arial" w:hAnsi="Arial" w:cs="Arial"/>
                              <w:b/>
                              <w:color w:val="66748E"/>
                              <w:sz w:val="36"/>
                              <w:szCs w:val="48"/>
                            </w:rPr>
                            <w:t xml:space="preserve"> </w:t>
                          </w:r>
                          <w:r w:rsidR="008A734B">
                            <w:rPr>
                              <w:rFonts w:ascii="Arial" w:hAnsi="Arial" w:cs="Arial"/>
                              <w:b/>
                              <w:color w:val="66748E"/>
                              <w:sz w:val="36"/>
                              <w:szCs w:val="48"/>
                            </w:rPr>
                            <w:t>Al Masraf</w:t>
                          </w:r>
                        </w:p>
                      </w:txbxContent>
                    </v:textbox>
                  </v:shape>
                </w:pict>
              </mc:Fallback>
            </mc:AlternateContent>
          </w:r>
        </w:p>
        <w:p w14:paraId="5D54AE99" w14:textId="38640388" w:rsidR="003D48EF" w:rsidRPr="001C0526" w:rsidRDefault="003D48EF" w:rsidP="003D48EF">
          <w:pPr>
            <w:jc w:val="both"/>
            <w:rPr>
              <w:rFonts w:asciiTheme="majorHAnsi" w:hAnsiTheme="majorHAnsi" w:cs="Arial"/>
            </w:rPr>
          </w:pPr>
        </w:p>
        <w:p w14:paraId="14BAFA0D" w14:textId="77777777" w:rsidR="003D48EF" w:rsidRPr="001C0526" w:rsidRDefault="003D48EF" w:rsidP="003D48EF">
          <w:pPr>
            <w:jc w:val="both"/>
            <w:rPr>
              <w:rFonts w:asciiTheme="majorHAnsi" w:hAnsiTheme="majorHAnsi" w:cs="Arial"/>
            </w:rPr>
          </w:pPr>
        </w:p>
        <w:p w14:paraId="4461A628" w14:textId="319A19CF" w:rsidR="0041430F" w:rsidRPr="0023100A" w:rsidRDefault="008A734B" w:rsidP="0023100A">
          <w:pPr>
            <w:rPr>
              <w:rFonts w:asciiTheme="majorHAnsi" w:hAnsiTheme="majorHAnsi" w:cs="Tahoma"/>
              <w:b/>
              <w:bCs/>
            </w:rPr>
          </w:pPr>
          <w:r w:rsidRPr="00523887">
            <w:rPr>
              <w:rFonts w:cstheme="minorHAnsi"/>
              <w:noProof/>
              <w:color w:val="2B579A"/>
              <w:sz w:val="24"/>
              <w:szCs w:val="24"/>
              <w:shd w:val="clear" w:color="auto" w:fill="E6E6E6"/>
            </w:rPr>
            <mc:AlternateContent>
              <mc:Choice Requires="wps">
                <w:drawing>
                  <wp:anchor distT="0" distB="0" distL="114300" distR="114300" simplePos="0" relativeHeight="251658242" behindDoc="0" locked="0" layoutInCell="1" allowOverlap="1" wp14:anchorId="5DABB7E7" wp14:editId="4669D6E2">
                    <wp:simplePos x="0" y="0"/>
                    <wp:positionH relativeFrom="page">
                      <wp:posOffset>2311400</wp:posOffset>
                    </wp:positionH>
                    <wp:positionV relativeFrom="page">
                      <wp:posOffset>9114215</wp:posOffset>
                    </wp:positionV>
                    <wp:extent cx="3657600" cy="365760"/>
                    <wp:effectExtent l="0" t="0" r="0" b="0"/>
                    <wp:wrapNone/>
                    <wp:docPr id="38" name="Text Box 38" descr="P15TB3bA#y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cap="flat" cmpd="sng" algn="ctr">
                              <a:solidFill>
                                <a:prstClr val="black">
                                  <a:alpha val="0"/>
                                </a:prstClr>
                              </a:solidFill>
                              <a:prstDash val="solid"/>
                              <a:round/>
                              <a:headEnd type="none" w="med" len="med"/>
                              <a:tailEnd type="none" w="med" len="med"/>
                            </a:ln>
                            <a:effectLst/>
                          </wps:spPr>
                          <wps:style>
                            <a:lnRef idx="0">
                              <a:schemeClr val="accent1"/>
                            </a:lnRef>
                            <a:fillRef idx="0">
                              <a:schemeClr val="accent1"/>
                            </a:fillRef>
                            <a:effectRef idx="0">
                              <a:schemeClr val="accent1"/>
                            </a:effectRef>
                            <a:fontRef idx="minor">
                              <a:schemeClr val="dk1"/>
                            </a:fontRef>
                          </wps:style>
                          <wps:txbx>
                            <w:txbxContent>
                              <w:p w14:paraId="51334B3B" w14:textId="1C58A8A2" w:rsidR="008A734B" w:rsidRDefault="00000000" w:rsidP="008A734B">
                                <w:pPr>
                                  <w:pStyle w:val="NoSpacing"/>
                                  <w:rPr>
                                    <w:color w:val="5B9BD5" w:themeColor="accent1"/>
                                    <w:sz w:val="26"/>
                                    <w:szCs w:val="26"/>
                                  </w:rPr>
                                </w:pPr>
                                <w:sdt>
                                  <w:sdtPr>
                                    <w:rPr>
                                      <w:color w:val="5B9BD5" w:themeColor="accent1"/>
                                      <w:sz w:val="26"/>
                                      <w:szCs w:val="26"/>
                                    </w:rPr>
                                    <w:alias w:val="Author"/>
                                    <w:tag w:val=""/>
                                    <w:id w:val="-1564785089"/>
                                    <w:dataBinding w:prefixMappings="xmlns:ns0='http://purl.org/dc/elements/1.1/' xmlns:ns1='http://schemas.openxmlformats.org/package/2006/metadata/core-properties' " w:xpath="/ns1:coreProperties[1]/ns0:creator[1]" w:storeItemID="{6C3C8BC8-F283-45AE-878A-BAB7291924A1}"/>
                                    <w:text/>
                                  </w:sdtPr>
                                  <w:sdtContent>
                                    <w:r w:rsidR="008A734B">
                                      <w:rPr>
                                        <w:color w:val="5B9BD5" w:themeColor="accent1"/>
                                        <w:sz w:val="26"/>
                                        <w:szCs w:val="26"/>
                                      </w:rPr>
                                      <w:t>Mohanraj Rangasamy</w:t>
                                    </w:r>
                                  </w:sdtContent>
                                </w:sdt>
                              </w:p>
                              <w:p w14:paraId="37D9FC90" w14:textId="283EC20B" w:rsidR="008A734B" w:rsidRDefault="00000000" w:rsidP="008A734B">
                                <w:pPr>
                                  <w:pStyle w:val="NoSpacing"/>
                                  <w:rPr>
                                    <w:color w:val="595959" w:themeColor="text1" w:themeTint="A6"/>
                                  </w:rPr>
                                </w:pPr>
                                <w:sdt>
                                  <w:sdtPr>
                                    <w:rPr>
                                      <w:rFonts w:ascii="Open Sans" w:hAnsi="Open Sans" w:cs="Segoe UI"/>
                                      <w:color w:val="5E5E5E"/>
                                      <w:sz w:val="21"/>
                                      <w:szCs w:val="21"/>
                                      <w:shd w:val="clear" w:color="auto" w:fill="E6E6E6"/>
                                    </w:rPr>
                                    <w:alias w:val="Company"/>
                                    <w:tag w:val=""/>
                                    <w:id w:val="991833751"/>
                                    <w:dataBinding w:prefixMappings="xmlns:ns0='http://schemas.openxmlformats.org/officeDocument/2006/extended-properties' " w:xpath="/ns0:Properties[1]/ns0:Company[1]" w:storeItemID="{6668398D-A668-4E3E-A5EB-62B293D839F1}"/>
                                    <w:text/>
                                  </w:sdtPr>
                                  <w:sdtContent>
                                    <w:r w:rsidR="008A734B">
                                      <w:rPr>
                                        <w:rFonts w:ascii="Open Sans" w:hAnsi="Open Sans" w:cs="Segoe UI"/>
                                        <w:color w:val="5E5E5E"/>
                                        <w:sz w:val="21"/>
                                        <w:szCs w:val="21"/>
                                      </w:rPr>
                                      <w:t>I-exceed Technology Solutions Pvt Ltd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ABB7E7" id="Text Box 38" o:spid="_x0000_s1027" type="#_x0000_t202" alt="P15TB3bA#y1" style="position:absolute;margin-left:182pt;margin-top:717.65pt;width:4in;height:28.8pt;z-index:25165824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" filled="f" strokeweight=".5pt">
                    <v:stroke opacity="0" joinstyle="round"/>
                    <v:textbox style="mso-fit-shape-to-text:t" inset="0,0,0,0">
                      <w:txbxContent>
                        <w:p w14:paraId="51334B3B" w14:textId="1C58A8A2" w:rsidR="008A734B" w:rsidRDefault="00000000" w:rsidP="008A734B">
                          <w:pPr>
                            <w:pStyle w:val="NoSpacing"/>
                            <w:rPr>
                              <w:color w:val="5B9BD5" w:themeColor="accent1"/>
                              <w:sz w:val="26"/>
                              <w:szCs w:val="26"/>
                            </w:rPr>
                          </w:pPr>
                          <w:sdt>
                            <w:sdtPr>
                              <w:rPr>
                                <w:color w:val="5B9BD5" w:themeColor="accent1"/>
                                <w:sz w:val="26"/>
                                <w:szCs w:val="26"/>
                              </w:rPr>
                              <w:alias w:val="Author"/>
                              <w:tag w:val=""/>
                              <w:id w:val="-1564785089"/>
                              <w:dataBinding w:prefixMappings="xmlns:ns0='http://purl.org/dc/elements/1.1/' xmlns:ns1='http://schemas.openxmlformats.org/package/2006/metadata/core-properties' " w:xpath="/ns1:coreProperties[1]/ns0:creator[1]" w:storeItemID="{6C3C8BC8-F283-45AE-878A-BAB7291924A1}"/>
                              <w:text/>
                            </w:sdtPr>
                            <w:sdtContent>
                              <w:r w:rsidR="008A734B">
                                <w:rPr>
                                  <w:color w:val="5B9BD5" w:themeColor="accent1"/>
                                  <w:sz w:val="26"/>
                                  <w:szCs w:val="26"/>
                                </w:rPr>
                                <w:t>Mohanraj Rangasamy</w:t>
                              </w:r>
                            </w:sdtContent>
                          </w:sdt>
                        </w:p>
                        <w:p w14:paraId="37D9FC90" w14:textId="283EC20B" w:rsidR="008A734B" w:rsidRDefault="00000000" w:rsidP="008A734B">
                          <w:pPr>
                            <w:pStyle w:val="NoSpacing"/>
                            <w:rPr>
                              <w:color w:val="595959" w:themeColor="text1" w:themeTint="A6"/>
                            </w:rPr>
                          </w:pPr>
                          <w:sdt>
                            <w:sdtPr>
                              <w:rPr>
                                <w:rFonts w:ascii="Open Sans" w:hAnsi="Open Sans" w:cs="Segoe UI"/>
                                <w:color w:val="5E5E5E"/>
                                <w:sz w:val="21"/>
                                <w:szCs w:val="21"/>
                                <w:shd w:val="clear" w:color="auto" w:fill="E6E6E6"/>
                              </w:rPr>
                              <w:alias w:val="Company"/>
                              <w:tag w:val=""/>
                              <w:id w:val="991833751"/>
                              <w:dataBinding w:prefixMappings="xmlns:ns0='http://schemas.openxmlformats.org/officeDocument/2006/extended-properties' " w:xpath="/ns0:Properties[1]/ns0:Company[1]" w:storeItemID="{6668398D-A668-4E3E-A5EB-62B293D839F1}"/>
                              <w:text/>
                            </w:sdtPr>
                            <w:sdtContent>
                              <w:r w:rsidR="008A734B">
                                <w:rPr>
                                  <w:rFonts w:ascii="Open Sans" w:hAnsi="Open Sans" w:cs="Segoe UI"/>
                                  <w:color w:val="5E5E5E"/>
                                  <w:sz w:val="21"/>
                                  <w:szCs w:val="21"/>
                                </w:rPr>
                                <w:t>I-exceed Technology Solutions Pvt Ltd</w:t>
                              </w:r>
                            </w:sdtContent>
                          </w:sdt>
                        </w:p>
                      </w:txbxContent>
                    </v:textbox>
                    <w10:wrap anchorx="page" anchory="page"/>
                  </v:shape>
                </w:pict>
              </mc:Fallback>
            </mc:AlternateContent>
          </w:r>
          <w:r w:rsidR="003D48EF">
            <w:rPr>
              <w:rFonts w:asciiTheme="majorHAnsi" w:hAnsiTheme="majorHAnsi" w:cs="Tahoma"/>
              <w:b/>
              <w:bCs/>
            </w:rPr>
            <w:br w:type="page"/>
          </w:r>
        </w:p>
      </w:sdtContent>
    </w:sdt>
    <w:sdt>
      <w:sdtPr>
        <w:rPr>
          <w:caps w:val="0"/>
          <w:color w:val="auto"/>
          <w:spacing w:val="0"/>
          <w:sz w:val="20"/>
          <w:szCs w:val="20"/>
          <w:shd w:val="clear" w:color="auto" w:fill="E6E6E6"/>
        </w:rPr>
        <w:id w:val="-448241949"/>
        <w:docPartObj>
          <w:docPartGallery w:val="Table of Contents"/>
          <w:docPartUnique/>
        </w:docPartObj>
      </w:sdtPr>
      <w:sdtEndPr>
        <w:rPr>
          <w:b/>
          <w:bCs/>
          <w:noProof/>
        </w:rPr>
      </w:sdtEndPr>
      <w:sdtContent>
        <w:p w14:paraId="672C1928" w14:textId="7DEFC6A5" w:rsidR="00D84F5F" w:rsidRDefault="00D84F5F">
          <w:pPr>
            <w:pStyle w:val="TOCHeading"/>
          </w:pPr>
          <w:r>
            <w:t>Contents</w:t>
          </w:r>
        </w:p>
        <w:p w14:paraId="2BDC0311" w14:textId="74AB56A1" w:rsidR="00C05C8C" w:rsidRDefault="00D84F5F" w:rsidP="00C05C8C">
          <w:pPr>
            <w:pStyle w:val="TOC1"/>
            <w:rPr>
              <w:noProof/>
              <w:sz w:val="22"/>
              <w:szCs w:val="22"/>
            </w:rPr>
          </w:pPr>
          <w:r>
            <w:rPr>
              <w:color w:val="2B579A"/>
              <w:shd w:val="clear" w:color="auto" w:fill="E6E6E6"/>
            </w:rPr>
            <w:fldChar w:fldCharType="begin"/>
          </w:r>
          <w:r>
            <w:instrText xml:space="preserve"> TOC \o "1-3" \h \z \u </w:instrText>
          </w:r>
          <w:r>
            <w:rPr>
              <w:color w:val="2B579A"/>
              <w:shd w:val="clear" w:color="auto" w:fill="E6E6E6"/>
            </w:rPr>
            <w:fldChar w:fldCharType="separate"/>
          </w:r>
          <w:hyperlink w:anchor="_Toc117274544" w:history="1">
            <w:r w:rsidR="00C05C8C" w:rsidRPr="00FC5F9A">
              <w:rPr>
                <w:rStyle w:val="Hyperlink"/>
                <w:rFonts w:cstheme="minorHAnsi"/>
                <w:noProof/>
              </w:rPr>
              <w:t>Document History</w:t>
            </w:r>
            <w:r w:rsidR="00C05C8C">
              <w:rPr>
                <w:noProof/>
                <w:webHidden/>
              </w:rPr>
              <w:tab/>
            </w:r>
            <w:r w:rsidR="00C05C8C">
              <w:rPr>
                <w:noProof/>
                <w:webHidden/>
              </w:rPr>
              <w:fldChar w:fldCharType="begin"/>
            </w:r>
            <w:r w:rsidR="00C05C8C">
              <w:rPr>
                <w:noProof/>
                <w:webHidden/>
              </w:rPr>
              <w:instrText xml:space="preserve"> PAGEREF _Toc117274544 \h </w:instrText>
            </w:r>
            <w:r w:rsidR="00C05C8C">
              <w:rPr>
                <w:noProof/>
                <w:webHidden/>
              </w:rPr>
            </w:r>
            <w:r w:rsidR="00C05C8C">
              <w:rPr>
                <w:noProof/>
                <w:webHidden/>
              </w:rPr>
              <w:fldChar w:fldCharType="separate"/>
            </w:r>
            <w:r w:rsidR="00C05C8C">
              <w:rPr>
                <w:noProof/>
                <w:webHidden/>
              </w:rPr>
              <w:t>6</w:t>
            </w:r>
            <w:r w:rsidR="00C05C8C">
              <w:rPr>
                <w:noProof/>
                <w:webHidden/>
              </w:rPr>
              <w:fldChar w:fldCharType="end"/>
            </w:r>
          </w:hyperlink>
        </w:p>
        <w:p w14:paraId="326E6D0E" w14:textId="5F7E0336" w:rsidR="00C05C8C" w:rsidRDefault="00000000" w:rsidP="00C05C8C">
          <w:pPr>
            <w:pStyle w:val="TOC1"/>
            <w:rPr>
              <w:noProof/>
              <w:sz w:val="22"/>
              <w:szCs w:val="22"/>
            </w:rPr>
          </w:pPr>
          <w:hyperlink w:anchor="_Toc117274545" w:history="1">
            <w:r w:rsidR="00C05C8C" w:rsidRPr="00FC5F9A">
              <w:rPr>
                <w:rStyle w:val="Hyperlink"/>
                <w:rFonts w:cstheme="minorHAnsi"/>
                <w:noProof/>
              </w:rPr>
              <w:t>1.</w:t>
            </w:r>
            <w:r w:rsidR="00C05C8C">
              <w:rPr>
                <w:noProof/>
                <w:sz w:val="22"/>
                <w:szCs w:val="22"/>
              </w:rPr>
              <w:tab/>
            </w:r>
            <w:r w:rsidR="00C05C8C" w:rsidRPr="00FC5F9A">
              <w:rPr>
                <w:rStyle w:val="Hyperlink"/>
                <w:rFonts w:cstheme="minorHAnsi"/>
                <w:noProof/>
              </w:rPr>
              <w:t>Introduction</w:t>
            </w:r>
            <w:r w:rsidR="00C05C8C">
              <w:rPr>
                <w:noProof/>
                <w:webHidden/>
              </w:rPr>
              <w:tab/>
            </w:r>
            <w:r w:rsidR="00C05C8C">
              <w:rPr>
                <w:noProof/>
                <w:webHidden/>
              </w:rPr>
              <w:fldChar w:fldCharType="begin"/>
            </w:r>
            <w:r w:rsidR="00C05C8C">
              <w:rPr>
                <w:noProof/>
                <w:webHidden/>
              </w:rPr>
              <w:instrText xml:space="preserve"> PAGEREF _Toc117274545 \h </w:instrText>
            </w:r>
            <w:r w:rsidR="00C05C8C">
              <w:rPr>
                <w:noProof/>
                <w:webHidden/>
              </w:rPr>
            </w:r>
            <w:r w:rsidR="00C05C8C">
              <w:rPr>
                <w:noProof/>
                <w:webHidden/>
              </w:rPr>
              <w:fldChar w:fldCharType="separate"/>
            </w:r>
            <w:r w:rsidR="00C05C8C">
              <w:rPr>
                <w:noProof/>
                <w:webHidden/>
              </w:rPr>
              <w:t>8</w:t>
            </w:r>
            <w:r w:rsidR="00C05C8C">
              <w:rPr>
                <w:noProof/>
                <w:webHidden/>
              </w:rPr>
              <w:fldChar w:fldCharType="end"/>
            </w:r>
          </w:hyperlink>
        </w:p>
        <w:p w14:paraId="515A8FAC" w14:textId="3A807A2A" w:rsidR="00C05C8C" w:rsidRDefault="00000000">
          <w:pPr>
            <w:pStyle w:val="TOC2"/>
            <w:tabs>
              <w:tab w:val="left" w:pos="880"/>
              <w:tab w:val="right" w:leader="dot" w:pos="10790"/>
            </w:tabs>
            <w:rPr>
              <w:noProof/>
              <w:sz w:val="22"/>
              <w:szCs w:val="22"/>
            </w:rPr>
          </w:pPr>
          <w:hyperlink w:anchor="_Toc117274546" w:history="1">
            <w:r w:rsidR="00C05C8C" w:rsidRPr="00FC5F9A">
              <w:rPr>
                <w:rStyle w:val="Hyperlink"/>
                <w:noProof/>
              </w:rPr>
              <w:t>1.1</w:t>
            </w:r>
            <w:r w:rsidR="00C05C8C">
              <w:rPr>
                <w:noProof/>
                <w:sz w:val="22"/>
                <w:szCs w:val="22"/>
              </w:rPr>
              <w:tab/>
            </w:r>
            <w:r w:rsidR="00C05C8C" w:rsidRPr="00FC5F9A">
              <w:rPr>
                <w:rStyle w:val="Hyperlink"/>
                <w:noProof/>
              </w:rPr>
              <w:t>Purpose</w:t>
            </w:r>
            <w:r w:rsidR="00C05C8C">
              <w:rPr>
                <w:noProof/>
                <w:webHidden/>
              </w:rPr>
              <w:tab/>
            </w:r>
            <w:r w:rsidR="00C05C8C">
              <w:rPr>
                <w:noProof/>
                <w:webHidden/>
              </w:rPr>
              <w:fldChar w:fldCharType="begin"/>
            </w:r>
            <w:r w:rsidR="00C05C8C">
              <w:rPr>
                <w:noProof/>
                <w:webHidden/>
              </w:rPr>
              <w:instrText xml:space="preserve"> PAGEREF _Toc117274546 \h </w:instrText>
            </w:r>
            <w:r w:rsidR="00C05C8C">
              <w:rPr>
                <w:noProof/>
                <w:webHidden/>
              </w:rPr>
            </w:r>
            <w:r w:rsidR="00C05C8C">
              <w:rPr>
                <w:noProof/>
                <w:webHidden/>
              </w:rPr>
              <w:fldChar w:fldCharType="separate"/>
            </w:r>
            <w:r w:rsidR="00C05C8C">
              <w:rPr>
                <w:noProof/>
                <w:webHidden/>
              </w:rPr>
              <w:t>8</w:t>
            </w:r>
            <w:r w:rsidR="00C05C8C">
              <w:rPr>
                <w:noProof/>
                <w:webHidden/>
              </w:rPr>
              <w:fldChar w:fldCharType="end"/>
            </w:r>
          </w:hyperlink>
        </w:p>
        <w:p w14:paraId="1A468E4E" w14:textId="59F2DA5E" w:rsidR="00C05C8C" w:rsidRDefault="00000000">
          <w:pPr>
            <w:pStyle w:val="TOC2"/>
            <w:tabs>
              <w:tab w:val="left" w:pos="880"/>
              <w:tab w:val="right" w:leader="dot" w:pos="10790"/>
            </w:tabs>
            <w:rPr>
              <w:noProof/>
              <w:sz w:val="22"/>
              <w:szCs w:val="22"/>
            </w:rPr>
          </w:pPr>
          <w:hyperlink w:anchor="_Toc117274547" w:history="1">
            <w:r w:rsidR="00C05C8C" w:rsidRPr="00FC5F9A">
              <w:rPr>
                <w:rStyle w:val="Hyperlink"/>
                <w:noProof/>
              </w:rPr>
              <w:t>1.2</w:t>
            </w:r>
            <w:r w:rsidR="00C05C8C">
              <w:rPr>
                <w:noProof/>
                <w:sz w:val="22"/>
                <w:szCs w:val="22"/>
              </w:rPr>
              <w:tab/>
            </w:r>
            <w:r w:rsidR="00C05C8C" w:rsidRPr="00FC5F9A">
              <w:rPr>
                <w:rStyle w:val="Hyperlink"/>
                <w:noProof/>
              </w:rPr>
              <w:t>Audience</w:t>
            </w:r>
            <w:r w:rsidR="00C05C8C">
              <w:rPr>
                <w:noProof/>
                <w:webHidden/>
              </w:rPr>
              <w:tab/>
            </w:r>
            <w:r w:rsidR="00C05C8C">
              <w:rPr>
                <w:noProof/>
                <w:webHidden/>
              </w:rPr>
              <w:fldChar w:fldCharType="begin"/>
            </w:r>
            <w:r w:rsidR="00C05C8C">
              <w:rPr>
                <w:noProof/>
                <w:webHidden/>
              </w:rPr>
              <w:instrText xml:space="preserve"> PAGEREF _Toc117274547 \h </w:instrText>
            </w:r>
            <w:r w:rsidR="00C05C8C">
              <w:rPr>
                <w:noProof/>
                <w:webHidden/>
              </w:rPr>
            </w:r>
            <w:r w:rsidR="00C05C8C">
              <w:rPr>
                <w:noProof/>
                <w:webHidden/>
              </w:rPr>
              <w:fldChar w:fldCharType="separate"/>
            </w:r>
            <w:r w:rsidR="00C05C8C">
              <w:rPr>
                <w:noProof/>
                <w:webHidden/>
              </w:rPr>
              <w:t>8</w:t>
            </w:r>
            <w:r w:rsidR="00C05C8C">
              <w:rPr>
                <w:noProof/>
                <w:webHidden/>
              </w:rPr>
              <w:fldChar w:fldCharType="end"/>
            </w:r>
          </w:hyperlink>
        </w:p>
        <w:p w14:paraId="1FCE117E" w14:textId="11BCCD49" w:rsidR="00C05C8C" w:rsidRDefault="00000000">
          <w:pPr>
            <w:pStyle w:val="TOC2"/>
            <w:tabs>
              <w:tab w:val="left" w:pos="880"/>
              <w:tab w:val="right" w:leader="dot" w:pos="10790"/>
            </w:tabs>
            <w:rPr>
              <w:noProof/>
              <w:sz w:val="22"/>
              <w:szCs w:val="22"/>
            </w:rPr>
          </w:pPr>
          <w:hyperlink w:anchor="_Toc117274548" w:history="1">
            <w:r w:rsidR="00C05C8C" w:rsidRPr="00FC5F9A">
              <w:rPr>
                <w:rStyle w:val="Hyperlink"/>
                <w:noProof/>
              </w:rPr>
              <w:t>1.3</w:t>
            </w:r>
            <w:r w:rsidR="00C05C8C">
              <w:rPr>
                <w:noProof/>
                <w:sz w:val="22"/>
                <w:szCs w:val="22"/>
              </w:rPr>
              <w:tab/>
            </w:r>
            <w:r w:rsidR="00C05C8C" w:rsidRPr="00FC5F9A">
              <w:rPr>
                <w:rStyle w:val="Hyperlink"/>
                <w:noProof/>
              </w:rPr>
              <w:t>Summary</w:t>
            </w:r>
            <w:r w:rsidR="00C05C8C">
              <w:rPr>
                <w:noProof/>
                <w:webHidden/>
              </w:rPr>
              <w:tab/>
            </w:r>
            <w:r w:rsidR="00C05C8C">
              <w:rPr>
                <w:noProof/>
                <w:webHidden/>
              </w:rPr>
              <w:fldChar w:fldCharType="begin"/>
            </w:r>
            <w:r w:rsidR="00C05C8C">
              <w:rPr>
                <w:noProof/>
                <w:webHidden/>
              </w:rPr>
              <w:instrText xml:space="preserve"> PAGEREF _Toc117274548 \h </w:instrText>
            </w:r>
            <w:r w:rsidR="00C05C8C">
              <w:rPr>
                <w:noProof/>
                <w:webHidden/>
              </w:rPr>
            </w:r>
            <w:r w:rsidR="00C05C8C">
              <w:rPr>
                <w:noProof/>
                <w:webHidden/>
              </w:rPr>
              <w:fldChar w:fldCharType="separate"/>
            </w:r>
            <w:r w:rsidR="00C05C8C">
              <w:rPr>
                <w:noProof/>
                <w:webHidden/>
              </w:rPr>
              <w:t>8</w:t>
            </w:r>
            <w:r w:rsidR="00C05C8C">
              <w:rPr>
                <w:noProof/>
                <w:webHidden/>
              </w:rPr>
              <w:fldChar w:fldCharType="end"/>
            </w:r>
          </w:hyperlink>
        </w:p>
        <w:p w14:paraId="3F81C95E" w14:textId="60DCAC4F" w:rsidR="00C05C8C" w:rsidRDefault="00000000">
          <w:pPr>
            <w:pStyle w:val="TOC2"/>
            <w:tabs>
              <w:tab w:val="left" w:pos="880"/>
              <w:tab w:val="right" w:leader="dot" w:pos="10790"/>
            </w:tabs>
            <w:rPr>
              <w:noProof/>
              <w:sz w:val="22"/>
              <w:szCs w:val="22"/>
            </w:rPr>
          </w:pPr>
          <w:hyperlink w:anchor="_Toc117274549" w:history="1">
            <w:r w:rsidR="00C05C8C" w:rsidRPr="00FC5F9A">
              <w:rPr>
                <w:rStyle w:val="Hyperlink"/>
                <w:noProof/>
              </w:rPr>
              <w:t>1.4</w:t>
            </w:r>
            <w:r w:rsidR="00C05C8C">
              <w:rPr>
                <w:noProof/>
                <w:sz w:val="22"/>
                <w:szCs w:val="22"/>
              </w:rPr>
              <w:tab/>
            </w:r>
            <w:r w:rsidR="00C05C8C" w:rsidRPr="00FC5F9A">
              <w:rPr>
                <w:rStyle w:val="Hyperlink"/>
                <w:noProof/>
              </w:rPr>
              <w:t>Scope</w:t>
            </w:r>
            <w:r w:rsidR="00C05C8C">
              <w:rPr>
                <w:noProof/>
                <w:webHidden/>
              </w:rPr>
              <w:tab/>
            </w:r>
            <w:r w:rsidR="00C05C8C">
              <w:rPr>
                <w:noProof/>
                <w:webHidden/>
              </w:rPr>
              <w:fldChar w:fldCharType="begin"/>
            </w:r>
            <w:r w:rsidR="00C05C8C">
              <w:rPr>
                <w:noProof/>
                <w:webHidden/>
              </w:rPr>
              <w:instrText xml:space="preserve"> PAGEREF _Toc117274549 \h </w:instrText>
            </w:r>
            <w:r w:rsidR="00C05C8C">
              <w:rPr>
                <w:noProof/>
                <w:webHidden/>
              </w:rPr>
            </w:r>
            <w:r w:rsidR="00C05C8C">
              <w:rPr>
                <w:noProof/>
                <w:webHidden/>
              </w:rPr>
              <w:fldChar w:fldCharType="separate"/>
            </w:r>
            <w:r w:rsidR="00C05C8C">
              <w:rPr>
                <w:noProof/>
                <w:webHidden/>
              </w:rPr>
              <w:t>8</w:t>
            </w:r>
            <w:r w:rsidR="00C05C8C">
              <w:rPr>
                <w:noProof/>
                <w:webHidden/>
              </w:rPr>
              <w:fldChar w:fldCharType="end"/>
            </w:r>
          </w:hyperlink>
        </w:p>
        <w:p w14:paraId="7116F6A2" w14:textId="27927AF8" w:rsidR="00C05C8C" w:rsidRDefault="00000000">
          <w:pPr>
            <w:pStyle w:val="TOC2"/>
            <w:tabs>
              <w:tab w:val="left" w:pos="880"/>
              <w:tab w:val="right" w:leader="dot" w:pos="10790"/>
            </w:tabs>
            <w:rPr>
              <w:noProof/>
              <w:sz w:val="22"/>
              <w:szCs w:val="22"/>
            </w:rPr>
          </w:pPr>
          <w:hyperlink w:anchor="_Toc117274550" w:history="1">
            <w:r w:rsidR="00C05C8C" w:rsidRPr="00FC5F9A">
              <w:rPr>
                <w:rStyle w:val="Hyperlink"/>
                <w:noProof/>
              </w:rPr>
              <w:t>1.5</w:t>
            </w:r>
            <w:r w:rsidR="00C05C8C">
              <w:rPr>
                <w:noProof/>
                <w:sz w:val="22"/>
                <w:szCs w:val="22"/>
              </w:rPr>
              <w:tab/>
            </w:r>
            <w:r w:rsidR="00C05C8C" w:rsidRPr="00FC5F9A">
              <w:rPr>
                <w:rStyle w:val="Hyperlink"/>
                <w:noProof/>
              </w:rPr>
              <w:t>Assumptions</w:t>
            </w:r>
            <w:r w:rsidR="00C05C8C">
              <w:rPr>
                <w:noProof/>
                <w:webHidden/>
              </w:rPr>
              <w:tab/>
            </w:r>
            <w:r w:rsidR="00C05C8C">
              <w:rPr>
                <w:noProof/>
                <w:webHidden/>
              </w:rPr>
              <w:fldChar w:fldCharType="begin"/>
            </w:r>
            <w:r w:rsidR="00C05C8C">
              <w:rPr>
                <w:noProof/>
                <w:webHidden/>
              </w:rPr>
              <w:instrText xml:space="preserve"> PAGEREF _Toc117274550 \h </w:instrText>
            </w:r>
            <w:r w:rsidR="00C05C8C">
              <w:rPr>
                <w:noProof/>
                <w:webHidden/>
              </w:rPr>
            </w:r>
            <w:r w:rsidR="00C05C8C">
              <w:rPr>
                <w:noProof/>
                <w:webHidden/>
              </w:rPr>
              <w:fldChar w:fldCharType="separate"/>
            </w:r>
            <w:r w:rsidR="00C05C8C">
              <w:rPr>
                <w:noProof/>
                <w:webHidden/>
              </w:rPr>
              <w:t>8</w:t>
            </w:r>
            <w:r w:rsidR="00C05C8C">
              <w:rPr>
                <w:noProof/>
                <w:webHidden/>
              </w:rPr>
              <w:fldChar w:fldCharType="end"/>
            </w:r>
          </w:hyperlink>
        </w:p>
        <w:p w14:paraId="19009CBD" w14:textId="41995A09" w:rsidR="00C05C8C" w:rsidRDefault="00000000" w:rsidP="00C05C8C">
          <w:pPr>
            <w:pStyle w:val="TOC1"/>
            <w:rPr>
              <w:noProof/>
              <w:sz w:val="22"/>
              <w:szCs w:val="22"/>
            </w:rPr>
          </w:pPr>
          <w:hyperlink w:anchor="_Toc117274551" w:history="1">
            <w:r w:rsidR="00C05C8C" w:rsidRPr="00FC5F9A">
              <w:rPr>
                <w:rStyle w:val="Hyperlink"/>
                <w:rFonts w:cstheme="minorHAnsi"/>
                <w:noProof/>
              </w:rPr>
              <w:t>Sprint 1 Functionalities</w:t>
            </w:r>
            <w:r w:rsidR="00C05C8C">
              <w:rPr>
                <w:noProof/>
                <w:webHidden/>
              </w:rPr>
              <w:tab/>
            </w:r>
            <w:r w:rsidR="00C05C8C">
              <w:rPr>
                <w:noProof/>
                <w:webHidden/>
              </w:rPr>
              <w:fldChar w:fldCharType="begin"/>
            </w:r>
            <w:r w:rsidR="00C05C8C">
              <w:rPr>
                <w:noProof/>
                <w:webHidden/>
              </w:rPr>
              <w:instrText xml:space="preserve"> PAGEREF _Toc117274551 \h </w:instrText>
            </w:r>
            <w:r w:rsidR="00C05C8C">
              <w:rPr>
                <w:noProof/>
                <w:webHidden/>
              </w:rPr>
            </w:r>
            <w:r w:rsidR="00C05C8C">
              <w:rPr>
                <w:noProof/>
                <w:webHidden/>
              </w:rPr>
              <w:fldChar w:fldCharType="separate"/>
            </w:r>
            <w:r w:rsidR="00C05C8C">
              <w:rPr>
                <w:noProof/>
                <w:webHidden/>
              </w:rPr>
              <w:t>9</w:t>
            </w:r>
            <w:r w:rsidR="00C05C8C">
              <w:rPr>
                <w:noProof/>
                <w:webHidden/>
              </w:rPr>
              <w:fldChar w:fldCharType="end"/>
            </w:r>
          </w:hyperlink>
        </w:p>
        <w:p w14:paraId="4789CA1D" w14:textId="78B12D9B" w:rsidR="00C05C8C" w:rsidRDefault="00000000" w:rsidP="00C05C8C">
          <w:pPr>
            <w:pStyle w:val="TOC1"/>
            <w:rPr>
              <w:noProof/>
              <w:sz w:val="22"/>
              <w:szCs w:val="22"/>
            </w:rPr>
          </w:pPr>
          <w:hyperlink w:anchor="_Toc117274552" w:history="1">
            <w:r w:rsidR="00C05C8C" w:rsidRPr="00FC5F9A">
              <w:rPr>
                <w:rStyle w:val="Hyperlink"/>
                <w:rFonts w:cstheme="minorHAnsi"/>
                <w:noProof/>
              </w:rPr>
              <w:t>2.</w:t>
            </w:r>
            <w:r w:rsidR="00C05C8C">
              <w:rPr>
                <w:noProof/>
                <w:sz w:val="22"/>
                <w:szCs w:val="22"/>
              </w:rPr>
              <w:tab/>
            </w:r>
            <w:r w:rsidR="00C05C8C" w:rsidRPr="00FC5F9A">
              <w:rPr>
                <w:rStyle w:val="Hyperlink"/>
                <w:rFonts w:cstheme="minorHAnsi"/>
                <w:noProof/>
              </w:rPr>
              <w:t>General</w:t>
            </w:r>
            <w:r w:rsidR="00C05C8C">
              <w:rPr>
                <w:noProof/>
                <w:webHidden/>
              </w:rPr>
              <w:tab/>
            </w:r>
            <w:r w:rsidR="00C05C8C">
              <w:rPr>
                <w:noProof/>
                <w:webHidden/>
              </w:rPr>
              <w:fldChar w:fldCharType="begin"/>
            </w:r>
            <w:r w:rsidR="00C05C8C">
              <w:rPr>
                <w:noProof/>
                <w:webHidden/>
              </w:rPr>
              <w:instrText xml:space="preserve"> PAGEREF _Toc117274552 \h </w:instrText>
            </w:r>
            <w:r w:rsidR="00C05C8C">
              <w:rPr>
                <w:noProof/>
                <w:webHidden/>
              </w:rPr>
            </w:r>
            <w:r w:rsidR="00C05C8C">
              <w:rPr>
                <w:noProof/>
                <w:webHidden/>
              </w:rPr>
              <w:fldChar w:fldCharType="separate"/>
            </w:r>
            <w:r w:rsidR="00C05C8C">
              <w:rPr>
                <w:noProof/>
                <w:webHidden/>
              </w:rPr>
              <w:t>9</w:t>
            </w:r>
            <w:r w:rsidR="00C05C8C">
              <w:rPr>
                <w:noProof/>
                <w:webHidden/>
              </w:rPr>
              <w:fldChar w:fldCharType="end"/>
            </w:r>
          </w:hyperlink>
        </w:p>
        <w:p w14:paraId="0C1B9102" w14:textId="0F15BAEC" w:rsidR="00C05C8C" w:rsidRDefault="00000000" w:rsidP="00C05C8C">
          <w:pPr>
            <w:pStyle w:val="TOC1"/>
            <w:rPr>
              <w:noProof/>
              <w:sz w:val="22"/>
              <w:szCs w:val="22"/>
            </w:rPr>
          </w:pPr>
          <w:hyperlink w:anchor="_Toc117274553" w:history="1">
            <w:r w:rsidR="00C05C8C" w:rsidRPr="00FC5F9A">
              <w:rPr>
                <w:rStyle w:val="Hyperlink"/>
                <w:rFonts w:cstheme="minorHAnsi"/>
                <w:noProof/>
              </w:rPr>
              <w:t>3.</w:t>
            </w:r>
            <w:r w:rsidR="00C05C8C">
              <w:rPr>
                <w:noProof/>
                <w:sz w:val="22"/>
                <w:szCs w:val="22"/>
              </w:rPr>
              <w:tab/>
            </w:r>
            <w:r w:rsidR="00C05C8C" w:rsidRPr="00FC5F9A">
              <w:rPr>
                <w:rStyle w:val="Hyperlink"/>
                <w:rFonts w:cstheme="minorHAnsi"/>
                <w:noProof/>
              </w:rPr>
              <w:t>Language</w:t>
            </w:r>
            <w:r w:rsidR="00C05C8C">
              <w:rPr>
                <w:noProof/>
                <w:webHidden/>
              </w:rPr>
              <w:tab/>
            </w:r>
            <w:r w:rsidR="00C05C8C">
              <w:rPr>
                <w:noProof/>
                <w:webHidden/>
              </w:rPr>
              <w:fldChar w:fldCharType="begin"/>
            </w:r>
            <w:r w:rsidR="00C05C8C">
              <w:rPr>
                <w:noProof/>
                <w:webHidden/>
              </w:rPr>
              <w:instrText xml:space="preserve"> PAGEREF _Toc117274553 \h </w:instrText>
            </w:r>
            <w:r w:rsidR="00C05C8C">
              <w:rPr>
                <w:noProof/>
                <w:webHidden/>
              </w:rPr>
            </w:r>
            <w:r w:rsidR="00C05C8C">
              <w:rPr>
                <w:noProof/>
                <w:webHidden/>
              </w:rPr>
              <w:fldChar w:fldCharType="separate"/>
            </w:r>
            <w:r w:rsidR="00C05C8C">
              <w:rPr>
                <w:noProof/>
                <w:webHidden/>
              </w:rPr>
              <w:t>9</w:t>
            </w:r>
            <w:r w:rsidR="00C05C8C">
              <w:rPr>
                <w:noProof/>
                <w:webHidden/>
              </w:rPr>
              <w:fldChar w:fldCharType="end"/>
            </w:r>
          </w:hyperlink>
        </w:p>
        <w:p w14:paraId="18969E5F" w14:textId="277FFEFF" w:rsidR="00C05C8C" w:rsidRDefault="00000000" w:rsidP="00C05C8C">
          <w:pPr>
            <w:pStyle w:val="TOC1"/>
            <w:rPr>
              <w:noProof/>
              <w:sz w:val="22"/>
              <w:szCs w:val="22"/>
            </w:rPr>
          </w:pPr>
          <w:hyperlink w:anchor="_Toc117274554" w:history="1">
            <w:r w:rsidR="00C05C8C" w:rsidRPr="00FC5F9A">
              <w:rPr>
                <w:rStyle w:val="Hyperlink"/>
                <w:rFonts w:cstheme="minorHAnsi"/>
                <w:noProof/>
              </w:rPr>
              <w:t>4.</w:t>
            </w:r>
            <w:r w:rsidR="00C05C8C">
              <w:rPr>
                <w:noProof/>
                <w:sz w:val="22"/>
                <w:szCs w:val="22"/>
              </w:rPr>
              <w:tab/>
            </w:r>
            <w:r w:rsidR="00C05C8C" w:rsidRPr="00FC5F9A">
              <w:rPr>
                <w:rStyle w:val="Hyperlink"/>
                <w:rFonts w:cstheme="minorHAnsi"/>
                <w:noProof/>
              </w:rPr>
              <w:t>Second Factor Authentications</w:t>
            </w:r>
            <w:r w:rsidR="00C05C8C">
              <w:rPr>
                <w:noProof/>
                <w:webHidden/>
              </w:rPr>
              <w:tab/>
            </w:r>
            <w:r w:rsidR="00C05C8C">
              <w:rPr>
                <w:noProof/>
                <w:webHidden/>
              </w:rPr>
              <w:fldChar w:fldCharType="begin"/>
            </w:r>
            <w:r w:rsidR="00C05C8C">
              <w:rPr>
                <w:noProof/>
                <w:webHidden/>
              </w:rPr>
              <w:instrText xml:space="preserve"> PAGEREF _Toc117274554 \h </w:instrText>
            </w:r>
            <w:r w:rsidR="00C05C8C">
              <w:rPr>
                <w:noProof/>
                <w:webHidden/>
              </w:rPr>
            </w:r>
            <w:r w:rsidR="00C05C8C">
              <w:rPr>
                <w:noProof/>
                <w:webHidden/>
              </w:rPr>
              <w:fldChar w:fldCharType="separate"/>
            </w:r>
            <w:r w:rsidR="00C05C8C">
              <w:rPr>
                <w:noProof/>
                <w:webHidden/>
              </w:rPr>
              <w:t>9</w:t>
            </w:r>
            <w:r w:rsidR="00C05C8C">
              <w:rPr>
                <w:noProof/>
                <w:webHidden/>
              </w:rPr>
              <w:fldChar w:fldCharType="end"/>
            </w:r>
          </w:hyperlink>
        </w:p>
        <w:p w14:paraId="65464F2B" w14:textId="73A462B8" w:rsidR="00C05C8C" w:rsidRDefault="00000000">
          <w:pPr>
            <w:pStyle w:val="TOC2"/>
            <w:tabs>
              <w:tab w:val="left" w:pos="880"/>
              <w:tab w:val="right" w:leader="dot" w:pos="10790"/>
            </w:tabs>
            <w:rPr>
              <w:noProof/>
              <w:sz w:val="22"/>
              <w:szCs w:val="22"/>
            </w:rPr>
          </w:pPr>
          <w:hyperlink w:anchor="_Toc117274555" w:history="1">
            <w:r w:rsidR="00C05C8C" w:rsidRPr="00FC5F9A">
              <w:rPr>
                <w:rStyle w:val="Hyperlink"/>
                <w:noProof/>
              </w:rPr>
              <w:t>4.1</w:t>
            </w:r>
            <w:r w:rsidR="00C05C8C">
              <w:rPr>
                <w:noProof/>
                <w:sz w:val="22"/>
                <w:szCs w:val="22"/>
              </w:rPr>
              <w:tab/>
            </w:r>
            <w:r w:rsidR="00C05C8C" w:rsidRPr="00FC5F9A">
              <w:rPr>
                <w:rStyle w:val="Hyperlink"/>
                <w:noProof/>
              </w:rPr>
              <w:t>One Time Password</w:t>
            </w:r>
            <w:r w:rsidR="00C05C8C">
              <w:rPr>
                <w:noProof/>
                <w:webHidden/>
              </w:rPr>
              <w:tab/>
            </w:r>
            <w:r w:rsidR="00C05C8C">
              <w:rPr>
                <w:noProof/>
                <w:webHidden/>
              </w:rPr>
              <w:fldChar w:fldCharType="begin"/>
            </w:r>
            <w:r w:rsidR="00C05C8C">
              <w:rPr>
                <w:noProof/>
                <w:webHidden/>
              </w:rPr>
              <w:instrText xml:space="preserve"> PAGEREF _Toc117274555 \h </w:instrText>
            </w:r>
            <w:r w:rsidR="00C05C8C">
              <w:rPr>
                <w:noProof/>
                <w:webHidden/>
              </w:rPr>
            </w:r>
            <w:r w:rsidR="00C05C8C">
              <w:rPr>
                <w:noProof/>
                <w:webHidden/>
              </w:rPr>
              <w:fldChar w:fldCharType="separate"/>
            </w:r>
            <w:r w:rsidR="00C05C8C">
              <w:rPr>
                <w:noProof/>
                <w:webHidden/>
              </w:rPr>
              <w:t>10</w:t>
            </w:r>
            <w:r w:rsidR="00C05C8C">
              <w:rPr>
                <w:noProof/>
                <w:webHidden/>
              </w:rPr>
              <w:fldChar w:fldCharType="end"/>
            </w:r>
          </w:hyperlink>
        </w:p>
        <w:p w14:paraId="5558085A" w14:textId="0FEE1412" w:rsidR="00C05C8C" w:rsidRDefault="00000000">
          <w:pPr>
            <w:pStyle w:val="TOC2"/>
            <w:tabs>
              <w:tab w:val="left" w:pos="880"/>
              <w:tab w:val="right" w:leader="dot" w:pos="10790"/>
            </w:tabs>
            <w:rPr>
              <w:noProof/>
              <w:sz w:val="22"/>
              <w:szCs w:val="22"/>
            </w:rPr>
          </w:pPr>
          <w:hyperlink w:anchor="_Toc117274556" w:history="1">
            <w:r w:rsidR="00C05C8C" w:rsidRPr="00FC5F9A">
              <w:rPr>
                <w:rStyle w:val="Hyperlink"/>
                <w:noProof/>
              </w:rPr>
              <w:t>4.2</w:t>
            </w:r>
            <w:r w:rsidR="00C05C8C">
              <w:rPr>
                <w:noProof/>
                <w:sz w:val="22"/>
                <w:szCs w:val="22"/>
              </w:rPr>
              <w:tab/>
            </w:r>
            <w:r w:rsidR="00C05C8C" w:rsidRPr="00FC5F9A">
              <w:rPr>
                <w:rStyle w:val="Hyperlink"/>
                <w:noProof/>
              </w:rPr>
              <w:t>Transaction PIN</w:t>
            </w:r>
            <w:r w:rsidR="00C05C8C">
              <w:rPr>
                <w:noProof/>
                <w:webHidden/>
              </w:rPr>
              <w:tab/>
            </w:r>
            <w:r w:rsidR="00C05C8C">
              <w:rPr>
                <w:noProof/>
                <w:webHidden/>
              </w:rPr>
              <w:fldChar w:fldCharType="begin"/>
            </w:r>
            <w:r w:rsidR="00C05C8C">
              <w:rPr>
                <w:noProof/>
                <w:webHidden/>
              </w:rPr>
              <w:instrText xml:space="preserve"> PAGEREF _Toc117274556 \h </w:instrText>
            </w:r>
            <w:r w:rsidR="00C05C8C">
              <w:rPr>
                <w:noProof/>
                <w:webHidden/>
              </w:rPr>
            </w:r>
            <w:r w:rsidR="00C05C8C">
              <w:rPr>
                <w:noProof/>
                <w:webHidden/>
              </w:rPr>
              <w:fldChar w:fldCharType="separate"/>
            </w:r>
            <w:r w:rsidR="00C05C8C">
              <w:rPr>
                <w:noProof/>
                <w:webHidden/>
              </w:rPr>
              <w:t>10</w:t>
            </w:r>
            <w:r w:rsidR="00C05C8C">
              <w:rPr>
                <w:noProof/>
                <w:webHidden/>
              </w:rPr>
              <w:fldChar w:fldCharType="end"/>
            </w:r>
          </w:hyperlink>
        </w:p>
        <w:p w14:paraId="2D453578" w14:textId="3CC190D8" w:rsidR="00C05C8C" w:rsidRDefault="00000000">
          <w:pPr>
            <w:pStyle w:val="TOC2"/>
            <w:tabs>
              <w:tab w:val="left" w:pos="880"/>
              <w:tab w:val="right" w:leader="dot" w:pos="10790"/>
            </w:tabs>
            <w:rPr>
              <w:noProof/>
              <w:sz w:val="22"/>
              <w:szCs w:val="22"/>
            </w:rPr>
          </w:pPr>
          <w:hyperlink w:anchor="_Toc117274557" w:history="1">
            <w:r w:rsidR="00C05C8C" w:rsidRPr="00FC5F9A">
              <w:rPr>
                <w:rStyle w:val="Hyperlink"/>
                <w:rFonts w:cstheme="minorHAnsi"/>
                <w:noProof/>
              </w:rPr>
              <w:t>4.3</w:t>
            </w:r>
            <w:r w:rsidR="00C05C8C">
              <w:rPr>
                <w:noProof/>
                <w:sz w:val="22"/>
                <w:szCs w:val="22"/>
              </w:rPr>
              <w:tab/>
            </w:r>
            <w:r w:rsidR="00C05C8C" w:rsidRPr="00FC5F9A">
              <w:rPr>
                <w:rStyle w:val="Hyperlink"/>
                <w:noProof/>
              </w:rPr>
              <w:t>Biometric</w:t>
            </w:r>
            <w:r w:rsidR="00C05C8C">
              <w:rPr>
                <w:noProof/>
                <w:webHidden/>
              </w:rPr>
              <w:tab/>
            </w:r>
            <w:r w:rsidR="00C05C8C">
              <w:rPr>
                <w:noProof/>
                <w:webHidden/>
              </w:rPr>
              <w:fldChar w:fldCharType="begin"/>
            </w:r>
            <w:r w:rsidR="00C05C8C">
              <w:rPr>
                <w:noProof/>
                <w:webHidden/>
              </w:rPr>
              <w:instrText xml:space="preserve"> PAGEREF _Toc117274557 \h </w:instrText>
            </w:r>
            <w:r w:rsidR="00C05C8C">
              <w:rPr>
                <w:noProof/>
                <w:webHidden/>
              </w:rPr>
            </w:r>
            <w:r w:rsidR="00C05C8C">
              <w:rPr>
                <w:noProof/>
                <w:webHidden/>
              </w:rPr>
              <w:fldChar w:fldCharType="separate"/>
            </w:r>
            <w:r w:rsidR="00C05C8C">
              <w:rPr>
                <w:noProof/>
                <w:webHidden/>
              </w:rPr>
              <w:t>10</w:t>
            </w:r>
            <w:r w:rsidR="00C05C8C">
              <w:rPr>
                <w:noProof/>
                <w:webHidden/>
              </w:rPr>
              <w:fldChar w:fldCharType="end"/>
            </w:r>
          </w:hyperlink>
        </w:p>
        <w:p w14:paraId="53210F17" w14:textId="52161AA7" w:rsidR="00C05C8C" w:rsidRDefault="00000000" w:rsidP="00C05C8C">
          <w:pPr>
            <w:pStyle w:val="TOC1"/>
            <w:rPr>
              <w:noProof/>
              <w:sz w:val="22"/>
              <w:szCs w:val="22"/>
            </w:rPr>
          </w:pPr>
          <w:hyperlink w:anchor="_Toc117274558" w:history="1">
            <w:r w:rsidR="00C05C8C" w:rsidRPr="00FC5F9A">
              <w:rPr>
                <w:rStyle w:val="Hyperlink"/>
                <w:rFonts w:cstheme="minorHAnsi"/>
                <w:noProof/>
              </w:rPr>
              <w:t>5.</w:t>
            </w:r>
            <w:r w:rsidR="00C05C8C">
              <w:rPr>
                <w:noProof/>
                <w:sz w:val="22"/>
                <w:szCs w:val="22"/>
              </w:rPr>
              <w:tab/>
            </w:r>
            <w:r w:rsidR="00C05C8C" w:rsidRPr="00FC5F9A">
              <w:rPr>
                <w:rStyle w:val="Hyperlink"/>
                <w:rFonts w:cstheme="minorHAnsi"/>
                <w:noProof/>
              </w:rPr>
              <w:t>User Management</w:t>
            </w:r>
            <w:r w:rsidR="00C05C8C">
              <w:rPr>
                <w:noProof/>
                <w:webHidden/>
              </w:rPr>
              <w:tab/>
            </w:r>
            <w:r w:rsidR="00C05C8C">
              <w:rPr>
                <w:noProof/>
                <w:webHidden/>
              </w:rPr>
              <w:fldChar w:fldCharType="begin"/>
            </w:r>
            <w:r w:rsidR="00C05C8C">
              <w:rPr>
                <w:noProof/>
                <w:webHidden/>
              </w:rPr>
              <w:instrText xml:space="preserve"> PAGEREF _Toc117274558 \h </w:instrText>
            </w:r>
            <w:r w:rsidR="00C05C8C">
              <w:rPr>
                <w:noProof/>
                <w:webHidden/>
              </w:rPr>
            </w:r>
            <w:r w:rsidR="00C05C8C">
              <w:rPr>
                <w:noProof/>
                <w:webHidden/>
              </w:rPr>
              <w:fldChar w:fldCharType="separate"/>
            </w:r>
            <w:r w:rsidR="00C05C8C">
              <w:rPr>
                <w:noProof/>
                <w:webHidden/>
              </w:rPr>
              <w:t>10</w:t>
            </w:r>
            <w:r w:rsidR="00C05C8C">
              <w:rPr>
                <w:noProof/>
                <w:webHidden/>
              </w:rPr>
              <w:fldChar w:fldCharType="end"/>
            </w:r>
          </w:hyperlink>
        </w:p>
        <w:p w14:paraId="364CBEAC" w14:textId="2A0A8B27" w:rsidR="00C05C8C" w:rsidRDefault="00000000">
          <w:pPr>
            <w:pStyle w:val="TOC2"/>
            <w:tabs>
              <w:tab w:val="left" w:pos="880"/>
              <w:tab w:val="right" w:leader="dot" w:pos="10790"/>
            </w:tabs>
            <w:rPr>
              <w:noProof/>
              <w:sz w:val="22"/>
              <w:szCs w:val="22"/>
            </w:rPr>
          </w:pPr>
          <w:hyperlink w:anchor="_Toc117274559" w:history="1">
            <w:r w:rsidR="00C05C8C" w:rsidRPr="00FC5F9A">
              <w:rPr>
                <w:rStyle w:val="Hyperlink"/>
                <w:noProof/>
              </w:rPr>
              <w:t>5.1</w:t>
            </w:r>
            <w:r w:rsidR="00C05C8C">
              <w:rPr>
                <w:noProof/>
                <w:sz w:val="22"/>
                <w:szCs w:val="22"/>
              </w:rPr>
              <w:tab/>
            </w:r>
            <w:r w:rsidR="00C05C8C" w:rsidRPr="00FC5F9A">
              <w:rPr>
                <w:rStyle w:val="Hyperlink"/>
                <w:noProof/>
              </w:rPr>
              <w:t>Registration</w:t>
            </w:r>
            <w:r w:rsidR="00C05C8C">
              <w:rPr>
                <w:noProof/>
                <w:webHidden/>
              </w:rPr>
              <w:tab/>
            </w:r>
            <w:r w:rsidR="00C05C8C">
              <w:rPr>
                <w:noProof/>
                <w:webHidden/>
              </w:rPr>
              <w:fldChar w:fldCharType="begin"/>
            </w:r>
            <w:r w:rsidR="00C05C8C">
              <w:rPr>
                <w:noProof/>
                <w:webHidden/>
              </w:rPr>
              <w:instrText xml:space="preserve"> PAGEREF _Toc117274559 \h </w:instrText>
            </w:r>
            <w:r w:rsidR="00C05C8C">
              <w:rPr>
                <w:noProof/>
                <w:webHidden/>
              </w:rPr>
            </w:r>
            <w:r w:rsidR="00C05C8C">
              <w:rPr>
                <w:noProof/>
                <w:webHidden/>
              </w:rPr>
              <w:fldChar w:fldCharType="separate"/>
            </w:r>
            <w:r w:rsidR="00C05C8C">
              <w:rPr>
                <w:noProof/>
                <w:webHidden/>
              </w:rPr>
              <w:t>10</w:t>
            </w:r>
            <w:r w:rsidR="00C05C8C">
              <w:rPr>
                <w:noProof/>
                <w:webHidden/>
              </w:rPr>
              <w:fldChar w:fldCharType="end"/>
            </w:r>
          </w:hyperlink>
        </w:p>
        <w:p w14:paraId="393B93BE" w14:textId="1B05D237" w:rsidR="00C05C8C" w:rsidRDefault="00000000">
          <w:pPr>
            <w:pStyle w:val="TOC2"/>
            <w:tabs>
              <w:tab w:val="left" w:pos="880"/>
              <w:tab w:val="right" w:leader="dot" w:pos="10790"/>
            </w:tabs>
            <w:rPr>
              <w:noProof/>
              <w:sz w:val="22"/>
              <w:szCs w:val="22"/>
            </w:rPr>
          </w:pPr>
          <w:hyperlink w:anchor="_Toc117274560" w:history="1">
            <w:r w:rsidR="00C05C8C" w:rsidRPr="00FC5F9A">
              <w:rPr>
                <w:rStyle w:val="Hyperlink"/>
                <w:noProof/>
              </w:rPr>
              <w:t>5.2</w:t>
            </w:r>
            <w:r w:rsidR="00C05C8C">
              <w:rPr>
                <w:noProof/>
                <w:sz w:val="22"/>
                <w:szCs w:val="22"/>
              </w:rPr>
              <w:tab/>
            </w:r>
            <w:r w:rsidR="00C05C8C" w:rsidRPr="00FC5F9A">
              <w:rPr>
                <w:rStyle w:val="Hyperlink"/>
                <w:noProof/>
              </w:rPr>
              <w:t>Forgot Username</w:t>
            </w:r>
            <w:r w:rsidR="00C05C8C">
              <w:rPr>
                <w:noProof/>
                <w:webHidden/>
              </w:rPr>
              <w:tab/>
            </w:r>
            <w:r w:rsidR="00C05C8C">
              <w:rPr>
                <w:noProof/>
                <w:webHidden/>
              </w:rPr>
              <w:fldChar w:fldCharType="begin"/>
            </w:r>
            <w:r w:rsidR="00C05C8C">
              <w:rPr>
                <w:noProof/>
                <w:webHidden/>
              </w:rPr>
              <w:instrText xml:space="preserve"> PAGEREF _Toc117274560 \h </w:instrText>
            </w:r>
            <w:r w:rsidR="00C05C8C">
              <w:rPr>
                <w:noProof/>
                <w:webHidden/>
              </w:rPr>
            </w:r>
            <w:r w:rsidR="00C05C8C">
              <w:rPr>
                <w:noProof/>
                <w:webHidden/>
              </w:rPr>
              <w:fldChar w:fldCharType="separate"/>
            </w:r>
            <w:r w:rsidR="00C05C8C">
              <w:rPr>
                <w:noProof/>
                <w:webHidden/>
              </w:rPr>
              <w:t>15</w:t>
            </w:r>
            <w:r w:rsidR="00C05C8C">
              <w:rPr>
                <w:noProof/>
                <w:webHidden/>
              </w:rPr>
              <w:fldChar w:fldCharType="end"/>
            </w:r>
          </w:hyperlink>
        </w:p>
        <w:p w14:paraId="3D9FAFE6" w14:textId="7CAEC453" w:rsidR="00C05C8C" w:rsidRDefault="00000000">
          <w:pPr>
            <w:pStyle w:val="TOC2"/>
            <w:tabs>
              <w:tab w:val="left" w:pos="880"/>
              <w:tab w:val="right" w:leader="dot" w:pos="10790"/>
            </w:tabs>
            <w:rPr>
              <w:noProof/>
              <w:sz w:val="22"/>
              <w:szCs w:val="22"/>
            </w:rPr>
          </w:pPr>
          <w:hyperlink w:anchor="_Toc117274561" w:history="1">
            <w:r w:rsidR="00C05C8C" w:rsidRPr="00FC5F9A">
              <w:rPr>
                <w:rStyle w:val="Hyperlink"/>
                <w:noProof/>
              </w:rPr>
              <w:t>5.3</w:t>
            </w:r>
            <w:r w:rsidR="00C05C8C">
              <w:rPr>
                <w:noProof/>
                <w:sz w:val="22"/>
                <w:szCs w:val="22"/>
              </w:rPr>
              <w:tab/>
            </w:r>
            <w:r w:rsidR="00C05C8C" w:rsidRPr="00FC5F9A">
              <w:rPr>
                <w:rStyle w:val="Hyperlink"/>
                <w:noProof/>
              </w:rPr>
              <w:t>Forgot Password</w:t>
            </w:r>
            <w:r w:rsidR="00C05C8C">
              <w:rPr>
                <w:noProof/>
                <w:webHidden/>
              </w:rPr>
              <w:tab/>
            </w:r>
            <w:r w:rsidR="00C05C8C">
              <w:rPr>
                <w:noProof/>
                <w:webHidden/>
              </w:rPr>
              <w:fldChar w:fldCharType="begin"/>
            </w:r>
            <w:r w:rsidR="00C05C8C">
              <w:rPr>
                <w:noProof/>
                <w:webHidden/>
              </w:rPr>
              <w:instrText xml:space="preserve"> PAGEREF _Toc117274561 \h </w:instrText>
            </w:r>
            <w:r w:rsidR="00C05C8C">
              <w:rPr>
                <w:noProof/>
                <w:webHidden/>
              </w:rPr>
            </w:r>
            <w:r w:rsidR="00C05C8C">
              <w:rPr>
                <w:noProof/>
                <w:webHidden/>
              </w:rPr>
              <w:fldChar w:fldCharType="separate"/>
            </w:r>
            <w:r w:rsidR="00C05C8C">
              <w:rPr>
                <w:noProof/>
                <w:webHidden/>
              </w:rPr>
              <w:t>16</w:t>
            </w:r>
            <w:r w:rsidR="00C05C8C">
              <w:rPr>
                <w:noProof/>
                <w:webHidden/>
              </w:rPr>
              <w:fldChar w:fldCharType="end"/>
            </w:r>
          </w:hyperlink>
        </w:p>
        <w:p w14:paraId="322BD629" w14:textId="3CF91DFB" w:rsidR="00C05C8C" w:rsidRDefault="00000000">
          <w:pPr>
            <w:pStyle w:val="TOC2"/>
            <w:tabs>
              <w:tab w:val="left" w:pos="880"/>
              <w:tab w:val="right" w:leader="dot" w:pos="10790"/>
            </w:tabs>
            <w:rPr>
              <w:noProof/>
              <w:sz w:val="22"/>
              <w:szCs w:val="22"/>
            </w:rPr>
          </w:pPr>
          <w:hyperlink w:anchor="_Toc117274562" w:history="1">
            <w:r w:rsidR="00C05C8C" w:rsidRPr="00FC5F9A">
              <w:rPr>
                <w:rStyle w:val="Hyperlink"/>
                <w:noProof/>
              </w:rPr>
              <w:t>5.4</w:t>
            </w:r>
            <w:r w:rsidR="00C05C8C">
              <w:rPr>
                <w:noProof/>
                <w:sz w:val="22"/>
                <w:szCs w:val="22"/>
              </w:rPr>
              <w:tab/>
            </w:r>
            <w:r w:rsidR="00C05C8C" w:rsidRPr="00FC5F9A">
              <w:rPr>
                <w:rStyle w:val="Hyperlink"/>
                <w:noProof/>
              </w:rPr>
              <w:t>Login</w:t>
            </w:r>
            <w:r w:rsidR="00C05C8C">
              <w:rPr>
                <w:noProof/>
                <w:webHidden/>
              </w:rPr>
              <w:tab/>
            </w:r>
            <w:r w:rsidR="00C05C8C">
              <w:rPr>
                <w:noProof/>
                <w:webHidden/>
              </w:rPr>
              <w:fldChar w:fldCharType="begin"/>
            </w:r>
            <w:r w:rsidR="00C05C8C">
              <w:rPr>
                <w:noProof/>
                <w:webHidden/>
              </w:rPr>
              <w:instrText xml:space="preserve"> PAGEREF _Toc117274562 \h </w:instrText>
            </w:r>
            <w:r w:rsidR="00C05C8C">
              <w:rPr>
                <w:noProof/>
                <w:webHidden/>
              </w:rPr>
            </w:r>
            <w:r w:rsidR="00C05C8C">
              <w:rPr>
                <w:noProof/>
                <w:webHidden/>
              </w:rPr>
              <w:fldChar w:fldCharType="separate"/>
            </w:r>
            <w:r w:rsidR="00C05C8C">
              <w:rPr>
                <w:noProof/>
                <w:webHidden/>
              </w:rPr>
              <w:t>19</w:t>
            </w:r>
            <w:r w:rsidR="00C05C8C">
              <w:rPr>
                <w:noProof/>
                <w:webHidden/>
              </w:rPr>
              <w:fldChar w:fldCharType="end"/>
            </w:r>
          </w:hyperlink>
        </w:p>
        <w:p w14:paraId="56C3A0EF" w14:textId="1DD37014" w:rsidR="00C05C8C" w:rsidRDefault="00000000" w:rsidP="00C05C8C">
          <w:pPr>
            <w:pStyle w:val="TOC3"/>
            <w:rPr>
              <w:noProof/>
              <w:sz w:val="22"/>
              <w:szCs w:val="22"/>
            </w:rPr>
          </w:pPr>
          <w:hyperlink w:anchor="_Toc117274563" w:history="1">
            <w:r w:rsidR="00C05C8C" w:rsidRPr="00FC5F9A">
              <w:rPr>
                <w:rStyle w:val="Hyperlink"/>
                <w:noProof/>
              </w:rPr>
              <w:t>5.4.1</w:t>
            </w:r>
            <w:r w:rsidR="00C05C8C">
              <w:rPr>
                <w:noProof/>
                <w:sz w:val="22"/>
                <w:szCs w:val="22"/>
              </w:rPr>
              <w:tab/>
            </w:r>
            <w:r w:rsidR="00C05C8C" w:rsidRPr="00FC5F9A">
              <w:rPr>
                <w:rStyle w:val="Hyperlink"/>
                <w:noProof/>
              </w:rPr>
              <w:t>Migrated User</w:t>
            </w:r>
            <w:r w:rsidR="00C05C8C">
              <w:rPr>
                <w:noProof/>
                <w:webHidden/>
              </w:rPr>
              <w:tab/>
            </w:r>
            <w:r w:rsidR="00C05C8C">
              <w:rPr>
                <w:noProof/>
                <w:webHidden/>
              </w:rPr>
              <w:fldChar w:fldCharType="begin"/>
            </w:r>
            <w:r w:rsidR="00C05C8C">
              <w:rPr>
                <w:noProof/>
                <w:webHidden/>
              </w:rPr>
              <w:instrText xml:space="preserve"> PAGEREF _Toc117274563 \h </w:instrText>
            </w:r>
            <w:r w:rsidR="00C05C8C">
              <w:rPr>
                <w:noProof/>
                <w:webHidden/>
              </w:rPr>
            </w:r>
            <w:r w:rsidR="00C05C8C">
              <w:rPr>
                <w:noProof/>
                <w:webHidden/>
              </w:rPr>
              <w:fldChar w:fldCharType="separate"/>
            </w:r>
            <w:r w:rsidR="00C05C8C">
              <w:rPr>
                <w:noProof/>
                <w:webHidden/>
              </w:rPr>
              <w:t>19</w:t>
            </w:r>
            <w:r w:rsidR="00C05C8C">
              <w:rPr>
                <w:noProof/>
                <w:webHidden/>
              </w:rPr>
              <w:fldChar w:fldCharType="end"/>
            </w:r>
          </w:hyperlink>
        </w:p>
        <w:p w14:paraId="2A01D9F3" w14:textId="20340193" w:rsidR="00C05C8C" w:rsidRDefault="00000000" w:rsidP="00C05C8C">
          <w:pPr>
            <w:pStyle w:val="TOC1"/>
            <w:rPr>
              <w:noProof/>
              <w:sz w:val="22"/>
              <w:szCs w:val="22"/>
            </w:rPr>
          </w:pPr>
          <w:hyperlink w:anchor="_Toc117274564" w:history="1">
            <w:r w:rsidR="00C05C8C" w:rsidRPr="00FC5F9A">
              <w:rPr>
                <w:rStyle w:val="Hyperlink"/>
                <w:rFonts w:cstheme="minorHAnsi"/>
                <w:noProof/>
              </w:rPr>
              <w:t>6.</w:t>
            </w:r>
            <w:r w:rsidR="00C05C8C">
              <w:rPr>
                <w:noProof/>
                <w:sz w:val="22"/>
                <w:szCs w:val="22"/>
              </w:rPr>
              <w:tab/>
            </w:r>
            <w:r w:rsidR="00C05C8C" w:rsidRPr="00FC5F9A">
              <w:rPr>
                <w:rStyle w:val="Hyperlink"/>
                <w:rFonts w:cstheme="minorHAnsi"/>
                <w:noProof/>
              </w:rPr>
              <w:t>Others Pre-login Features</w:t>
            </w:r>
            <w:r w:rsidR="00C05C8C">
              <w:rPr>
                <w:noProof/>
                <w:webHidden/>
              </w:rPr>
              <w:tab/>
            </w:r>
            <w:r w:rsidR="00C05C8C">
              <w:rPr>
                <w:noProof/>
                <w:webHidden/>
              </w:rPr>
              <w:fldChar w:fldCharType="begin"/>
            </w:r>
            <w:r w:rsidR="00C05C8C">
              <w:rPr>
                <w:noProof/>
                <w:webHidden/>
              </w:rPr>
              <w:instrText xml:space="preserve"> PAGEREF _Toc117274564 \h </w:instrText>
            </w:r>
            <w:r w:rsidR="00C05C8C">
              <w:rPr>
                <w:noProof/>
                <w:webHidden/>
              </w:rPr>
            </w:r>
            <w:r w:rsidR="00C05C8C">
              <w:rPr>
                <w:noProof/>
                <w:webHidden/>
              </w:rPr>
              <w:fldChar w:fldCharType="separate"/>
            </w:r>
            <w:r w:rsidR="00C05C8C">
              <w:rPr>
                <w:noProof/>
                <w:webHidden/>
              </w:rPr>
              <w:t>20</w:t>
            </w:r>
            <w:r w:rsidR="00C05C8C">
              <w:rPr>
                <w:noProof/>
                <w:webHidden/>
              </w:rPr>
              <w:fldChar w:fldCharType="end"/>
            </w:r>
          </w:hyperlink>
        </w:p>
        <w:p w14:paraId="2413130D" w14:textId="40A1C374" w:rsidR="00C05C8C" w:rsidRDefault="00000000">
          <w:pPr>
            <w:pStyle w:val="TOC2"/>
            <w:tabs>
              <w:tab w:val="left" w:pos="880"/>
              <w:tab w:val="right" w:leader="dot" w:pos="10790"/>
            </w:tabs>
            <w:rPr>
              <w:noProof/>
              <w:sz w:val="22"/>
              <w:szCs w:val="22"/>
            </w:rPr>
          </w:pPr>
          <w:hyperlink w:anchor="_Toc117274565" w:history="1">
            <w:r w:rsidR="00C05C8C" w:rsidRPr="00FC5F9A">
              <w:rPr>
                <w:rStyle w:val="Hyperlink"/>
                <w:noProof/>
              </w:rPr>
              <w:t>6.1</w:t>
            </w:r>
            <w:r w:rsidR="00C05C8C">
              <w:rPr>
                <w:noProof/>
                <w:sz w:val="22"/>
                <w:szCs w:val="22"/>
              </w:rPr>
              <w:tab/>
            </w:r>
            <w:r w:rsidR="00C05C8C" w:rsidRPr="00FC5F9A">
              <w:rPr>
                <w:rStyle w:val="Hyperlink"/>
                <w:noProof/>
              </w:rPr>
              <w:t>Digital Onboarding</w:t>
            </w:r>
            <w:r w:rsidR="00C05C8C">
              <w:rPr>
                <w:noProof/>
                <w:webHidden/>
              </w:rPr>
              <w:tab/>
            </w:r>
            <w:r w:rsidR="00C05C8C">
              <w:rPr>
                <w:noProof/>
                <w:webHidden/>
              </w:rPr>
              <w:fldChar w:fldCharType="begin"/>
            </w:r>
            <w:r w:rsidR="00C05C8C">
              <w:rPr>
                <w:noProof/>
                <w:webHidden/>
              </w:rPr>
              <w:instrText xml:space="preserve"> PAGEREF _Toc117274565 \h </w:instrText>
            </w:r>
            <w:r w:rsidR="00C05C8C">
              <w:rPr>
                <w:noProof/>
                <w:webHidden/>
              </w:rPr>
            </w:r>
            <w:r w:rsidR="00C05C8C">
              <w:rPr>
                <w:noProof/>
                <w:webHidden/>
              </w:rPr>
              <w:fldChar w:fldCharType="separate"/>
            </w:r>
            <w:r w:rsidR="00C05C8C">
              <w:rPr>
                <w:noProof/>
                <w:webHidden/>
              </w:rPr>
              <w:t>20</w:t>
            </w:r>
            <w:r w:rsidR="00C05C8C">
              <w:rPr>
                <w:noProof/>
                <w:webHidden/>
              </w:rPr>
              <w:fldChar w:fldCharType="end"/>
            </w:r>
          </w:hyperlink>
        </w:p>
        <w:p w14:paraId="0ACE900D" w14:textId="6E4284E6" w:rsidR="00C05C8C" w:rsidRDefault="00000000">
          <w:pPr>
            <w:pStyle w:val="TOC2"/>
            <w:tabs>
              <w:tab w:val="left" w:pos="880"/>
              <w:tab w:val="right" w:leader="dot" w:pos="10790"/>
            </w:tabs>
            <w:rPr>
              <w:noProof/>
              <w:sz w:val="22"/>
              <w:szCs w:val="22"/>
            </w:rPr>
          </w:pPr>
          <w:hyperlink w:anchor="_Toc117274566" w:history="1">
            <w:r w:rsidR="00C05C8C" w:rsidRPr="00FC5F9A">
              <w:rPr>
                <w:rStyle w:val="Hyperlink"/>
                <w:noProof/>
              </w:rPr>
              <w:t>6.2</w:t>
            </w:r>
            <w:r w:rsidR="00C05C8C">
              <w:rPr>
                <w:noProof/>
                <w:sz w:val="22"/>
                <w:szCs w:val="22"/>
              </w:rPr>
              <w:tab/>
            </w:r>
            <w:r w:rsidR="00C05C8C" w:rsidRPr="00FC5F9A">
              <w:rPr>
                <w:rStyle w:val="Hyperlink"/>
                <w:noProof/>
              </w:rPr>
              <w:t>Locators</w:t>
            </w:r>
            <w:r w:rsidR="00C05C8C">
              <w:rPr>
                <w:noProof/>
                <w:webHidden/>
              </w:rPr>
              <w:tab/>
            </w:r>
            <w:r w:rsidR="00C05C8C">
              <w:rPr>
                <w:noProof/>
                <w:webHidden/>
              </w:rPr>
              <w:fldChar w:fldCharType="begin"/>
            </w:r>
            <w:r w:rsidR="00C05C8C">
              <w:rPr>
                <w:noProof/>
                <w:webHidden/>
              </w:rPr>
              <w:instrText xml:space="preserve"> PAGEREF _Toc117274566 \h </w:instrText>
            </w:r>
            <w:r w:rsidR="00C05C8C">
              <w:rPr>
                <w:noProof/>
                <w:webHidden/>
              </w:rPr>
            </w:r>
            <w:r w:rsidR="00C05C8C">
              <w:rPr>
                <w:noProof/>
                <w:webHidden/>
              </w:rPr>
              <w:fldChar w:fldCharType="separate"/>
            </w:r>
            <w:r w:rsidR="00C05C8C">
              <w:rPr>
                <w:noProof/>
                <w:webHidden/>
              </w:rPr>
              <w:t>20</w:t>
            </w:r>
            <w:r w:rsidR="00C05C8C">
              <w:rPr>
                <w:noProof/>
                <w:webHidden/>
              </w:rPr>
              <w:fldChar w:fldCharType="end"/>
            </w:r>
          </w:hyperlink>
        </w:p>
        <w:p w14:paraId="3178EA49" w14:textId="1D90F293" w:rsidR="00C05C8C" w:rsidRDefault="00000000">
          <w:pPr>
            <w:pStyle w:val="TOC2"/>
            <w:tabs>
              <w:tab w:val="left" w:pos="880"/>
              <w:tab w:val="right" w:leader="dot" w:pos="10790"/>
            </w:tabs>
            <w:rPr>
              <w:noProof/>
              <w:sz w:val="22"/>
              <w:szCs w:val="22"/>
            </w:rPr>
          </w:pPr>
          <w:hyperlink w:anchor="_Toc117274567" w:history="1">
            <w:r w:rsidR="00C05C8C" w:rsidRPr="00FC5F9A">
              <w:rPr>
                <w:rStyle w:val="Hyperlink"/>
                <w:noProof/>
              </w:rPr>
              <w:t>6.3</w:t>
            </w:r>
            <w:r w:rsidR="00C05C8C">
              <w:rPr>
                <w:noProof/>
                <w:sz w:val="22"/>
                <w:szCs w:val="22"/>
              </w:rPr>
              <w:tab/>
            </w:r>
            <w:r w:rsidR="00C05C8C" w:rsidRPr="00FC5F9A">
              <w:rPr>
                <w:rStyle w:val="Hyperlink"/>
                <w:noProof/>
              </w:rPr>
              <w:t>Exchange Rates</w:t>
            </w:r>
            <w:r w:rsidR="00C05C8C">
              <w:rPr>
                <w:noProof/>
                <w:webHidden/>
              </w:rPr>
              <w:tab/>
            </w:r>
            <w:r w:rsidR="00C05C8C">
              <w:rPr>
                <w:noProof/>
                <w:webHidden/>
              </w:rPr>
              <w:fldChar w:fldCharType="begin"/>
            </w:r>
            <w:r w:rsidR="00C05C8C">
              <w:rPr>
                <w:noProof/>
                <w:webHidden/>
              </w:rPr>
              <w:instrText xml:space="preserve"> PAGEREF _Toc117274567 \h </w:instrText>
            </w:r>
            <w:r w:rsidR="00C05C8C">
              <w:rPr>
                <w:noProof/>
                <w:webHidden/>
              </w:rPr>
            </w:r>
            <w:r w:rsidR="00C05C8C">
              <w:rPr>
                <w:noProof/>
                <w:webHidden/>
              </w:rPr>
              <w:fldChar w:fldCharType="separate"/>
            </w:r>
            <w:r w:rsidR="00C05C8C">
              <w:rPr>
                <w:noProof/>
                <w:webHidden/>
              </w:rPr>
              <w:t>20</w:t>
            </w:r>
            <w:r w:rsidR="00C05C8C">
              <w:rPr>
                <w:noProof/>
                <w:webHidden/>
              </w:rPr>
              <w:fldChar w:fldCharType="end"/>
            </w:r>
          </w:hyperlink>
        </w:p>
        <w:p w14:paraId="06C0C8C4" w14:textId="2B415DF0" w:rsidR="00C05C8C" w:rsidRDefault="00000000">
          <w:pPr>
            <w:pStyle w:val="TOC2"/>
            <w:tabs>
              <w:tab w:val="left" w:pos="880"/>
              <w:tab w:val="right" w:leader="dot" w:pos="10790"/>
            </w:tabs>
            <w:rPr>
              <w:noProof/>
              <w:sz w:val="22"/>
              <w:szCs w:val="22"/>
            </w:rPr>
          </w:pPr>
          <w:hyperlink w:anchor="_Toc117274568" w:history="1">
            <w:r w:rsidR="00C05C8C" w:rsidRPr="00FC5F9A">
              <w:rPr>
                <w:rStyle w:val="Hyperlink"/>
                <w:noProof/>
              </w:rPr>
              <w:t>6.4</w:t>
            </w:r>
            <w:r w:rsidR="00C05C8C">
              <w:rPr>
                <w:noProof/>
                <w:sz w:val="22"/>
                <w:szCs w:val="22"/>
              </w:rPr>
              <w:tab/>
            </w:r>
            <w:r w:rsidR="00C05C8C" w:rsidRPr="00FC5F9A">
              <w:rPr>
                <w:rStyle w:val="Hyperlink"/>
                <w:noProof/>
              </w:rPr>
              <w:t>Announcements</w:t>
            </w:r>
            <w:r w:rsidR="00C05C8C">
              <w:rPr>
                <w:noProof/>
                <w:webHidden/>
              </w:rPr>
              <w:tab/>
            </w:r>
            <w:r w:rsidR="00C05C8C">
              <w:rPr>
                <w:noProof/>
                <w:webHidden/>
              </w:rPr>
              <w:fldChar w:fldCharType="begin"/>
            </w:r>
            <w:r w:rsidR="00C05C8C">
              <w:rPr>
                <w:noProof/>
                <w:webHidden/>
              </w:rPr>
              <w:instrText xml:space="preserve"> PAGEREF _Toc117274568 \h </w:instrText>
            </w:r>
            <w:r w:rsidR="00C05C8C">
              <w:rPr>
                <w:noProof/>
                <w:webHidden/>
              </w:rPr>
            </w:r>
            <w:r w:rsidR="00C05C8C">
              <w:rPr>
                <w:noProof/>
                <w:webHidden/>
              </w:rPr>
              <w:fldChar w:fldCharType="separate"/>
            </w:r>
            <w:r w:rsidR="00C05C8C">
              <w:rPr>
                <w:noProof/>
                <w:webHidden/>
              </w:rPr>
              <w:t>20</w:t>
            </w:r>
            <w:r w:rsidR="00C05C8C">
              <w:rPr>
                <w:noProof/>
                <w:webHidden/>
              </w:rPr>
              <w:fldChar w:fldCharType="end"/>
            </w:r>
          </w:hyperlink>
        </w:p>
        <w:p w14:paraId="2CE2BD4E" w14:textId="315CF39B" w:rsidR="00C05C8C" w:rsidRDefault="00000000">
          <w:pPr>
            <w:pStyle w:val="TOC2"/>
            <w:tabs>
              <w:tab w:val="left" w:pos="880"/>
              <w:tab w:val="right" w:leader="dot" w:pos="10790"/>
            </w:tabs>
            <w:rPr>
              <w:noProof/>
              <w:sz w:val="22"/>
              <w:szCs w:val="22"/>
            </w:rPr>
          </w:pPr>
          <w:hyperlink w:anchor="_Toc117274569" w:history="1">
            <w:r w:rsidR="00C05C8C" w:rsidRPr="00FC5F9A">
              <w:rPr>
                <w:rStyle w:val="Hyperlink"/>
                <w:noProof/>
              </w:rPr>
              <w:t>6.5</w:t>
            </w:r>
            <w:r w:rsidR="00C05C8C">
              <w:rPr>
                <w:noProof/>
                <w:sz w:val="22"/>
                <w:szCs w:val="22"/>
              </w:rPr>
              <w:tab/>
            </w:r>
            <w:r w:rsidR="00C05C8C" w:rsidRPr="00FC5F9A">
              <w:rPr>
                <w:rStyle w:val="Hyperlink"/>
                <w:noProof/>
              </w:rPr>
              <w:t>FAQs</w:t>
            </w:r>
            <w:r w:rsidR="00C05C8C">
              <w:rPr>
                <w:noProof/>
                <w:webHidden/>
              </w:rPr>
              <w:tab/>
            </w:r>
            <w:r w:rsidR="00C05C8C">
              <w:rPr>
                <w:noProof/>
                <w:webHidden/>
              </w:rPr>
              <w:fldChar w:fldCharType="begin"/>
            </w:r>
            <w:r w:rsidR="00C05C8C">
              <w:rPr>
                <w:noProof/>
                <w:webHidden/>
              </w:rPr>
              <w:instrText xml:space="preserve"> PAGEREF _Toc117274569 \h </w:instrText>
            </w:r>
            <w:r w:rsidR="00C05C8C">
              <w:rPr>
                <w:noProof/>
                <w:webHidden/>
              </w:rPr>
            </w:r>
            <w:r w:rsidR="00C05C8C">
              <w:rPr>
                <w:noProof/>
                <w:webHidden/>
              </w:rPr>
              <w:fldChar w:fldCharType="separate"/>
            </w:r>
            <w:r w:rsidR="00C05C8C">
              <w:rPr>
                <w:noProof/>
                <w:webHidden/>
              </w:rPr>
              <w:t>21</w:t>
            </w:r>
            <w:r w:rsidR="00C05C8C">
              <w:rPr>
                <w:noProof/>
                <w:webHidden/>
              </w:rPr>
              <w:fldChar w:fldCharType="end"/>
            </w:r>
          </w:hyperlink>
        </w:p>
        <w:p w14:paraId="1185125C" w14:textId="4CDDDA1F" w:rsidR="00C05C8C" w:rsidRDefault="00000000">
          <w:pPr>
            <w:pStyle w:val="TOC2"/>
            <w:tabs>
              <w:tab w:val="left" w:pos="880"/>
              <w:tab w:val="right" w:leader="dot" w:pos="10790"/>
            </w:tabs>
            <w:rPr>
              <w:noProof/>
              <w:sz w:val="22"/>
              <w:szCs w:val="22"/>
            </w:rPr>
          </w:pPr>
          <w:hyperlink w:anchor="_Toc117274570" w:history="1">
            <w:r w:rsidR="00C05C8C" w:rsidRPr="00FC5F9A">
              <w:rPr>
                <w:rStyle w:val="Hyperlink"/>
                <w:noProof/>
              </w:rPr>
              <w:t>6.6</w:t>
            </w:r>
            <w:r w:rsidR="00C05C8C">
              <w:rPr>
                <w:noProof/>
                <w:sz w:val="22"/>
                <w:szCs w:val="22"/>
              </w:rPr>
              <w:tab/>
            </w:r>
            <w:r w:rsidR="00C05C8C" w:rsidRPr="00FC5F9A">
              <w:rPr>
                <w:rStyle w:val="Hyperlink"/>
                <w:noProof/>
              </w:rPr>
              <w:t>Contact Us</w:t>
            </w:r>
            <w:r w:rsidR="00C05C8C">
              <w:rPr>
                <w:noProof/>
                <w:webHidden/>
              </w:rPr>
              <w:tab/>
            </w:r>
            <w:r w:rsidR="00C05C8C">
              <w:rPr>
                <w:noProof/>
                <w:webHidden/>
              </w:rPr>
              <w:fldChar w:fldCharType="begin"/>
            </w:r>
            <w:r w:rsidR="00C05C8C">
              <w:rPr>
                <w:noProof/>
                <w:webHidden/>
              </w:rPr>
              <w:instrText xml:space="preserve"> PAGEREF _Toc117274570 \h </w:instrText>
            </w:r>
            <w:r w:rsidR="00C05C8C">
              <w:rPr>
                <w:noProof/>
                <w:webHidden/>
              </w:rPr>
            </w:r>
            <w:r w:rsidR="00C05C8C">
              <w:rPr>
                <w:noProof/>
                <w:webHidden/>
              </w:rPr>
              <w:fldChar w:fldCharType="separate"/>
            </w:r>
            <w:r w:rsidR="00C05C8C">
              <w:rPr>
                <w:noProof/>
                <w:webHidden/>
              </w:rPr>
              <w:t>21</w:t>
            </w:r>
            <w:r w:rsidR="00C05C8C">
              <w:rPr>
                <w:noProof/>
                <w:webHidden/>
              </w:rPr>
              <w:fldChar w:fldCharType="end"/>
            </w:r>
          </w:hyperlink>
        </w:p>
        <w:p w14:paraId="391E0FAA" w14:textId="10B0B055" w:rsidR="00C05C8C" w:rsidRDefault="00000000" w:rsidP="00C05C8C">
          <w:pPr>
            <w:pStyle w:val="TOC1"/>
            <w:rPr>
              <w:noProof/>
              <w:sz w:val="22"/>
              <w:szCs w:val="22"/>
            </w:rPr>
          </w:pPr>
          <w:hyperlink w:anchor="_Toc117274571" w:history="1">
            <w:r w:rsidR="00C05C8C" w:rsidRPr="00FC5F9A">
              <w:rPr>
                <w:rStyle w:val="Hyperlink"/>
                <w:rFonts w:cstheme="minorHAnsi"/>
                <w:noProof/>
              </w:rPr>
              <w:t>7.</w:t>
            </w:r>
            <w:r w:rsidR="00C05C8C">
              <w:rPr>
                <w:noProof/>
                <w:sz w:val="22"/>
                <w:szCs w:val="22"/>
              </w:rPr>
              <w:tab/>
            </w:r>
            <w:r w:rsidR="00C05C8C" w:rsidRPr="00FC5F9A">
              <w:rPr>
                <w:rStyle w:val="Hyperlink"/>
                <w:rFonts w:cstheme="minorHAnsi"/>
                <w:noProof/>
              </w:rPr>
              <w:t>Dashboard</w:t>
            </w:r>
            <w:r w:rsidR="00C05C8C">
              <w:rPr>
                <w:noProof/>
                <w:webHidden/>
              </w:rPr>
              <w:tab/>
            </w:r>
            <w:r w:rsidR="00C05C8C">
              <w:rPr>
                <w:noProof/>
                <w:webHidden/>
              </w:rPr>
              <w:fldChar w:fldCharType="begin"/>
            </w:r>
            <w:r w:rsidR="00C05C8C">
              <w:rPr>
                <w:noProof/>
                <w:webHidden/>
              </w:rPr>
              <w:instrText xml:space="preserve"> PAGEREF _Toc117274571 \h </w:instrText>
            </w:r>
            <w:r w:rsidR="00C05C8C">
              <w:rPr>
                <w:noProof/>
                <w:webHidden/>
              </w:rPr>
            </w:r>
            <w:r w:rsidR="00C05C8C">
              <w:rPr>
                <w:noProof/>
                <w:webHidden/>
              </w:rPr>
              <w:fldChar w:fldCharType="separate"/>
            </w:r>
            <w:r w:rsidR="00C05C8C">
              <w:rPr>
                <w:noProof/>
                <w:webHidden/>
              </w:rPr>
              <w:t>22</w:t>
            </w:r>
            <w:r w:rsidR="00C05C8C">
              <w:rPr>
                <w:noProof/>
                <w:webHidden/>
              </w:rPr>
              <w:fldChar w:fldCharType="end"/>
            </w:r>
          </w:hyperlink>
        </w:p>
        <w:p w14:paraId="514BC818" w14:textId="75205E25" w:rsidR="00C05C8C" w:rsidRDefault="00000000">
          <w:pPr>
            <w:pStyle w:val="TOC2"/>
            <w:tabs>
              <w:tab w:val="left" w:pos="880"/>
              <w:tab w:val="right" w:leader="dot" w:pos="10790"/>
            </w:tabs>
            <w:rPr>
              <w:noProof/>
              <w:sz w:val="22"/>
              <w:szCs w:val="22"/>
            </w:rPr>
          </w:pPr>
          <w:hyperlink w:anchor="_Toc117274572" w:history="1">
            <w:r w:rsidR="00C05C8C" w:rsidRPr="00FC5F9A">
              <w:rPr>
                <w:rStyle w:val="Hyperlink"/>
                <w:noProof/>
              </w:rPr>
              <w:t>7.1</w:t>
            </w:r>
            <w:r w:rsidR="00C05C8C">
              <w:rPr>
                <w:noProof/>
                <w:sz w:val="22"/>
                <w:szCs w:val="22"/>
              </w:rPr>
              <w:tab/>
            </w:r>
            <w:r w:rsidR="00C05C8C" w:rsidRPr="00FC5F9A">
              <w:rPr>
                <w:rStyle w:val="Hyperlink"/>
                <w:noProof/>
              </w:rPr>
              <w:t>Accounts Overview</w:t>
            </w:r>
            <w:r w:rsidR="00C05C8C">
              <w:rPr>
                <w:noProof/>
                <w:webHidden/>
              </w:rPr>
              <w:tab/>
            </w:r>
            <w:r w:rsidR="00C05C8C">
              <w:rPr>
                <w:noProof/>
                <w:webHidden/>
              </w:rPr>
              <w:fldChar w:fldCharType="begin"/>
            </w:r>
            <w:r w:rsidR="00C05C8C">
              <w:rPr>
                <w:noProof/>
                <w:webHidden/>
              </w:rPr>
              <w:instrText xml:space="preserve"> PAGEREF _Toc117274572 \h </w:instrText>
            </w:r>
            <w:r w:rsidR="00C05C8C">
              <w:rPr>
                <w:noProof/>
                <w:webHidden/>
              </w:rPr>
            </w:r>
            <w:r w:rsidR="00C05C8C">
              <w:rPr>
                <w:noProof/>
                <w:webHidden/>
              </w:rPr>
              <w:fldChar w:fldCharType="separate"/>
            </w:r>
            <w:r w:rsidR="00C05C8C">
              <w:rPr>
                <w:noProof/>
                <w:webHidden/>
              </w:rPr>
              <w:t>23</w:t>
            </w:r>
            <w:r w:rsidR="00C05C8C">
              <w:rPr>
                <w:noProof/>
                <w:webHidden/>
              </w:rPr>
              <w:fldChar w:fldCharType="end"/>
            </w:r>
          </w:hyperlink>
        </w:p>
        <w:p w14:paraId="63482AAA" w14:textId="15C8DFF2" w:rsidR="00C05C8C" w:rsidRDefault="00000000">
          <w:pPr>
            <w:pStyle w:val="TOC2"/>
            <w:tabs>
              <w:tab w:val="left" w:pos="880"/>
              <w:tab w:val="right" w:leader="dot" w:pos="10790"/>
            </w:tabs>
            <w:rPr>
              <w:noProof/>
              <w:sz w:val="22"/>
              <w:szCs w:val="22"/>
            </w:rPr>
          </w:pPr>
          <w:hyperlink w:anchor="_Toc117274573" w:history="1">
            <w:r w:rsidR="00C05C8C" w:rsidRPr="00FC5F9A">
              <w:rPr>
                <w:rStyle w:val="Hyperlink"/>
                <w:noProof/>
              </w:rPr>
              <w:t>7.2</w:t>
            </w:r>
            <w:r w:rsidR="00C05C8C">
              <w:rPr>
                <w:noProof/>
                <w:sz w:val="22"/>
                <w:szCs w:val="22"/>
              </w:rPr>
              <w:tab/>
            </w:r>
            <w:r w:rsidR="00C05C8C" w:rsidRPr="00FC5F9A">
              <w:rPr>
                <w:rStyle w:val="Hyperlink"/>
                <w:noProof/>
              </w:rPr>
              <w:t>Favorite Transactions</w:t>
            </w:r>
            <w:r w:rsidR="00C05C8C">
              <w:rPr>
                <w:noProof/>
                <w:webHidden/>
              </w:rPr>
              <w:tab/>
            </w:r>
            <w:r w:rsidR="00C05C8C">
              <w:rPr>
                <w:noProof/>
                <w:webHidden/>
              </w:rPr>
              <w:fldChar w:fldCharType="begin"/>
            </w:r>
            <w:r w:rsidR="00C05C8C">
              <w:rPr>
                <w:noProof/>
                <w:webHidden/>
              </w:rPr>
              <w:instrText xml:space="preserve"> PAGEREF _Toc117274573 \h </w:instrText>
            </w:r>
            <w:r w:rsidR="00C05C8C">
              <w:rPr>
                <w:noProof/>
                <w:webHidden/>
              </w:rPr>
            </w:r>
            <w:r w:rsidR="00C05C8C">
              <w:rPr>
                <w:noProof/>
                <w:webHidden/>
              </w:rPr>
              <w:fldChar w:fldCharType="separate"/>
            </w:r>
            <w:r w:rsidR="00C05C8C">
              <w:rPr>
                <w:noProof/>
                <w:webHidden/>
              </w:rPr>
              <w:t>24</w:t>
            </w:r>
            <w:r w:rsidR="00C05C8C">
              <w:rPr>
                <w:noProof/>
                <w:webHidden/>
              </w:rPr>
              <w:fldChar w:fldCharType="end"/>
            </w:r>
          </w:hyperlink>
        </w:p>
        <w:p w14:paraId="6299B5D0" w14:textId="76ABD301" w:rsidR="00C05C8C" w:rsidRDefault="00000000">
          <w:pPr>
            <w:pStyle w:val="TOC2"/>
            <w:tabs>
              <w:tab w:val="left" w:pos="880"/>
              <w:tab w:val="right" w:leader="dot" w:pos="10790"/>
            </w:tabs>
            <w:rPr>
              <w:noProof/>
              <w:sz w:val="22"/>
              <w:szCs w:val="22"/>
            </w:rPr>
          </w:pPr>
          <w:hyperlink w:anchor="_Toc117274574" w:history="1">
            <w:r w:rsidR="00C05C8C" w:rsidRPr="00FC5F9A">
              <w:rPr>
                <w:rStyle w:val="Hyperlink"/>
                <w:noProof/>
              </w:rPr>
              <w:t>7.3</w:t>
            </w:r>
            <w:r w:rsidR="00C05C8C">
              <w:rPr>
                <w:noProof/>
                <w:sz w:val="22"/>
                <w:szCs w:val="22"/>
              </w:rPr>
              <w:tab/>
            </w:r>
            <w:r w:rsidR="00C05C8C" w:rsidRPr="00FC5F9A">
              <w:rPr>
                <w:rStyle w:val="Hyperlink"/>
                <w:noProof/>
              </w:rPr>
              <w:t>RM Details</w:t>
            </w:r>
            <w:r w:rsidR="00C05C8C">
              <w:rPr>
                <w:noProof/>
                <w:webHidden/>
              </w:rPr>
              <w:tab/>
            </w:r>
            <w:r w:rsidR="00C05C8C">
              <w:rPr>
                <w:noProof/>
                <w:webHidden/>
              </w:rPr>
              <w:fldChar w:fldCharType="begin"/>
            </w:r>
            <w:r w:rsidR="00C05C8C">
              <w:rPr>
                <w:noProof/>
                <w:webHidden/>
              </w:rPr>
              <w:instrText xml:space="preserve"> PAGEREF _Toc117274574 \h </w:instrText>
            </w:r>
            <w:r w:rsidR="00C05C8C">
              <w:rPr>
                <w:noProof/>
                <w:webHidden/>
              </w:rPr>
            </w:r>
            <w:r w:rsidR="00C05C8C">
              <w:rPr>
                <w:noProof/>
                <w:webHidden/>
              </w:rPr>
              <w:fldChar w:fldCharType="separate"/>
            </w:r>
            <w:r w:rsidR="00C05C8C">
              <w:rPr>
                <w:noProof/>
                <w:webHidden/>
              </w:rPr>
              <w:t>24</w:t>
            </w:r>
            <w:r w:rsidR="00C05C8C">
              <w:rPr>
                <w:noProof/>
                <w:webHidden/>
              </w:rPr>
              <w:fldChar w:fldCharType="end"/>
            </w:r>
          </w:hyperlink>
        </w:p>
        <w:p w14:paraId="3DE0E8A5" w14:textId="5DAD739B" w:rsidR="00C05C8C" w:rsidRDefault="00000000">
          <w:pPr>
            <w:pStyle w:val="TOC2"/>
            <w:tabs>
              <w:tab w:val="left" w:pos="880"/>
              <w:tab w:val="right" w:leader="dot" w:pos="10790"/>
            </w:tabs>
            <w:rPr>
              <w:noProof/>
              <w:sz w:val="22"/>
              <w:szCs w:val="22"/>
            </w:rPr>
          </w:pPr>
          <w:hyperlink w:anchor="_Toc117274575" w:history="1">
            <w:r w:rsidR="00C05C8C" w:rsidRPr="00FC5F9A">
              <w:rPr>
                <w:rStyle w:val="Hyperlink"/>
                <w:noProof/>
              </w:rPr>
              <w:t>7.4</w:t>
            </w:r>
            <w:r w:rsidR="00C05C8C">
              <w:rPr>
                <w:noProof/>
                <w:sz w:val="22"/>
                <w:szCs w:val="22"/>
              </w:rPr>
              <w:tab/>
            </w:r>
            <w:r w:rsidR="00C05C8C" w:rsidRPr="00FC5F9A">
              <w:rPr>
                <w:rStyle w:val="Hyperlink"/>
                <w:noProof/>
              </w:rPr>
              <w:t>Announcements</w:t>
            </w:r>
            <w:r w:rsidR="00C05C8C">
              <w:rPr>
                <w:noProof/>
                <w:webHidden/>
              </w:rPr>
              <w:tab/>
            </w:r>
            <w:r w:rsidR="00C05C8C">
              <w:rPr>
                <w:noProof/>
                <w:webHidden/>
              </w:rPr>
              <w:fldChar w:fldCharType="begin"/>
            </w:r>
            <w:r w:rsidR="00C05C8C">
              <w:rPr>
                <w:noProof/>
                <w:webHidden/>
              </w:rPr>
              <w:instrText xml:space="preserve"> PAGEREF _Toc117274575 \h </w:instrText>
            </w:r>
            <w:r w:rsidR="00C05C8C">
              <w:rPr>
                <w:noProof/>
                <w:webHidden/>
              </w:rPr>
            </w:r>
            <w:r w:rsidR="00C05C8C">
              <w:rPr>
                <w:noProof/>
                <w:webHidden/>
              </w:rPr>
              <w:fldChar w:fldCharType="separate"/>
            </w:r>
            <w:r w:rsidR="00C05C8C">
              <w:rPr>
                <w:noProof/>
                <w:webHidden/>
              </w:rPr>
              <w:t>24</w:t>
            </w:r>
            <w:r w:rsidR="00C05C8C">
              <w:rPr>
                <w:noProof/>
                <w:webHidden/>
              </w:rPr>
              <w:fldChar w:fldCharType="end"/>
            </w:r>
          </w:hyperlink>
        </w:p>
        <w:p w14:paraId="7849D3FC" w14:textId="54F20DCE" w:rsidR="00C05C8C" w:rsidRDefault="00000000">
          <w:pPr>
            <w:pStyle w:val="TOC2"/>
            <w:tabs>
              <w:tab w:val="left" w:pos="880"/>
              <w:tab w:val="right" w:leader="dot" w:pos="10790"/>
            </w:tabs>
            <w:rPr>
              <w:noProof/>
              <w:sz w:val="22"/>
              <w:szCs w:val="22"/>
            </w:rPr>
          </w:pPr>
          <w:hyperlink w:anchor="_Toc117274576" w:history="1">
            <w:r w:rsidR="00C05C8C" w:rsidRPr="00FC5F9A">
              <w:rPr>
                <w:rStyle w:val="Hyperlink"/>
                <w:noProof/>
              </w:rPr>
              <w:t>7.5</w:t>
            </w:r>
            <w:r w:rsidR="00C05C8C">
              <w:rPr>
                <w:noProof/>
                <w:sz w:val="22"/>
                <w:szCs w:val="22"/>
              </w:rPr>
              <w:tab/>
            </w:r>
            <w:r w:rsidR="00C05C8C" w:rsidRPr="00FC5F9A">
              <w:rPr>
                <w:rStyle w:val="Hyperlink"/>
                <w:noProof/>
              </w:rPr>
              <w:t>Promotions</w:t>
            </w:r>
            <w:r w:rsidR="00C05C8C">
              <w:rPr>
                <w:noProof/>
                <w:webHidden/>
              </w:rPr>
              <w:tab/>
            </w:r>
            <w:r w:rsidR="00C05C8C">
              <w:rPr>
                <w:noProof/>
                <w:webHidden/>
              </w:rPr>
              <w:fldChar w:fldCharType="begin"/>
            </w:r>
            <w:r w:rsidR="00C05C8C">
              <w:rPr>
                <w:noProof/>
                <w:webHidden/>
              </w:rPr>
              <w:instrText xml:space="preserve"> PAGEREF _Toc117274576 \h </w:instrText>
            </w:r>
            <w:r w:rsidR="00C05C8C">
              <w:rPr>
                <w:noProof/>
                <w:webHidden/>
              </w:rPr>
            </w:r>
            <w:r w:rsidR="00C05C8C">
              <w:rPr>
                <w:noProof/>
                <w:webHidden/>
              </w:rPr>
              <w:fldChar w:fldCharType="separate"/>
            </w:r>
            <w:r w:rsidR="00C05C8C">
              <w:rPr>
                <w:noProof/>
                <w:webHidden/>
              </w:rPr>
              <w:t>24</w:t>
            </w:r>
            <w:r w:rsidR="00C05C8C">
              <w:rPr>
                <w:noProof/>
                <w:webHidden/>
              </w:rPr>
              <w:fldChar w:fldCharType="end"/>
            </w:r>
          </w:hyperlink>
        </w:p>
        <w:p w14:paraId="435666C7" w14:textId="31C2666E" w:rsidR="00C05C8C" w:rsidRDefault="00000000">
          <w:pPr>
            <w:pStyle w:val="TOC2"/>
            <w:tabs>
              <w:tab w:val="left" w:pos="880"/>
              <w:tab w:val="right" w:leader="dot" w:pos="10790"/>
            </w:tabs>
            <w:rPr>
              <w:noProof/>
              <w:sz w:val="22"/>
              <w:szCs w:val="22"/>
            </w:rPr>
          </w:pPr>
          <w:hyperlink w:anchor="_Toc117274577" w:history="1">
            <w:r w:rsidR="00C05C8C" w:rsidRPr="00FC5F9A">
              <w:rPr>
                <w:rStyle w:val="Hyperlink"/>
                <w:noProof/>
              </w:rPr>
              <w:t>7.6</w:t>
            </w:r>
            <w:r w:rsidR="00C05C8C">
              <w:rPr>
                <w:noProof/>
                <w:sz w:val="22"/>
                <w:szCs w:val="22"/>
              </w:rPr>
              <w:tab/>
            </w:r>
            <w:r w:rsidR="00C05C8C" w:rsidRPr="00FC5F9A">
              <w:rPr>
                <w:rStyle w:val="Hyperlink"/>
                <w:noProof/>
              </w:rPr>
              <w:t>Widget Selection</w:t>
            </w:r>
            <w:r w:rsidR="00C05C8C">
              <w:rPr>
                <w:noProof/>
                <w:webHidden/>
              </w:rPr>
              <w:tab/>
            </w:r>
            <w:r w:rsidR="00C05C8C">
              <w:rPr>
                <w:noProof/>
                <w:webHidden/>
              </w:rPr>
              <w:fldChar w:fldCharType="begin"/>
            </w:r>
            <w:r w:rsidR="00C05C8C">
              <w:rPr>
                <w:noProof/>
                <w:webHidden/>
              </w:rPr>
              <w:instrText xml:space="preserve"> PAGEREF _Toc117274577 \h </w:instrText>
            </w:r>
            <w:r w:rsidR="00C05C8C">
              <w:rPr>
                <w:noProof/>
                <w:webHidden/>
              </w:rPr>
            </w:r>
            <w:r w:rsidR="00C05C8C">
              <w:rPr>
                <w:noProof/>
                <w:webHidden/>
              </w:rPr>
              <w:fldChar w:fldCharType="separate"/>
            </w:r>
            <w:r w:rsidR="00C05C8C">
              <w:rPr>
                <w:noProof/>
                <w:webHidden/>
              </w:rPr>
              <w:t>24</w:t>
            </w:r>
            <w:r w:rsidR="00C05C8C">
              <w:rPr>
                <w:noProof/>
                <w:webHidden/>
              </w:rPr>
              <w:fldChar w:fldCharType="end"/>
            </w:r>
          </w:hyperlink>
        </w:p>
        <w:p w14:paraId="64B1C06D" w14:textId="31D063C2" w:rsidR="00C05C8C" w:rsidRDefault="00000000">
          <w:pPr>
            <w:pStyle w:val="TOC2"/>
            <w:tabs>
              <w:tab w:val="left" w:pos="880"/>
              <w:tab w:val="right" w:leader="dot" w:pos="10790"/>
            </w:tabs>
            <w:rPr>
              <w:noProof/>
              <w:sz w:val="22"/>
              <w:szCs w:val="22"/>
            </w:rPr>
          </w:pPr>
          <w:hyperlink w:anchor="_Toc117274578" w:history="1">
            <w:r w:rsidR="00C05C8C" w:rsidRPr="00FC5F9A">
              <w:rPr>
                <w:rStyle w:val="Hyperlink"/>
                <w:noProof/>
              </w:rPr>
              <w:t>7.7</w:t>
            </w:r>
            <w:r w:rsidR="00C05C8C">
              <w:rPr>
                <w:noProof/>
                <w:sz w:val="22"/>
                <w:szCs w:val="22"/>
              </w:rPr>
              <w:tab/>
            </w:r>
            <w:r w:rsidR="00C05C8C" w:rsidRPr="00FC5F9A">
              <w:rPr>
                <w:rStyle w:val="Hyperlink"/>
                <w:noProof/>
              </w:rPr>
              <w:t>Notifications</w:t>
            </w:r>
            <w:r w:rsidR="00C05C8C">
              <w:rPr>
                <w:noProof/>
                <w:webHidden/>
              </w:rPr>
              <w:tab/>
            </w:r>
            <w:r w:rsidR="00C05C8C">
              <w:rPr>
                <w:noProof/>
                <w:webHidden/>
              </w:rPr>
              <w:fldChar w:fldCharType="begin"/>
            </w:r>
            <w:r w:rsidR="00C05C8C">
              <w:rPr>
                <w:noProof/>
                <w:webHidden/>
              </w:rPr>
              <w:instrText xml:space="preserve"> PAGEREF _Toc117274578 \h </w:instrText>
            </w:r>
            <w:r w:rsidR="00C05C8C">
              <w:rPr>
                <w:noProof/>
                <w:webHidden/>
              </w:rPr>
            </w:r>
            <w:r w:rsidR="00C05C8C">
              <w:rPr>
                <w:noProof/>
                <w:webHidden/>
              </w:rPr>
              <w:fldChar w:fldCharType="separate"/>
            </w:r>
            <w:r w:rsidR="00C05C8C">
              <w:rPr>
                <w:noProof/>
                <w:webHidden/>
              </w:rPr>
              <w:t>25</w:t>
            </w:r>
            <w:r w:rsidR="00C05C8C">
              <w:rPr>
                <w:noProof/>
                <w:webHidden/>
              </w:rPr>
              <w:fldChar w:fldCharType="end"/>
            </w:r>
          </w:hyperlink>
        </w:p>
        <w:p w14:paraId="122FF12A" w14:textId="6A91B767" w:rsidR="00C05C8C" w:rsidRDefault="00000000">
          <w:pPr>
            <w:pStyle w:val="TOC2"/>
            <w:tabs>
              <w:tab w:val="left" w:pos="880"/>
              <w:tab w:val="right" w:leader="dot" w:pos="10790"/>
            </w:tabs>
            <w:rPr>
              <w:noProof/>
              <w:sz w:val="22"/>
              <w:szCs w:val="22"/>
            </w:rPr>
          </w:pPr>
          <w:hyperlink w:anchor="_Toc117274579" w:history="1">
            <w:r w:rsidR="00C05C8C" w:rsidRPr="00FC5F9A">
              <w:rPr>
                <w:rStyle w:val="Hyperlink"/>
                <w:noProof/>
              </w:rPr>
              <w:t>7.8</w:t>
            </w:r>
            <w:r w:rsidR="00C05C8C">
              <w:rPr>
                <w:noProof/>
                <w:sz w:val="22"/>
                <w:szCs w:val="22"/>
              </w:rPr>
              <w:tab/>
            </w:r>
            <w:r w:rsidR="00C05C8C" w:rsidRPr="00FC5F9A">
              <w:rPr>
                <w:rStyle w:val="Hyperlink"/>
                <w:noProof/>
              </w:rPr>
              <w:t>Alerts</w:t>
            </w:r>
            <w:r w:rsidR="00C05C8C">
              <w:rPr>
                <w:noProof/>
                <w:webHidden/>
              </w:rPr>
              <w:tab/>
            </w:r>
            <w:r w:rsidR="00C05C8C">
              <w:rPr>
                <w:noProof/>
                <w:webHidden/>
              </w:rPr>
              <w:fldChar w:fldCharType="begin"/>
            </w:r>
            <w:r w:rsidR="00C05C8C">
              <w:rPr>
                <w:noProof/>
                <w:webHidden/>
              </w:rPr>
              <w:instrText xml:space="preserve"> PAGEREF _Toc117274579 \h </w:instrText>
            </w:r>
            <w:r w:rsidR="00C05C8C">
              <w:rPr>
                <w:noProof/>
                <w:webHidden/>
              </w:rPr>
            </w:r>
            <w:r w:rsidR="00C05C8C">
              <w:rPr>
                <w:noProof/>
                <w:webHidden/>
              </w:rPr>
              <w:fldChar w:fldCharType="separate"/>
            </w:r>
            <w:r w:rsidR="00C05C8C">
              <w:rPr>
                <w:noProof/>
                <w:webHidden/>
              </w:rPr>
              <w:t>25</w:t>
            </w:r>
            <w:r w:rsidR="00C05C8C">
              <w:rPr>
                <w:noProof/>
                <w:webHidden/>
              </w:rPr>
              <w:fldChar w:fldCharType="end"/>
            </w:r>
          </w:hyperlink>
        </w:p>
        <w:p w14:paraId="54438A62" w14:textId="43700759" w:rsidR="00C05C8C" w:rsidRDefault="00000000">
          <w:pPr>
            <w:pStyle w:val="TOC2"/>
            <w:tabs>
              <w:tab w:val="left" w:pos="880"/>
              <w:tab w:val="right" w:leader="dot" w:pos="10790"/>
            </w:tabs>
            <w:rPr>
              <w:noProof/>
              <w:sz w:val="22"/>
              <w:szCs w:val="22"/>
            </w:rPr>
          </w:pPr>
          <w:hyperlink w:anchor="_Toc117274580" w:history="1">
            <w:r w:rsidR="00C05C8C" w:rsidRPr="00FC5F9A">
              <w:rPr>
                <w:rStyle w:val="Hyperlink"/>
                <w:noProof/>
              </w:rPr>
              <w:t>7.9</w:t>
            </w:r>
            <w:r w:rsidR="00C05C8C">
              <w:rPr>
                <w:noProof/>
                <w:sz w:val="22"/>
                <w:szCs w:val="22"/>
              </w:rPr>
              <w:tab/>
            </w:r>
            <w:r w:rsidR="00C05C8C" w:rsidRPr="00FC5F9A">
              <w:rPr>
                <w:rStyle w:val="Hyperlink"/>
                <w:noProof/>
              </w:rPr>
              <w:t>Menu</w:t>
            </w:r>
            <w:r w:rsidR="00C05C8C">
              <w:rPr>
                <w:noProof/>
                <w:webHidden/>
              </w:rPr>
              <w:tab/>
            </w:r>
            <w:r w:rsidR="00C05C8C">
              <w:rPr>
                <w:noProof/>
                <w:webHidden/>
              </w:rPr>
              <w:fldChar w:fldCharType="begin"/>
            </w:r>
            <w:r w:rsidR="00C05C8C">
              <w:rPr>
                <w:noProof/>
                <w:webHidden/>
              </w:rPr>
              <w:instrText xml:space="preserve"> PAGEREF _Toc117274580 \h </w:instrText>
            </w:r>
            <w:r w:rsidR="00C05C8C">
              <w:rPr>
                <w:noProof/>
                <w:webHidden/>
              </w:rPr>
            </w:r>
            <w:r w:rsidR="00C05C8C">
              <w:rPr>
                <w:noProof/>
                <w:webHidden/>
              </w:rPr>
              <w:fldChar w:fldCharType="separate"/>
            </w:r>
            <w:r w:rsidR="00C05C8C">
              <w:rPr>
                <w:noProof/>
                <w:webHidden/>
              </w:rPr>
              <w:t>25</w:t>
            </w:r>
            <w:r w:rsidR="00C05C8C">
              <w:rPr>
                <w:noProof/>
                <w:webHidden/>
              </w:rPr>
              <w:fldChar w:fldCharType="end"/>
            </w:r>
          </w:hyperlink>
        </w:p>
        <w:p w14:paraId="3E20BF4C" w14:textId="61D00AF2" w:rsidR="00C05C8C" w:rsidRDefault="00000000" w:rsidP="00C05C8C">
          <w:pPr>
            <w:pStyle w:val="TOC1"/>
            <w:rPr>
              <w:noProof/>
              <w:sz w:val="22"/>
              <w:szCs w:val="22"/>
            </w:rPr>
          </w:pPr>
          <w:hyperlink w:anchor="_Toc117274581" w:history="1">
            <w:r w:rsidR="00C05C8C" w:rsidRPr="00FC5F9A">
              <w:rPr>
                <w:rStyle w:val="Hyperlink"/>
                <w:rFonts w:cstheme="minorHAnsi"/>
                <w:noProof/>
              </w:rPr>
              <w:t>8.</w:t>
            </w:r>
            <w:r w:rsidR="00C05C8C">
              <w:rPr>
                <w:noProof/>
                <w:sz w:val="22"/>
                <w:szCs w:val="22"/>
              </w:rPr>
              <w:tab/>
            </w:r>
            <w:r w:rsidR="00C05C8C" w:rsidRPr="00FC5F9A">
              <w:rPr>
                <w:rStyle w:val="Hyperlink"/>
                <w:rFonts w:cstheme="minorHAnsi"/>
                <w:noProof/>
              </w:rPr>
              <w:t>Accounts</w:t>
            </w:r>
            <w:r w:rsidR="00C05C8C">
              <w:rPr>
                <w:noProof/>
                <w:webHidden/>
              </w:rPr>
              <w:tab/>
            </w:r>
            <w:r w:rsidR="00C05C8C">
              <w:rPr>
                <w:noProof/>
                <w:webHidden/>
              </w:rPr>
              <w:fldChar w:fldCharType="begin"/>
            </w:r>
            <w:r w:rsidR="00C05C8C">
              <w:rPr>
                <w:noProof/>
                <w:webHidden/>
              </w:rPr>
              <w:instrText xml:space="preserve"> PAGEREF _Toc117274581 \h </w:instrText>
            </w:r>
            <w:r w:rsidR="00C05C8C">
              <w:rPr>
                <w:noProof/>
                <w:webHidden/>
              </w:rPr>
            </w:r>
            <w:r w:rsidR="00C05C8C">
              <w:rPr>
                <w:noProof/>
                <w:webHidden/>
              </w:rPr>
              <w:fldChar w:fldCharType="separate"/>
            </w:r>
            <w:r w:rsidR="00C05C8C">
              <w:rPr>
                <w:noProof/>
                <w:webHidden/>
              </w:rPr>
              <w:t>28</w:t>
            </w:r>
            <w:r w:rsidR="00C05C8C">
              <w:rPr>
                <w:noProof/>
                <w:webHidden/>
              </w:rPr>
              <w:fldChar w:fldCharType="end"/>
            </w:r>
          </w:hyperlink>
        </w:p>
        <w:p w14:paraId="09579D74" w14:textId="4D274E7B" w:rsidR="00C05C8C" w:rsidRDefault="00000000">
          <w:pPr>
            <w:pStyle w:val="TOC2"/>
            <w:tabs>
              <w:tab w:val="left" w:pos="880"/>
              <w:tab w:val="right" w:leader="dot" w:pos="10790"/>
            </w:tabs>
            <w:rPr>
              <w:noProof/>
              <w:sz w:val="22"/>
              <w:szCs w:val="22"/>
            </w:rPr>
          </w:pPr>
          <w:hyperlink w:anchor="_Toc117274582" w:history="1">
            <w:r w:rsidR="00C05C8C" w:rsidRPr="00FC5F9A">
              <w:rPr>
                <w:rStyle w:val="Hyperlink"/>
                <w:noProof/>
              </w:rPr>
              <w:t>8.1</w:t>
            </w:r>
            <w:r w:rsidR="00C05C8C">
              <w:rPr>
                <w:noProof/>
                <w:sz w:val="22"/>
                <w:szCs w:val="22"/>
              </w:rPr>
              <w:tab/>
            </w:r>
            <w:r w:rsidR="00C05C8C" w:rsidRPr="00FC5F9A">
              <w:rPr>
                <w:rStyle w:val="Hyperlink"/>
                <w:noProof/>
              </w:rPr>
              <w:t>Account Summary</w:t>
            </w:r>
            <w:r w:rsidR="00C05C8C">
              <w:rPr>
                <w:noProof/>
                <w:webHidden/>
              </w:rPr>
              <w:tab/>
            </w:r>
            <w:r w:rsidR="00C05C8C">
              <w:rPr>
                <w:noProof/>
                <w:webHidden/>
              </w:rPr>
              <w:fldChar w:fldCharType="begin"/>
            </w:r>
            <w:r w:rsidR="00C05C8C">
              <w:rPr>
                <w:noProof/>
                <w:webHidden/>
              </w:rPr>
              <w:instrText xml:space="preserve"> PAGEREF _Toc117274582 \h </w:instrText>
            </w:r>
            <w:r w:rsidR="00C05C8C">
              <w:rPr>
                <w:noProof/>
                <w:webHidden/>
              </w:rPr>
            </w:r>
            <w:r w:rsidR="00C05C8C">
              <w:rPr>
                <w:noProof/>
                <w:webHidden/>
              </w:rPr>
              <w:fldChar w:fldCharType="separate"/>
            </w:r>
            <w:r w:rsidR="00C05C8C">
              <w:rPr>
                <w:noProof/>
                <w:webHidden/>
              </w:rPr>
              <w:t>28</w:t>
            </w:r>
            <w:r w:rsidR="00C05C8C">
              <w:rPr>
                <w:noProof/>
                <w:webHidden/>
              </w:rPr>
              <w:fldChar w:fldCharType="end"/>
            </w:r>
          </w:hyperlink>
        </w:p>
        <w:p w14:paraId="014032A0" w14:textId="07608424" w:rsidR="00C05C8C" w:rsidRDefault="00000000">
          <w:pPr>
            <w:pStyle w:val="TOC2"/>
            <w:tabs>
              <w:tab w:val="left" w:pos="880"/>
              <w:tab w:val="right" w:leader="dot" w:pos="10790"/>
            </w:tabs>
            <w:rPr>
              <w:noProof/>
              <w:sz w:val="22"/>
              <w:szCs w:val="22"/>
            </w:rPr>
          </w:pPr>
          <w:hyperlink w:anchor="_Toc117274583" w:history="1">
            <w:r w:rsidR="00C05C8C" w:rsidRPr="00FC5F9A">
              <w:rPr>
                <w:rStyle w:val="Hyperlink"/>
                <w:noProof/>
              </w:rPr>
              <w:t>8.2</w:t>
            </w:r>
            <w:r w:rsidR="00C05C8C">
              <w:rPr>
                <w:noProof/>
                <w:sz w:val="22"/>
                <w:szCs w:val="22"/>
              </w:rPr>
              <w:tab/>
            </w:r>
            <w:r w:rsidR="00C05C8C" w:rsidRPr="00FC5F9A">
              <w:rPr>
                <w:rStyle w:val="Hyperlink"/>
                <w:noProof/>
              </w:rPr>
              <w:t>Account Details</w:t>
            </w:r>
            <w:r w:rsidR="00C05C8C">
              <w:rPr>
                <w:noProof/>
                <w:webHidden/>
              </w:rPr>
              <w:tab/>
            </w:r>
            <w:r w:rsidR="00C05C8C">
              <w:rPr>
                <w:noProof/>
                <w:webHidden/>
              </w:rPr>
              <w:fldChar w:fldCharType="begin"/>
            </w:r>
            <w:r w:rsidR="00C05C8C">
              <w:rPr>
                <w:noProof/>
                <w:webHidden/>
              </w:rPr>
              <w:instrText xml:space="preserve"> PAGEREF _Toc117274583 \h </w:instrText>
            </w:r>
            <w:r w:rsidR="00C05C8C">
              <w:rPr>
                <w:noProof/>
                <w:webHidden/>
              </w:rPr>
            </w:r>
            <w:r w:rsidR="00C05C8C">
              <w:rPr>
                <w:noProof/>
                <w:webHidden/>
              </w:rPr>
              <w:fldChar w:fldCharType="separate"/>
            </w:r>
            <w:r w:rsidR="00C05C8C">
              <w:rPr>
                <w:noProof/>
                <w:webHidden/>
              </w:rPr>
              <w:t>28</w:t>
            </w:r>
            <w:r w:rsidR="00C05C8C">
              <w:rPr>
                <w:noProof/>
                <w:webHidden/>
              </w:rPr>
              <w:fldChar w:fldCharType="end"/>
            </w:r>
          </w:hyperlink>
        </w:p>
        <w:p w14:paraId="16E2E28B" w14:textId="7E63E9F4" w:rsidR="00C05C8C" w:rsidRDefault="00000000">
          <w:pPr>
            <w:pStyle w:val="TOC2"/>
            <w:tabs>
              <w:tab w:val="left" w:pos="880"/>
              <w:tab w:val="right" w:leader="dot" w:pos="10790"/>
            </w:tabs>
            <w:rPr>
              <w:noProof/>
              <w:sz w:val="22"/>
              <w:szCs w:val="22"/>
            </w:rPr>
          </w:pPr>
          <w:hyperlink w:anchor="_Toc117274584" w:history="1">
            <w:r w:rsidR="00C05C8C" w:rsidRPr="00FC5F9A">
              <w:rPr>
                <w:rStyle w:val="Hyperlink"/>
                <w:noProof/>
              </w:rPr>
              <w:t>8.3</w:t>
            </w:r>
            <w:r w:rsidR="00C05C8C">
              <w:rPr>
                <w:noProof/>
                <w:sz w:val="22"/>
                <w:szCs w:val="22"/>
              </w:rPr>
              <w:tab/>
            </w:r>
            <w:r w:rsidR="00C05C8C" w:rsidRPr="00FC5F9A">
              <w:rPr>
                <w:rStyle w:val="Hyperlink"/>
                <w:noProof/>
              </w:rPr>
              <w:t>Recent Transactions</w:t>
            </w:r>
            <w:r w:rsidR="00C05C8C">
              <w:rPr>
                <w:noProof/>
                <w:webHidden/>
              </w:rPr>
              <w:tab/>
            </w:r>
            <w:r w:rsidR="00C05C8C">
              <w:rPr>
                <w:noProof/>
                <w:webHidden/>
              </w:rPr>
              <w:fldChar w:fldCharType="begin"/>
            </w:r>
            <w:r w:rsidR="00C05C8C">
              <w:rPr>
                <w:noProof/>
                <w:webHidden/>
              </w:rPr>
              <w:instrText xml:space="preserve"> PAGEREF _Toc117274584 \h </w:instrText>
            </w:r>
            <w:r w:rsidR="00C05C8C">
              <w:rPr>
                <w:noProof/>
                <w:webHidden/>
              </w:rPr>
            </w:r>
            <w:r w:rsidR="00C05C8C">
              <w:rPr>
                <w:noProof/>
                <w:webHidden/>
              </w:rPr>
              <w:fldChar w:fldCharType="separate"/>
            </w:r>
            <w:r w:rsidR="00C05C8C">
              <w:rPr>
                <w:noProof/>
                <w:webHidden/>
              </w:rPr>
              <w:t>29</w:t>
            </w:r>
            <w:r w:rsidR="00C05C8C">
              <w:rPr>
                <w:noProof/>
                <w:webHidden/>
              </w:rPr>
              <w:fldChar w:fldCharType="end"/>
            </w:r>
          </w:hyperlink>
        </w:p>
        <w:p w14:paraId="1919ADBD" w14:textId="75C6DBBC" w:rsidR="00C05C8C" w:rsidRDefault="00000000">
          <w:pPr>
            <w:pStyle w:val="TOC2"/>
            <w:tabs>
              <w:tab w:val="left" w:pos="880"/>
              <w:tab w:val="right" w:leader="dot" w:pos="10790"/>
            </w:tabs>
            <w:rPr>
              <w:noProof/>
              <w:sz w:val="22"/>
              <w:szCs w:val="22"/>
            </w:rPr>
          </w:pPr>
          <w:hyperlink w:anchor="_Toc117274585" w:history="1">
            <w:r w:rsidR="00C05C8C" w:rsidRPr="00FC5F9A">
              <w:rPr>
                <w:rStyle w:val="Hyperlink"/>
                <w:noProof/>
              </w:rPr>
              <w:t>8.4</w:t>
            </w:r>
            <w:r w:rsidR="00C05C8C">
              <w:rPr>
                <w:noProof/>
                <w:sz w:val="22"/>
                <w:szCs w:val="22"/>
              </w:rPr>
              <w:tab/>
            </w:r>
            <w:r w:rsidR="00C05C8C" w:rsidRPr="00FC5F9A">
              <w:rPr>
                <w:rStyle w:val="Hyperlink"/>
                <w:noProof/>
              </w:rPr>
              <w:t>Detailed Transactions</w:t>
            </w:r>
            <w:r w:rsidR="00C05C8C">
              <w:rPr>
                <w:noProof/>
                <w:webHidden/>
              </w:rPr>
              <w:tab/>
            </w:r>
            <w:r w:rsidR="00C05C8C">
              <w:rPr>
                <w:noProof/>
                <w:webHidden/>
              </w:rPr>
              <w:fldChar w:fldCharType="begin"/>
            </w:r>
            <w:r w:rsidR="00C05C8C">
              <w:rPr>
                <w:noProof/>
                <w:webHidden/>
              </w:rPr>
              <w:instrText xml:space="preserve"> PAGEREF _Toc117274585 \h </w:instrText>
            </w:r>
            <w:r w:rsidR="00C05C8C">
              <w:rPr>
                <w:noProof/>
                <w:webHidden/>
              </w:rPr>
            </w:r>
            <w:r w:rsidR="00C05C8C">
              <w:rPr>
                <w:noProof/>
                <w:webHidden/>
              </w:rPr>
              <w:fldChar w:fldCharType="separate"/>
            </w:r>
            <w:r w:rsidR="00C05C8C">
              <w:rPr>
                <w:noProof/>
                <w:webHidden/>
              </w:rPr>
              <w:t>30</w:t>
            </w:r>
            <w:r w:rsidR="00C05C8C">
              <w:rPr>
                <w:noProof/>
                <w:webHidden/>
              </w:rPr>
              <w:fldChar w:fldCharType="end"/>
            </w:r>
          </w:hyperlink>
        </w:p>
        <w:p w14:paraId="092AF654" w14:textId="365943BD" w:rsidR="00C05C8C" w:rsidRDefault="00000000">
          <w:pPr>
            <w:pStyle w:val="TOC2"/>
            <w:tabs>
              <w:tab w:val="left" w:pos="880"/>
              <w:tab w:val="right" w:leader="dot" w:pos="10790"/>
            </w:tabs>
            <w:rPr>
              <w:noProof/>
              <w:sz w:val="22"/>
              <w:szCs w:val="22"/>
            </w:rPr>
          </w:pPr>
          <w:hyperlink w:anchor="_Toc117274586" w:history="1">
            <w:r w:rsidR="00C05C8C" w:rsidRPr="00FC5F9A">
              <w:rPr>
                <w:rStyle w:val="Hyperlink"/>
                <w:noProof/>
              </w:rPr>
              <w:t>8.5</w:t>
            </w:r>
            <w:r w:rsidR="00C05C8C">
              <w:rPr>
                <w:noProof/>
                <w:sz w:val="22"/>
                <w:szCs w:val="22"/>
              </w:rPr>
              <w:tab/>
            </w:r>
            <w:r w:rsidR="00C05C8C" w:rsidRPr="00FC5F9A">
              <w:rPr>
                <w:rStyle w:val="Hyperlink"/>
                <w:noProof/>
              </w:rPr>
              <w:t>Pending Transactions</w:t>
            </w:r>
            <w:r w:rsidR="00C05C8C">
              <w:rPr>
                <w:noProof/>
                <w:webHidden/>
              </w:rPr>
              <w:tab/>
            </w:r>
            <w:r w:rsidR="00C05C8C">
              <w:rPr>
                <w:noProof/>
                <w:webHidden/>
              </w:rPr>
              <w:fldChar w:fldCharType="begin"/>
            </w:r>
            <w:r w:rsidR="00C05C8C">
              <w:rPr>
                <w:noProof/>
                <w:webHidden/>
              </w:rPr>
              <w:instrText xml:space="preserve"> PAGEREF _Toc117274586 \h </w:instrText>
            </w:r>
            <w:r w:rsidR="00C05C8C">
              <w:rPr>
                <w:noProof/>
                <w:webHidden/>
              </w:rPr>
            </w:r>
            <w:r w:rsidR="00C05C8C">
              <w:rPr>
                <w:noProof/>
                <w:webHidden/>
              </w:rPr>
              <w:fldChar w:fldCharType="separate"/>
            </w:r>
            <w:r w:rsidR="00C05C8C">
              <w:rPr>
                <w:noProof/>
                <w:webHidden/>
              </w:rPr>
              <w:t>31</w:t>
            </w:r>
            <w:r w:rsidR="00C05C8C">
              <w:rPr>
                <w:noProof/>
                <w:webHidden/>
              </w:rPr>
              <w:fldChar w:fldCharType="end"/>
            </w:r>
          </w:hyperlink>
        </w:p>
        <w:p w14:paraId="5038BB5C" w14:textId="741B29F3" w:rsidR="00C05C8C" w:rsidRDefault="00000000">
          <w:pPr>
            <w:pStyle w:val="TOC2"/>
            <w:tabs>
              <w:tab w:val="left" w:pos="880"/>
              <w:tab w:val="right" w:leader="dot" w:pos="10790"/>
            </w:tabs>
            <w:rPr>
              <w:noProof/>
              <w:sz w:val="22"/>
              <w:szCs w:val="22"/>
            </w:rPr>
          </w:pPr>
          <w:hyperlink w:anchor="_Toc117274587" w:history="1">
            <w:r w:rsidR="00C05C8C" w:rsidRPr="00FC5F9A">
              <w:rPr>
                <w:rStyle w:val="Hyperlink"/>
                <w:noProof/>
              </w:rPr>
              <w:t>8.6</w:t>
            </w:r>
            <w:r w:rsidR="00C05C8C">
              <w:rPr>
                <w:noProof/>
                <w:sz w:val="22"/>
                <w:szCs w:val="22"/>
              </w:rPr>
              <w:tab/>
            </w:r>
            <w:r w:rsidR="00C05C8C" w:rsidRPr="00FC5F9A">
              <w:rPr>
                <w:rStyle w:val="Hyperlink"/>
                <w:noProof/>
              </w:rPr>
              <w:t>Holded Transactions</w:t>
            </w:r>
            <w:r w:rsidR="00C05C8C">
              <w:rPr>
                <w:noProof/>
                <w:webHidden/>
              </w:rPr>
              <w:tab/>
            </w:r>
            <w:r w:rsidR="00C05C8C">
              <w:rPr>
                <w:noProof/>
                <w:webHidden/>
              </w:rPr>
              <w:fldChar w:fldCharType="begin"/>
            </w:r>
            <w:r w:rsidR="00C05C8C">
              <w:rPr>
                <w:noProof/>
                <w:webHidden/>
              </w:rPr>
              <w:instrText xml:space="preserve"> PAGEREF _Toc117274587 \h </w:instrText>
            </w:r>
            <w:r w:rsidR="00C05C8C">
              <w:rPr>
                <w:noProof/>
                <w:webHidden/>
              </w:rPr>
            </w:r>
            <w:r w:rsidR="00C05C8C">
              <w:rPr>
                <w:noProof/>
                <w:webHidden/>
              </w:rPr>
              <w:fldChar w:fldCharType="separate"/>
            </w:r>
            <w:r w:rsidR="00C05C8C">
              <w:rPr>
                <w:noProof/>
                <w:webHidden/>
              </w:rPr>
              <w:t>32</w:t>
            </w:r>
            <w:r w:rsidR="00C05C8C">
              <w:rPr>
                <w:noProof/>
                <w:webHidden/>
              </w:rPr>
              <w:fldChar w:fldCharType="end"/>
            </w:r>
          </w:hyperlink>
        </w:p>
        <w:p w14:paraId="2B789B84" w14:textId="2A8F886E" w:rsidR="00C05C8C" w:rsidRDefault="00000000">
          <w:pPr>
            <w:pStyle w:val="TOC2"/>
            <w:tabs>
              <w:tab w:val="left" w:pos="880"/>
              <w:tab w:val="right" w:leader="dot" w:pos="10790"/>
            </w:tabs>
            <w:rPr>
              <w:noProof/>
              <w:sz w:val="22"/>
              <w:szCs w:val="22"/>
            </w:rPr>
          </w:pPr>
          <w:hyperlink w:anchor="_Toc117274588" w:history="1">
            <w:r w:rsidR="00C05C8C" w:rsidRPr="00FC5F9A">
              <w:rPr>
                <w:rStyle w:val="Hyperlink"/>
                <w:noProof/>
              </w:rPr>
              <w:t>8.7</w:t>
            </w:r>
            <w:r w:rsidR="00C05C8C">
              <w:rPr>
                <w:noProof/>
                <w:sz w:val="22"/>
                <w:szCs w:val="22"/>
              </w:rPr>
              <w:tab/>
            </w:r>
            <w:r w:rsidR="00C05C8C" w:rsidRPr="00FC5F9A">
              <w:rPr>
                <w:rStyle w:val="Hyperlink"/>
                <w:noProof/>
              </w:rPr>
              <w:t>Search Transaction</w:t>
            </w:r>
            <w:r w:rsidR="00C05C8C">
              <w:rPr>
                <w:noProof/>
                <w:webHidden/>
              </w:rPr>
              <w:tab/>
            </w:r>
            <w:r w:rsidR="00C05C8C">
              <w:rPr>
                <w:noProof/>
                <w:webHidden/>
              </w:rPr>
              <w:fldChar w:fldCharType="begin"/>
            </w:r>
            <w:r w:rsidR="00C05C8C">
              <w:rPr>
                <w:noProof/>
                <w:webHidden/>
              </w:rPr>
              <w:instrText xml:space="preserve"> PAGEREF _Toc117274588 \h </w:instrText>
            </w:r>
            <w:r w:rsidR="00C05C8C">
              <w:rPr>
                <w:noProof/>
                <w:webHidden/>
              </w:rPr>
            </w:r>
            <w:r w:rsidR="00C05C8C">
              <w:rPr>
                <w:noProof/>
                <w:webHidden/>
              </w:rPr>
              <w:fldChar w:fldCharType="separate"/>
            </w:r>
            <w:r w:rsidR="00C05C8C">
              <w:rPr>
                <w:noProof/>
                <w:webHidden/>
              </w:rPr>
              <w:t>32</w:t>
            </w:r>
            <w:r w:rsidR="00C05C8C">
              <w:rPr>
                <w:noProof/>
                <w:webHidden/>
              </w:rPr>
              <w:fldChar w:fldCharType="end"/>
            </w:r>
          </w:hyperlink>
        </w:p>
        <w:p w14:paraId="4CF2E614" w14:textId="6C53021F" w:rsidR="00C05C8C" w:rsidRDefault="00000000">
          <w:pPr>
            <w:pStyle w:val="TOC2"/>
            <w:tabs>
              <w:tab w:val="left" w:pos="880"/>
              <w:tab w:val="right" w:leader="dot" w:pos="10790"/>
            </w:tabs>
            <w:rPr>
              <w:noProof/>
              <w:sz w:val="22"/>
              <w:szCs w:val="22"/>
            </w:rPr>
          </w:pPr>
          <w:hyperlink w:anchor="_Toc117274589" w:history="1">
            <w:r w:rsidR="00C05C8C" w:rsidRPr="00FC5F9A">
              <w:rPr>
                <w:rStyle w:val="Hyperlink"/>
                <w:noProof/>
              </w:rPr>
              <w:t>8.8</w:t>
            </w:r>
            <w:r w:rsidR="00C05C8C">
              <w:rPr>
                <w:noProof/>
                <w:sz w:val="22"/>
                <w:szCs w:val="22"/>
              </w:rPr>
              <w:tab/>
            </w:r>
            <w:r w:rsidR="00C05C8C" w:rsidRPr="00FC5F9A">
              <w:rPr>
                <w:rStyle w:val="Hyperlink"/>
                <w:noProof/>
              </w:rPr>
              <w:t>Cardless Cash</w:t>
            </w:r>
            <w:r w:rsidR="00C05C8C">
              <w:rPr>
                <w:noProof/>
                <w:webHidden/>
              </w:rPr>
              <w:tab/>
            </w:r>
            <w:r w:rsidR="00C05C8C">
              <w:rPr>
                <w:noProof/>
                <w:webHidden/>
              </w:rPr>
              <w:fldChar w:fldCharType="begin"/>
            </w:r>
            <w:r w:rsidR="00C05C8C">
              <w:rPr>
                <w:noProof/>
                <w:webHidden/>
              </w:rPr>
              <w:instrText xml:space="preserve"> PAGEREF _Toc117274589 \h </w:instrText>
            </w:r>
            <w:r w:rsidR="00C05C8C">
              <w:rPr>
                <w:noProof/>
                <w:webHidden/>
              </w:rPr>
            </w:r>
            <w:r w:rsidR="00C05C8C">
              <w:rPr>
                <w:noProof/>
                <w:webHidden/>
              </w:rPr>
              <w:fldChar w:fldCharType="separate"/>
            </w:r>
            <w:r w:rsidR="00C05C8C">
              <w:rPr>
                <w:noProof/>
                <w:webHidden/>
              </w:rPr>
              <w:t>33</w:t>
            </w:r>
            <w:r w:rsidR="00C05C8C">
              <w:rPr>
                <w:noProof/>
                <w:webHidden/>
              </w:rPr>
              <w:fldChar w:fldCharType="end"/>
            </w:r>
          </w:hyperlink>
        </w:p>
        <w:p w14:paraId="1D715FEA" w14:textId="1345AE93" w:rsidR="00C05C8C" w:rsidRDefault="00000000" w:rsidP="00C05C8C">
          <w:pPr>
            <w:pStyle w:val="TOC3"/>
            <w:rPr>
              <w:noProof/>
              <w:sz w:val="22"/>
              <w:szCs w:val="22"/>
            </w:rPr>
          </w:pPr>
          <w:hyperlink w:anchor="_Toc117274590" w:history="1">
            <w:r w:rsidR="00C05C8C" w:rsidRPr="00FC5F9A">
              <w:rPr>
                <w:rStyle w:val="Hyperlink"/>
                <w:noProof/>
              </w:rPr>
              <w:t>8.8.1</w:t>
            </w:r>
            <w:r w:rsidR="00C05C8C">
              <w:rPr>
                <w:noProof/>
                <w:sz w:val="22"/>
                <w:szCs w:val="22"/>
              </w:rPr>
              <w:tab/>
            </w:r>
            <w:r w:rsidR="00C05C8C" w:rsidRPr="00FC5F9A">
              <w:rPr>
                <w:rStyle w:val="Hyperlink"/>
                <w:noProof/>
              </w:rPr>
              <w:t>New Cardless Cash Request</w:t>
            </w:r>
            <w:r w:rsidR="00C05C8C">
              <w:rPr>
                <w:noProof/>
                <w:webHidden/>
              </w:rPr>
              <w:tab/>
            </w:r>
            <w:r w:rsidR="00C05C8C">
              <w:rPr>
                <w:noProof/>
                <w:webHidden/>
              </w:rPr>
              <w:fldChar w:fldCharType="begin"/>
            </w:r>
            <w:r w:rsidR="00C05C8C">
              <w:rPr>
                <w:noProof/>
                <w:webHidden/>
              </w:rPr>
              <w:instrText xml:space="preserve"> PAGEREF _Toc117274590 \h </w:instrText>
            </w:r>
            <w:r w:rsidR="00C05C8C">
              <w:rPr>
                <w:noProof/>
                <w:webHidden/>
              </w:rPr>
            </w:r>
            <w:r w:rsidR="00C05C8C">
              <w:rPr>
                <w:noProof/>
                <w:webHidden/>
              </w:rPr>
              <w:fldChar w:fldCharType="separate"/>
            </w:r>
            <w:r w:rsidR="00C05C8C">
              <w:rPr>
                <w:noProof/>
                <w:webHidden/>
              </w:rPr>
              <w:t>33</w:t>
            </w:r>
            <w:r w:rsidR="00C05C8C">
              <w:rPr>
                <w:noProof/>
                <w:webHidden/>
              </w:rPr>
              <w:fldChar w:fldCharType="end"/>
            </w:r>
          </w:hyperlink>
        </w:p>
        <w:p w14:paraId="217954E6" w14:textId="6A2DAFA2" w:rsidR="00C05C8C" w:rsidRDefault="00000000" w:rsidP="00C05C8C">
          <w:pPr>
            <w:pStyle w:val="TOC3"/>
            <w:rPr>
              <w:noProof/>
              <w:sz w:val="22"/>
              <w:szCs w:val="22"/>
            </w:rPr>
          </w:pPr>
          <w:hyperlink w:anchor="_Toc117274591" w:history="1">
            <w:r w:rsidR="00C05C8C" w:rsidRPr="00FC5F9A">
              <w:rPr>
                <w:rStyle w:val="Hyperlink"/>
                <w:noProof/>
              </w:rPr>
              <w:t>8.8.2</w:t>
            </w:r>
            <w:r w:rsidR="00C05C8C">
              <w:rPr>
                <w:noProof/>
                <w:sz w:val="22"/>
                <w:szCs w:val="22"/>
              </w:rPr>
              <w:tab/>
            </w:r>
            <w:r w:rsidR="00C05C8C" w:rsidRPr="00FC5F9A">
              <w:rPr>
                <w:rStyle w:val="Hyperlink"/>
                <w:noProof/>
              </w:rPr>
              <w:t>Cardless Cash Backend Validations</w:t>
            </w:r>
            <w:r w:rsidR="00C05C8C">
              <w:rPr>
                <w:noProof/>
                <w:webHidden/>
              </w:rPr>
              <w:tab/>
            </w:r>
            <w:r w:rsidR="00C05C8C">
              <w:rPr>
                <w:noProof/>
                <w:webHidden/>
              </w:rPr>
              <w:fldChar w:fldCharType="begin"/>
            </w:r>
            <w:r w:rsidR="00C05C8C">
              <w:rPr>
                <w:noProof/>
                <w:webHidden/>
              </w:rPr>
              <w:instrText xml:space="preserve"> PAGEREF _Toc117274591 \h </w:instrText>
            </w:r>
            <w:r w:rsidR="00C05C8C">
              <w:rPr>
                <w:noProof/>
                <w:webHidden/>
              </w:rPr>
            </w:r>
            <w:r w:rsidR="00C05C8C">
              <w:rPr>
                <w:noProof/>
                <w:webHidden/>
              </w:rPr>
              <w:fldChar w:fldCharType="separate"/>
            </w:r>
            <w:r w:rsidR="00C05C8C">
              <w:rPr>
                <w:noProof/>
                <w:webHidden/>
              </w:rPr>
              <w:t>35</w:t>
            </w:r>
            <w:r w:rsidR="00C05C8C">
              <w:rPr>
                <w:noProof/>
                <w:webHidden/>
              </w:rPr>
              <w:fldChar w:fldCharType="end"/>
            </w:r>
          </w:hyperlink>
        </w:p>
        <w:p w14:paraId="46BABA92" w14:textId="1264C7FC" w:rsidR="00C05C8C" w:rsidRDefault="00000000">
          <w:pPr>
            <w:pStyle w:val="TOC2"/>
            <w:tabs>
              <w:tab w:val="left" w:pos="880"/>
              <w:tab w:val="right" w:leader="dot" w:pos="10790"/>
            </w:tabs>
            <w:rPr>
              <w:noProof/>
              <w:sz w:val="22"/>
              <w:szCs w:val="22"/>
            </w:rPr>
          </w:pPr>
          <w:hyperlink w:anchor="_Toc117274592" w:history="1">
            <w:r w:rsidR="00C05C8C" w:rsidRPr="00FC5F9A">
              <w:rPr>
                <w:rStyle w:val="Hyperlink"/>
                <w:noProof/>
              </w:rPr>
              <w:t>8.9</w:t>
            </w:r>
            <w:r w:rsidR="00C05C8C">
              <w:rPr>
                <w:noProof/>
                <w:sz w:val="22"/>
                <w:szCs w:val="22"/>
              </w:rPr>
              <w:tab/>
            </w:r>
            <w:r w:rsidR="00C05C8C" w:rsidRPr="00FC5F9A">
              <w:rPr>
                <w:rStyle w:val="Hyperlink"/>
                <w:noProof/>
              </w:rPr>
              <w:t>Cheque Book Request</w:t>
            </w:r>
            <w:r w:rsidR="00C05C8C">
              <w:rPr>
                <w:noProof/>
                <w:webHidden/>
              </w:rPr>
              <w:tab/>
            </w:r>
            <w:r w:rsidR="00C05C8C">
              <w:rPr>
                <w:noProof/>
                <w:webHidden/>
              </w:rPr>
              <w:fldChar w:fldCharType="begin"/>
            </w:r>
            <w:r w:rsidR="00C05C8C">
              <w:rPr>
                <w:noProof/>
                <w:webHidden/>
              </w:rPr>
              <w:instrText xml:space="preserve"> PAGEREF _Toc117274592 \h </w:instrText>
            </w:r>
            <w:r w:rsidR="00C05C8C">
              <w:rPr>
                <w:noProof/>
                <w:webHidden/>
              </w:rPr>
            </w:r>
            <w:r w:rsidR="00C05C8C">
              <w:rPr>
                <w:noProof/>
                <w:webHidden/>
              </w:rPr>
              <w:fldChar w:fldCharType="separate"/>
            </w:r>
            <w:r w:rsidR="00C05C8C">
              <w:rPr>
                <w:noProof/>
                <w:webHidden/>
              </w:rPr>
              <w:t>36</w:t>
            </w:r>
            <w:r w:rsidR="00C05C8C">
              <w:rPr>
                <w:noProof/>
                <w:webHidden/>
              </w:rPr>
              <w:fldChar w:fldCharType="end"/>
            </w:r>
          </w:hyperlink>
        </w:p>
        <w:p w14:paraId="049443AA" w14:textId="4578899C" w:rsidR="00C05C8C" w:rsidRDefault="00000000">
          <w:pPr>
            <w:pStyle w:val="TOC2"/>
            <w:tabs>
              <w:tab w:val="left" w:pos="880"/>
              <w:tab w:val="right" w:leader="dot" w:pos="10790"/>
            </w:tabs>
            <w:rPr>
              <w:noProof/>
              <w:sz w:val="22"/>
              <w:szCs w:val="22"/>
            </w:rPr>
          </w:pPr>
          <w:hyperlink w:anchor="_Toc117274593" w:history="1">
            <w:r w:rsidR="00C05C8C" w:rsidRPr="00FC5F9A">
              <w:rPr>
                <w:rStyle w:val="Hyperlink"/>
                <w:noProof/>
              </w:rPr>
              <w:t>8.10</w:t>
            </w:r>
            <w:r w:rsidR="00C05C8C">
              <w:rPr>
                <w:noProof/>
                <w:sz w:val="22"/>
                <w:szCs w:val="22"/>
              </w:rPr>
              <w:tab/>
            </w:r>
            <w:r w:rsidR="00C05C8C" w:rsidRPr="00FC5F9A">
              <w:rPr>
                <w:rStyle w:val="Hyperlink"/>
                <w:noProof/>
              </w:rPr>
              <w:t>Cheque Enquiry</w:t>
            </w:r>
            <w:r w:rsidR="00C05C8C">
              <w:rPr>
                <w:noProof/>
                <w:webHidden/>
              </w:rPr>
              <w:tab/>
            </w:r>
            <w:r w:rsidR="00C05C8C">
              <w:rPr>
                <w:noProof/>
                <w:webHidden/>
              </w:rPr>
              <w:fldChar w:fldCharType="begin"/>
            </w:r>
            <w:r w:rsidR="00C05C8C">
              <w:rPr>
                <w:noProof/>
                <w:webHidden/>
              </w:rPr>
              <w:instrText xml:space="preserve"> PAGEREF _Toc117274593 \h </w:instrText>
            </w:r>
            <w:r w:rsidR="00C05C8C">
              <w:rPr>
                <w:noProof/>
                <w:webHidden/>
              </w:rPr>
            </w:r>
            <w:r w:rsidR="00C05C8C">
              <w:rPr>
                <w:noProof/>
                <w:webHidden/>
              </w:rPr>
              <w:fldChar w:fldCharType="separate"/>
            </w:r>
            <w:r w:rsidR="00C05C8C">
              <w:rPr>
                <w:noProof/>
                <w:webHidden/>
              </w:rPr>
              <w:t>38</w:t>
            </w:r>
            <w:r w:rsidR="00C05C8C">
              <w:rPr>
                <w:noProof/>
                <w:webHidden/>
              </w:rPr>
              <w:fldChar w:fldCharType="end"/>
            </w:r>
          </w:hyperlink>
        </w:p>
        <w:p w14:paraId="46F49551" w14:textId="027E3339" w:rsidR="00C05C8C" w:rsidRDefault="00000000" w:rsidP="00C05C8C">
          <w:pPr>
            <w:pStyle w:val="TOC1"/>
            <w:rPr>
              <w:noProof/>
              <w:sz w:val="22"/>
              <w:szCs w:val="22"/>
            </w:rPr>
          </w:pPr>
          <w:hyperlink w:anchor="_Toc117274594" w:history="1">
            <w:r w:rsidR="00C05C8C" w:rsidRPr="00FC5F9A">
              <w:rPr>
                <w:rStyle w:val="Hyperlink"/>
                <w:rFonts w:cstheme="minorHAnsi"/>
                <w:noProof/>
              </w:rPr>
              <w:t>9.</w:t>
            </w:r>
            <w:r w:rsidR="00C05C8C">
              <w:rPr>
                <w:noProof/>
                <w:sz w:val="22"/>
                <w:szCs w:val="22"/>
              </w:rPr>
              <w:tab/>
            </w:r>
            <w:r w:rsidR="00C05C8C" w:rsidRPr="00FC5F9A">
              <w:rPr>
                <w:rStyle w:val="Hyperlink"/>
                <w:rFonts w:cstheme="minorHAnsi"/>
                <w:noProof/>
              </w:rPr>
              <w:t>Deposits</w:t>
            </w:r>
            <w:r w:rsidR="00C05C8C">
              <w:rPr>
                <w:noProof/>
                <w:webHidden/>
              </w:rPr>
              <w:tab/>
            </w:r>
            <w:r w:rsidR="00C05C8C">
              <w:rPr>
                <w:noProof/>
                <w:webHidden/>
              </w:rPr>
              <w:fldChar w:fldCharType="begin"/>
            </w:r>
            <w:r w:rsidR="00C05C8C">
              <w:rPr>
                <w:noProof/>
                <w:webHidden/>
              </w:rPr>
              <w:instrText xml:space="preserve"> PAGEREF _Toc117274594 \h </w:instrText>
            </w:r>
            <w:r w:rsidR="00C05C8C">
              <w:rPr>
                <w:noProof/>
                <w:webHidden/>
              </w:rPr>
            </w:r>
            <w:r w:rsidR="00C05C8C">
              <w:rPr>
                <w:noProof/>
                <w:webHidden/>
              </w:rPr>
              <w:fldChar w:fldCharType="separate"/>
            </w:r>
            <w:r w:rsidR="00C05C8C">
              <w:rPr>
                <w:noProof/>
                <w:webHidden/>
              </w:rPr>
              <w:t>39</w:t>
            </w:r>
            <w:r w:rsidR="00C05C8C">
              <w:rPr>
                <w:noProof/>
                <w:webHidden/>
              </w:rPr>
              <w:fldChar w:fldCharType="end"/>
            </w:r>
          </w:hyperlink>
        </w:p>
        <w:p w14:paraId="301125FC" w14:textId="217DE978" w:rsidR="00C05C8C" w:rsidRDefault="00000000">
          <w:pPr>
            <w:pStyle w:val="TOC2"/>
            <w:tabs>
              <w:tab w:val="left" w:pos="880"/>
              <w:tab w:val="right" w:leader="dot" w:pos="10790"/>
            </w:tabs>
            <w:rPr>
              <w:noProof/>
              <w:sz w:val="22"/>
              <w:szCs w:val="22"/>
            </w:rPr>
          </w:pPr>
          <w:hyperlink w:anchor="_Toc117274595" w:history="1">
            <w:r w:rsidR="00C05C8C" w:rsidRPr="00FC5F9A">
              <w:rPr>
                <w:rStyle w:val="Hyperlink"/>
                <w:noProof/>
              </w:rPr>
              <w:t>9.1</w:t>
            </w:r>
            <w:r w:rsidR="00C05C8C">
              <w:rPr>
                <w:noProof/>
                <w:sz w:val="22"/>
                <w:szCs w:val="22"/>
              </w:rPr>
              <w:tab/>
            </w:r>
            <w:r w:rsidR="00C05C8C" w:rsidRPr="00FC5F9A">
              <w:rPr>
                <w:rStyle w:val="Hyperlink"/>
                <w:noProof/>
              </w:rPr>
              <w:t>Deposit Summary</w:t>
            </w:r>
            <w:r w:rsidR="00C05C8C">
              <w:rPr>
                <w:noProof/>
                <w:webHidden/>
              </w:rPr>
              <w:tab/>
            </w:r>
            <w:r w:rsidR="00C05C8C">
              <w:rPr>
                <w:noProof/>
                <w:webHidden/>
              </w:rPr>
              <w:fldChar w:fldCharType="begin"/>
            </w:r>
            <w:r w:rsidR="00C05C8C">
              <w:rPr>
                <w:noProof/>
                <w:webHidden/>
              </w:rPr>
              <w:instrText xml:space="preserve"> PAGEREF _Toc117274595 \h </w:instrText>
            </w:r>
            <w:r w:rsidR="00C05C8C">
              <w:rPr>
                <w:noProof/>
                <w:webHidden/>
              </w:rPr>
            </w:r>
            <w:r w:rsidR="00C05C8C">
              <w:rPr>
                <w:noProof/>
                <w:webHidden/>
              </w:rPr>
              <w:fldChar w:fldCharType="separate"/>
            </w:r>
            <w:r w:rsidR="00C05C8C">
              <w:rPr>
                <w:noProof/>
                <w:webHidden/>
              </w:rPr>
              <w:t>39</w:t>
            </w:r>
            <w:r w:rsidR="00C05C8C">
              <w:rPr>
                <w:noProof/>
                <w:webHidden/>
              </w:rPr>
              <w:fldChar w:fldCharType="end"/>
            </w:r>
          </w:hyperlink>
        </w:p>
        <w:p w14:paraId="1CEAFB0F" w14:textId="22F6828A" w:rsidR="00C05C8C" w:rsidRDefault="00000000">
          <w:pPr>
            <w:pStyle w:val="TOC2"/>
            <w:tabs>
              <w:tab w:val="left" w:pos="880"/>
              <w:tab w:val="right" w:leader="dot" w:pos="10790"/>
            </w:tabs>
            <w:rPr>
              <w:noProof/>
              <w:sz w:val="22"/>
              <w:szCs w:val="22"/>
            </w:rPr>
          </w:pPr>
          <w:hyperlink w:anchor="_Toc117274596" w:history="1">
            <w:r w:rsidR="00C05C8C" w:rsidRPr="00FC5F9A">
              <w:rPr>
                <w:rStyle w:val="Hyperlink"/>
                <w:noProof/>
              </w:rPr>
              <w:t>9.2</w:t>
            </w:r>
            <w:r w:rsidR="00C05C8C">
              <w:rPr>
                <w:noProof/>
                <w:sz w:val="22"/>
                <w:szCs w:val="22"/>
              </w:rPr>
              <w:tab/>
            </w:r>
            <w:r w:rsidR="00C05C8C" w:rsidRPr="00FC5F9A">
              <w:rPr>
                <w:rStyle w:val="Hyperlink"/>
                <w:noProof/>
              </w:rPr>
              <w:t>Deposit Details</w:t>
            </w:r>
            <w:r w:rsidR="00C05C8C">
              <w:rPr>
                <w:noProof/>
                <w:webHidden/>
              </w:rPr>
              <w:tab/>
            </w:r>
            <w:r w:rsidR="00C05C8C">
              <w:rPr>
                <w:noProof/>
                <w:webHidden/>
              </w:rPr>
              <w:fldChar w:fldCharType="begin"/>
            </w:r>
            <w:r w:rsidR="00C05C8C">
              <w:rPr>
                <w:noProof/>
                <w:webHidden/>
              </w:rPr>
              <w:instrText xml:space="preserve"> PAGEREF _Toc117274596 \h </w:instrText>
            </w:r>
            <w:r w:rsidR="00C05C8C">
              <w:rPr>
                <w:noProof/>
                <w:webHidden/>
              </w:rPr>
            </w:r>
            <w:r w:rsidR="00C05C8C">
              <w:rPr>
                <w:noProof/>
                <w:webHidden/>
              </w:rPr>
              <w:fldChar w:fldCharType="separate"/>
            </w:r>
            <w:r w:rsidR="00C05C8C">
              <w:rPr>
                <w:noProof/>
                <w:webHidden/>
              </w:rPr>
              <w:t>39</w:t>
            </w:r>
            <w:r w:rsidR="00C05C8C">
              <w:rPr>
                <w:noProof/>
                <w:webHidden/>
              </w:rPr>
              <w:fldChar w:fldCharType="end"/>
            </w:r>
          </w:hyperlink>
        </w:p>
        <w:p w14:paraId="7DAE1F00" w14:textId="05E9C490" w:rsidR="00C05C8C" w:rsidRDefault="00000000" w:rsidP="00C05C8C">
          <w:pPr>
            <w:pStyle w:val="TOC1"/>
            <w:rPr>
              <w:noProof/>
              <w:sz w:val="22"/>
              <w:szCs w:val="22"/>
            </w:rPr>
          </w:pPr>
          <w:hyperlink w:anchor="_Toc117274597" w:history="1">
            <w:r w:rsidR="00C05C8C" w:rsidRPr="00FC5F9A">
              <w:rPr>
                <w:rStyle w:val="Hyperlink"/>
                <w:rFonts w:cstheme="minorHAnsi"/>
                <w:noProof/>
              </w:rPr>
              <w:t>10.</w:t>
            </w:r>
            <w:r w:rsidR="00C05C8C">
              <w:rPr>
                <w:noProof/>
                <w:sz w:val="22"/>
                <w:szCs w:val="22"/>
              </w:rPr>
              <w:tab/>
            </w:r>
            <w:r w:rsidR="00C05C8C" w:rsidRPr="00FC5F9A">
              <w:rPr>
                <w:rStyle w:val="Hyperlink"/>
                <w:rFonts w:cstheme="minorHAnsi"/>
                <w:noProof/>
              </w:rPr>
              <w:t>Loans</w:t>
            </w:r>
            <w:r w:rsidR="00C05C8C">
              <w:rPr>
                <w:noProof/>
                <w:webHidden/>
              </w:rPr>
              <w:tab/>
            </w:r>
            <w:r w:rsidR="00C05C8C">
              <w:rPr>
                <w:noProof/>
                <w:webHidden/>
              </w:rPr>
              <w:fldChar w:fldCharType="begin"/>
            </w:r>
            <w:r w:rsidR="00C05C8C">
              <w:rPr>
                <w:noProof/>
                <w:webHidden/>
              </w:rPr>
              <w:instrText xml:space="preserve"> PAGEREF _Toc117274597 \h </w:instrText>
            </w:r>
            <w:r w:rsidR="00C05C8C">
              <w:rPr>
                <w:noProof/>
                <w:webHidden/>
              </w:rPr>
            </w:r>
            <w:r w:rsidR="00C05C8C">
              <w:rPr>
                <w:noProof/>
                <w:webHidden/>
              </w:rPr>
              <w:fldChar w:fldCharType="separate"/>
            </w:r>
            <w:r w:rsidR="00C05C8C">
              <w:rPr>
                <w:noProof/>
                <w:webHidden/>
              </w:rPr>
              <w:t>40</w:t>
            </w:r>
            <w:r w:rsidR="00C05C8C">
              <w:rPr>
                <w:noProof/>
                <w:webHidden/>
              </w:rPr>
              <w:fldChar w:fldCharType="end"/>
            </w:r>
          </w:hyperlink>
        </w:p>
        <w:p w14:paraId="1BE837D1" w14:textId="56BFB809" w:rsidR="00C05C8C" w:rsidRDefault="00000000">
          <w:pPr>
            <w:pStyle w:val="TOC2"/>
            <w:tabs>
              <w:tab w:val="left" w:pos="880"/>
              <w:tab w:val="right" w:leader="dot" w:pos="10790"/>
            </w:tabs>
            <w:rPr>
              <w:noProof/>
              <w:sz w:val="22"/>
              <w:szCs w:val="22"/>
            </w:rPr>
          </w:pPr>
          <w:hyperlink w:anchor="_Toc117274598" w:history="1">
            <w:r w:rsidR="00C05C8C" w:rsidRPr="00FC5F9A">
              <w:rPr>
                <w:rStyle w:val="Hyperlink"/>
                <w:noProof/>
              </w:rPr>
              <w:t>10.1</w:t>
            </w:r>
            <w:r w:rsidR="00C05C8C">
              <w:rPr>
                <w:noProof/>
                <w:sz w:val="22"/>
                <w:szCs w:val="22"/>
              </w:rPr>
              <w:tab/>
            </w:r>
            <w:r w:rsidR="00C05C8C" w:rsidRPr="00FC5F9A">
              <w:rPr>
                <w:rStyle w:val="Hyperlink"/>
                <w:noProof/>
              </w:rPr>
              <w:t>Loan Summary</w:t>
            </w:r>
            <w:r w:rsidR="00C05C8C">
              <w:rPr>
                <w:noProof/>
                <w:webHidden/>
              </w:rPr>
              <w:tab/>
            </w:r>
            <w:r w:rsidR="00C05C8C">
              <w:rPr>
                <w:noProof/>
                <w:webHidden/>
              </w:rPr>
              <w:fldChar w:fldCharType="begin"/>
            </w:r>
            <w:r w:rsidR="00C05C8C">
              <w:rPr>
                <w:noProof/>
                <w:webHidden/>
              </w:rPr>
              <w:instrText xml:space="preserve"> PAGEREF _Toc117274598 \h </w:instrText>
            </w:r>
            <w:r w:rsidR="00C05C8C">
              <w:rPr>
                <w:noProof/>
                <w:webHidden/>
              </w:rPr>
            </w:r>
            <w:r w:rsidR="00C05C8C">
              <w:rPr>
                <w:noProof/>
                <w:webHidden/>
              </w:rPr>
              <w:fldChar w:fldCharType="separate"/>
            </w:r>
            <w:r w:rsidR="00C05C8C">
              <w:rPr>
                <w:noProof/>
                <w:webHidden/>
              </w:rPr>
              <w:t>40</w:t>
            </w:r>
            <w:r w:rsidR="00C05C8C">
              <w:rPr>
                <w:noProof/>
                <w:webHidden/>
              </w:rPr>
              <w:fldChar w:fldCharType="end"/>
            </w:r>
          </w:hyperlink>
        </w:p>
        <w:p w14:paraId="36B2074C" w14:textId="3F3F5846" w:rsidR="00C05C8C" w:rsidRDefault="00000000">
          <w:pPr>
            <w:pStyle w:val="TOC2"/>
            <w:tabs>
              <w:tab w:val="left" w:pos="880"/>
              <w:tab w:val="right" w:leader="dot" w:pos="10790"/>
            </w:tabs>
            <w:rPr>
              <w:noProof/>
              <w:sz w:val="22"/>
              <w:szCs w:val="22"/>
            </w:rPr>
          </w:pPr>
          <w:hyperlink w:anchor="_Toc117274599" w:history="1">
            <w:r w:rsidR="00C05C8C" w:rsidRPr="00FC5F9A">
              <w:rPr>
                <w:rStyle w:val="Hyperlink"/>
                <w:noProof/>
              </w:rPr>
              <w:t>10.2</w:t>
            </w:r>
            <w:r w:rsidR="00C05C8C">
              <w:rPr>
                <w:noProof/>
                <w:sz w:val="22"/>
                <w:szCs w:val="22"/>
              </w:rPr>
              <w:tab/>
            </w:r>
            <w:r w:rsidR="00C05C8C" w:rsidRPr="00FC5F9A">
              <w:rPr>
                <w:rStyle w:val="Hyperlink"/>
                <w:noProof/>
              </w:rPr>
              <w:t>Loan Details</w:t>
            </w:r>
            <w:r w:rsidR="00C05C8C">
              <w:rPr>
                <w:noProof/>
                <w:webHidden/>
              </w:rPr>
              <w:tab/>
            </w:r>
            <w:r w:rsidR="00C05C8C">
              <w:rPr>
                <w:noProof/>
                <w:webHidden/>
              </w:rPr>
              <w:fldChar w:fldCharType="begin"/>
            </w:r>
            <w:r w:rsidR="00C05C8C">
              <w:rPr>
                <w:noProof/>
                <w:webHidden/>
              </w:rPr>
              <w:instrText xml:space="preserve"> PAGEREF _Toc117274599 \h </w:instrText>
            </w:r>
            <w:r w:rsidR="00C05C8C">
              <w:rPr>
                <w:noProof/>
                <w:webHidden/>
              </w:rPr>
            </w:r>
            <w:r w:rsidR="00C05C8C">
              <w:rPr>
                <w:noProof/>
                <w:webHidden/>
              </w:rPr>
              <w:fldChar w:fldCharType="separate"/>
            </w:r>
            <w:r w:rsidR="00C05C8C">
              <w:rPr>
                <w:noProof/>
                <w:webHidden/>
              </w:rPr>
              <w:t>40</w:t>
            </w:r>
            <w:r w:rsidR="00C05C8C">
              <w:rPr>
                <w:noProof/>
                <w:webHidden/>
              </w:rPr>
              <w:fldChar w:fldCharType="end"/>
            </w:r>
          </w:hyperlink>
        </w:p>
        <w:p w14:paraId="66CEB531" w14:textId="50ABF4F0" w:rsidR="00C05C8C" w:rsidRDefault="00000000">
          <w:pPr>
            <w:pStyle w:val="TOC2"/>
            <w:tabs>
              <w:tab w:val="left" w:pos="880"/>
              <w:tab w:val="right" w:leader="dot" w:pos="10790"/>
            </w:tabs>
            <w:rPr>
              <w:noProof/>
              <w:sz w:val="22"/>
              <w:szCs w:val="22"/>
            </w:rPr>
          </w:pPr>
          <w:hyperlink w:anchor="_Toc117274600" w:history="1">
            <w:r w:rsidR="00C05C8C" w:rsidRPr="00FC5F9A">
              <w:rPr>
                <w:rStyle w:val="Hyperlink"/>
                <w:noProof/>
              </w:rPr>
              <w:t>10.3</w:t>
            </w:r>
            <w:r w:rsidR="00C05C8C">
              <w:rPr>
                <w:noProof/>
                <w:sz w:val="22"/>
                <w:szCs w:val="22"/>
              </w:rPr>
              <w:tab/>
            </w:r>
            <w:r w:rsidR="00C05C8C" w:rsidRPr="00FC5F9A">
              <w:rPr>
                <w:rStyle w:val="Hyperlink"/>
                <w:noProof/>
              </w:rPr>
              <w:t>Loan Statement</w:t>
            </w:r>
            <w:r w:rsidR="00C05C8C">
              <w:rPr>
                <w:noProof/>
                <w:webHidden/>
              </w:rPr>
              <w:tab/>
            </w:r>
            <w:r w:rsidR="00C05C8C">
              <w:rPr>
                <w:noProof/>
                <w:webHidden/>
              </w:rPr>
              <w:fldChar w:fldCharType="begin"/>
            </w:r>
            <w:r w:rsidR="00C05C8C">
              <w:rPr>
                <w:noProof/>
                <w:webHidden/>
              </w:rPr>
              <w:instrText xml:space="preserve"> PAGEREF _Toc117274600 \h </w:instrText>
            </w:r>
            <w:r w:rsidR="00C05C8C">
              <w:rPr>
                <w:noProof/>
                <w:webHidden/>
              </w:rPr>
            </w:r>
            <w:r w:rsidR="00C05C8C">
              <w:rPr>
                <w:noProof/>
                <w:webHidden/>
              </w:rPr>
              <w:fldChar w:fldCharType="separate"/>
            </w:r>
            <w:r w:rsidR="00C05C8C">
              <w:rPr>
                <w:noProof/>
                <w:webHidden/>
              </w:rPr>
              <w:t>41</w:t>
            </w:r>
            <w:r w:rsidR="00C05C8C">
              <w:rPr>
                <w:noProof/>
                <w:webHidden/>
              </w:rPr>
              <w:fldChar w:fldCharType="end"/>
            </w:r>
          </w:hyperlink>
        </w:p>
        <w:p w14:paraId="2309F6B0" w14:textId="63C7BBFF" w:rsidR="00C05C8C" w:rsidRDefault="00000000">
          <w:pPr>
            <w:pStyle w:val="TOC2"/>
            <w:tabs>
              <w:tab w:val="left" w:pos="880"/>
              <w:tab w:val="right" w:leader="dot" w:pos="10790"/>
            </w:tabs>
            <w:rPr>
              <w:noProof/>
              <w:sz w:val="22"/>
              <w:szCs w:val="22"/>
            </w:rPr>
          </w:pPr>
          <w:hyperlink w:anchor="_Toc117274601" w:history="1">
            <w:r w:rsidR="00C05C8C" w:rsidRPr="00FC5F9A">
              <w:rPr>
                <w:rStyle w:val="Hyperlink"/>
                <w:noProof/>
              </w:rPr>
              <w:t>10.4</w:t>
            </w:r>
            <w:r w:rsidR="00C05C8C">
              <w:rPr>
                <w:noProof/>
                <w:sz w:val="22"/>
                <w:szCs w:val="22"/>
              </w:rPr>
              <w:tab/>
            </w:r>
            <w:r w:rsidR="00C05C8C" w:rsidRPr="00FC5F9A">
              <w:rPr>
                <w:rStyle w:val="Hyperlink"/>
                <w:noProof/>
              </w:rPr>
              <w:t>Loan Schedule</w:t>
            </w:r>
            <w:r w:rsidR="00C05C8C">
              <w:rPr>
                <w:noProof/>
                <w:webHidden/>
              </w:rPr>
              <w:tab/>
            </w:r>
            <w:r w:rsidR="00C05C8C">
              <w:rPr>
                <w:noProof/>
                <w:webHidden/>
              </w:rPr>
              <w:fldChar w:fldCharType="begin"/>
            </w:r>
            <w:r w:rsidR="00C05C8C">
              <w:rPr>
                <w:noProof/>
                <w:webHidden/>
              </w:rPr>
              <w:instrText xml:space="preserve"> PAGEREF _Toc117274601 \h </w:instrText>
            </w:r>
            <w:r w:rsidR="00C05C8C">
              <w:rPr>
                <w:noProof/>
                <w:webHidden/>
              </w:rPr>
            </w:r>
            <w:r w:rsidR="00C05C8C">
              <w:rPr>
                <w:noProof/>
                <w:webHidden/>
              </w:rPr>
              <w:fldChar w:fldCharType="separate"/>
            </w:r>
            <w:r w:rsidR="00C05C8C">
              <w:rPr>
                <w:noProof/>
                <w:webHidden/>
              </w:rPr>
              <w:t>41</w:t>
            </w:r>
            <w:r w:rsidR="00C05C8C">
              <w:rPr>
                <w:noProof/>
                <w:webHidden/>
              </w:rPr>
              <w:fldChar w:fldCharType="end"/>
            </w:r>
          </w:hyperlink>
        </w:p>
        <w:p w14:paraId="50498844" w14:textId="4F902AB2" w:rsidR="00C05C8C" w:rsidRDefault="00000000" w:rsidP="00C05C8C">
          <w:pPr>
            <w:pStyle w:val="TOC1"/>
            <w:rPr>
              <w:noProof/>
              <w:sz w:val="22"/>
              <w:szCs w:val="22"/>
            </w:rPr>
          </w:pPr>
          <w:hyperlink w:anchor="_Toc117274602" w:history="1">
            <w:r w:rsidR="00C05C8C" w:rsidRPr="00FC5F9A">
              <w:rPr>
                <w:rStyle w:val="Hyperlink"/>
                <w:rFonts w:cstheme="minorHAnsi"/>
                <w:noProof/>
              </w:rPr>
              <w:t>11.</w:t>
            </w:r>
            <w:r w:rsidR="00C05C8C">
              <w:rPr>
                <w:noProof/>
                <w:sz w:val="22"/>
                <w:szCs w:val="22"/>
              </w:rPr>
              <w:tab/>
            </w:r>
            <w:r w:rsidR="00C05C8C" w:rsidRPr="00FC5F9A">
              <w:rPr>
                <w:rStyle w:val="Hyperlink"/>
                <w:rFonts w:cstheme="minorHAnsi"/>
                <w:noProof/>
              </w:rPr>
              <w:t>Investments</w:t>
            </w:r>
            <w:r w:rsidR="00C05C8C">
              <w:rPr>
                <w:noProof/>
                <w:webHidden/>
              </w:rPr>
              <w:tab/>
            </w:r>
            <w:r w:rsidR="00C05C8C">
              <w:rPr>
                <w:noProof/>
                <w:webHidden/>
              </w:rPr>
              <w:fldChar w:fldCharType="begin"/>
            </w:r>
            <w:r w:rsidR="00C05C8C">
              <w:rPr>
                <w:noProof/>
                <w:webHidden/>
              </w:rPr>
              <w:instrText xml:space="preserve"> PAGEREF _Toc117274602 \h </w:instrText>
            </w:r>
            <w:r w:rsidR="00C05C8C">
              <w:rPr>
                <w:noProof/>
                <w:webHidden/>
              </w:rPr>
            </w:r>
            <w:r w:rsidR="00C05C8C">
              <w:rPr>
                <w:noProof/>
                <w:webHidden/>
              </w:rPr>
              <w:fldChar w:fldCharType="separate"/>
            </w:r>
            <w:r w:rsidR="00C05C8C">
              <w:rPr>
                <w:noProof/>
                <w:webHidden/>
              </w:rPr>
              <w:t>42</w:t>
            </w:r>
            <w:r w:rsidR="00C05C8C">
              <w:rPr>
                <w:noProof/>
                <w:webHidden/>
              </w:rPr>
              <w:fldChar w:fldCharType="end"/>
            </w:r>
          </w:hyperlink>
        </w:p>
        <w:p w14:paraId="2FFD79BD" w14:textId="63C07511" w:rsidR="00C05C8C" w:rsidRDefault="00000000">
          <w:pPr>
            <w:pStyle w:val="TOC2"/>
            <w:tabs>
              <w:tab w:val="left" w:pos="880"/>
              <w:tab w:val="right" w:leader="dot" w:pos="10790"/>
            </w:tabs>
            <w:rPr>
              <w:noProof/>
              <w:sz w:val="22"/>
              <w:szCs w:val="22"/>
            </w:rPr>
          </w:pPr>
          <w:hyperlink w:anchor="_Toc117274603" w:history="1">
            <w:r w:rsidR="00C05C8C" w:rsidRPr="00FC5F9A">
              <w:rPr>
                <w:rStyle w:val="Hyperlink"/>
                <w:noProof/>
              </w:rPr>
              <w:t>11.1</w:t>
            </w:r>
            <w:r w:rsidR="00C05C8C">
              <w:rPr>
                <w:noProof/>
                <w:sz w:val="22"/>
                <w:szCs w:val="22"/>
              </w:rPr>
              <w:tab/>
            </w:r>
            <w:r w:rsidR="00C05C8C" w:rsidRPr="00FC5F9A">
              <w:rPr>
                <w:rStyle w:val="Hyperlink"/>
                <w:noProof/>
              </w:rPr>
              <w:t>Investment Summary</w:t>
            </w:r>
            <w:r w:rsidR="00C05C8C">
              <w:rPr>
                <w:noProof/>
                <w:webHidden/>
              </w:rPr>
              <w:tab/>
            </w:r>
            <w:r w:rsidR="00C05C8C">
              <w:rPr>
                <w:noProof/>
                <w:webHidden/>
              </w:rPr>
              <w:fldChar w:fldCharType="begin"/>
            </w:r>
            <w:r w:rsidR="00C05C8C">
              <w:rPr>
                <w:noProof/>
                <w:webHidden/>
              </w:rPr>
              <w:instrText xml:space="preserve"> PAGEREF _Toc117274603 \h </w:instrText>
            </w:r>
            <w:r w:rsidR="00C05C8C">
              <w:rPr>
                <w:noProof/>
                <w:webHidden/>
              </w:rPr>
            </w:r>
            <w:r w:rsidR="00C05C8C">
              <w:rPr>
                <w:noProof/>
                <w:webHidden/>
              </w:rPr>
              <w:fldChar w:fldCharType="separate"/>
            </w:r>
            <w:r w:rsidR="00C05C8C">
              <w:rPr>
                <w:noProof/>
                <w:webHidden/>
              </w:rPr>
              <w:t>42</w:t>
            </w:r>
            <w:r w:rsidR="00C05C8C">
              <w:rPr>
                <w:noProof/>
                <w:webHidden/>
              </w:rPr>
              <w:fldChar w:fldCharType="end"/>
            </w:r>
          </w:hyperlink>
        </w:p>
        <w:p w14:paraId="2A3403C1" w14:textId="2F70EC35" w:rsidR="00C05C8C" w:rsidRDefault="00000000">
          <w:pPr>
            <w:pStyle w:val="TOC2"/>
            <w:tabs>
              <w:tab w:val="left" w:pos="880"/>
              <w:tab w:val="right" w:leader="dot" w:pos="10790"/>
            </w:tabs>
            <w:rPr>
              <w:noProof/>
              <w:sz w:val="22"/>
              <w:szCs w:val="22"/>
            </w:rPr>
          </w:pPr>
          <w:hyperlink w:anchor="_Toc117274604" w:history="1">
            <w:r w:rsidR="00C05C8C" w:rsidRPr="00FC5F9A">
              <w:rPr>
                <w:rStyle w:val="Hyperlink"/>
                <w:noProof/>
              </w:rPr>
              <w:t>11.2</w:t>
            </w:r>
            <w:r w:rsidR="00C05C8C">
              <w:rPr>
                <w:noProof/>
                <w:sz w:val="22"/>
                <w:szCs w:val="22"/>
              </w:rPr>
              <w:tab/>
            </w:r>
            <w:r w:rsidR="00C05C8C" w:rsidRPr="00FC5F9A">
              <w:rPr>
                <w:rStyle w:val="Hyperlink"/>
                <w:noProof/>
              </w:rPr>
              <w:t>Investment Details</w:t>
            </w:r>
            <w:r w:rsidR="00C05C8C">
              <w:rPr>
                <w:noProof/>
                <w:webHidden/>
              </w:rPr>
              <w:tab/>
            </w:r>
            <w:r w:rsidR="00C05C8C">
              <w:rPr>
                <w:noProof/>
                <w:webHidden/>
              </w:rPr>
              <w:fldChar w:fldCharType="begin"/>
            </w:r>
            <w:r w:rsidR="00C05C8C">
              <w:rPr>
                <w:noProof/>
                <w:webHidden/>
              </w:rPr>
              <w:instrText xml:space="preserve"> PAGEREF _Toc117274604 \h </w:instrText>
            </w:r>
            <w:r w:rsidR="00C05C8C">
              <w:rPr>
                <w:noProof/>
                <w:webHidden/>
              </w:rPr>
            </w:r>
            <w:r w:rsidR="00C05C8C">
              <w:rPr>
                <w:noProof/>
                <w:webHidden/>
              </w:rPr>
              <w:fldChar w:fldCharType="separate"/>
            </w:r>
            <w:r w:rsidR="00C05C8C">
              <w:rPr>
                <w:noProof/>
                <w:webHidden/>
              </w:rPr>
              <w:t>42</w:t>
            </w:r>
            <w:r w:rsidR="00C05C8C">
              <w:rPr>
                <w:noProof/>
                <w:webHidden/>
              </w:rPr>
              <w:fldChar w:fldCharType="end"/>
            </w:r>
          </w:hyperlink>
        </w:p>
        <w:p w14:paraId="2880D084" w14:textId="6D27EAF4" w:rsidR="00C05C8C" w:rsidRDefault="00000000" w:rsidP="00C05C8C">
          <w:pPr>
            <w:pStyle w:val="TOC1"/>
            <w:rPr>
              <w:noProof/>
              <w:sz w:val="22"/>
              <w:szCs w:val="22"/>
            </w:rPr>
          </w:pPr>
          <w:hyperlink w:anchor="_Toc117274605" w:history="1">
            <w:r w:rsidR="00C05C8C" w:rsidRPr="00FC5F9A">
              <w:rPr>
                <w:rStyle w:val="Hyperlink"/>
                <w:rFonts w:cstheme="minorHAnsi"/>
                <w:noProof/>
              </w:rPr>
              <w:t>12.</w:t>
            </w:r>
            <w:r w:rsidR="00C05C8C">
              <w:rPr>
                <w:noProof/>
                <w:sz w:val="22"/>
                <w:szCs w:val="22"/>
              </w:rPr>
              <w:tab/>
            </w:r>
            <w:r w:rsidR="00C05C8C" w:rsidRPr="00FC5F9A">
              <w:rPr>
                <w:rStyle w:val="Hyperlink"/>
                <w:rFonts w:cstheme="minorHAnsi"/>
                <w:noProof/>
              </w:rPr>
              <w:t>Transfers</w:t>
            </w:r>
            <w:r w:rsidR="00C05C8C">
              <w:rPr>
                <w:noProof/>
                <w:webHidden/>
              </w:rPr>
              <w:tab/>
            </w:r>
            <w:r w:rsidR="00C05C8C">
              <w:rPr>
                <w:noProof/>
                <w:webHidden/>
              </w:rPr>
              <w:fldChar w:fldCharType="begin"/>
            </w:r>
            <w:r w:rsidR="00C05C8C">
              <w:rPr>
                <w:noProof/>
                <w:webHidden/>
              </w:rPr>
              <w:instrText xml:space="preserve"> PAGEREF _Toc117274605 \h </w:instrText>
            </w:r>
            <w:r w:rsidR="00C05C8C">
              <w:rPr>
                <w:noProof/>
                <w:webHidden/>
              </w:rPr>
            </w:r>
            <w:r w:rsidR="00C05C8C">
              <w:rPr>
                <w:noProof/>
                <w:webHidden/>
              </w:rPr>
              <w:fldChar w:fldCharType="separate"/>
            </w:r>
            <w:r w:rsidR="00C05C8C">
              <w:rPr>
                <w:noProof/>
                <w:webHidden/>
              </w:rPr>
              <w:t>43</w:t>
            </w:r>
            <w:r w:rsidR="00C05C8C">
              <w:rPr>
                <w:noProof/>
                <w:webHidden/>
              </w:rPr>
              <w:fldChar w:fldCharType="end"/>
            </w:r>
          </w:hyperlink>
        </w:p>
        <w:p w14:paraId="70CC23C7" w14:textId="47807CAA" w:rsidR="00C05C8C" w:rsidRDefault="00000000">
          <w:pPr>
            <w:pStyle w:val="TOC2"/>
            <w:tabs>
              <w:tab w:val="left" w:pos="880"/>
              <w:tab w:val="right" w:leader="dot" w:pos="10790"/>
            </w:tabs>
            <w:rPr>
              <w:noProof/>
              <w:sz w:val="22"/>
              <w:szCs w:val="22"/>
            </w:rPr>
          </w:pPr>
          <w:hyperlink w:anchor="_Toc117274606" w:history="1">
            <w:r w:rsidR="00C05C8C" w:rsidRPr="00FC5F9A">
              <w:rPr>
                <w:rStyle w:val="Hyperlink"/>
                <w:noProof/>
              </w:rPr>
              <w:t>12.1</w:t>
            </w:r>
            <w:r w:rsidR="00C05C8C">
              <w:rPr>
                <w:noProof/>
                <w:sz w:val="22"/>
                <w:szCs w:val="22"/>
              </w:rPr>
              <w:tab/>
            </w:r>
            <w:r w:rsidR="00C05C8C" w:rsidRPr="00FC5F9A">
              <w:rPr>
                <w:rStyle w:val="Hyperlink"/>
                <w:noProof/>
              </w:rPr>
              <w:t>Manage Beneficiaries</w:t>
            </w:r>
            <w:r w:rsidR="00C05C8C">
              <w:rPr>
                <w:noProof/>
                <w:webHidden/>
              </w:rPr>
              <w:tab/>
            </w:r>
            <w:r w:rsidR="00C05C8C">
              <w:rPr>
                <w:noProof/>
                <w:webHidden/>
              </w:rPr>
              <w:fldChar w:fldCharType="begin"/>
            </w:r>
            <w:r w:rsidR="00C05C8C">
              <w:rPr>
                <w:noProof/>
                <w:webHidden/>
              </w:rPr>
              <w:instrText xml:space="preserve"> PAGEREF _Toc117274606 \h </w:instrText>
            </w:r>
            <w:r w:rsidR="00C05C8C">
              <w:rPr>
                <w:noProof/>
                <w:webHidden/>
              </w:rPr>
            </w:r>
            <w:r w:rsidR="00C05C8C">
              <w:rPr>
                <w:noProof/>
                <w:webHidden/>
              </w:rPr>
              <w:fldChar w:fldCharType="separate"/>
            </w:r>
            <w:r w:rsidR="00C05C8C">
              <w:rPr>
                <w:noProof/>
                <w:webHidden/>
              </w:rPr>
              <w:t>43</w:t>
            </w:r>
            <w:r w:rsidR="00C05C8C">
              <w:rPr>
                <w:noProof/>
                <w:webHidden/>
              </w:rPr>
              <w:fldChar w:fldCharType="end"/>
            </w:r>
          </w:hyperlink>
        </w:p>
        <w:p w14:paraId="6285829A" w14:textId="4956939E" w:rsidR="00C05C8C" w:rsidRDefault="00000000" w:rsidP="00C05C8C">
          <w:pPr>
            <w:pStyle w:val="TOC3"/>
            <w:rPr>
              <w:noProof/>
              <w:sz w:val="22"/>
              <w:szCs w:val="22"/>
            </w:rPr>
          </w:pPr>
          <w:hyperlink w:anchor="_Toc117274607" w:history="1">
            <w:r w:rsidR="00C05C8C" w:rsidRPr="00FC5F9A">
              <w:rPr>
                <w:rStyle w:val="Hyperlink"/>
                <w:noProof/>
              </w:rPr>
              <w:t>12.1.1</w:t>
            </w:r>
            <w:r w:rsidR="00C05C8C">
              <w:rPr>
                <w:noProof/>
                <w:sz w:val="22"/>
                <w:szCs w:val="22"/>
              </w:rPr>
              <w:tab/>
            </w:r>
            <w:r w:rsidR="00C05C8C" w:rsidRPr="00FC5F9A">
              <w:rPr>
                <w:rStyle w:val="Hyperlink"/>
                <w:noProof/>
              </w:rPr>
              <w:t>View Beneficiary</w:t>
            </w:r>
            <w:r w:rsidR="00C05C8C">
              <w:rPr>
                <w:noProof/>
                <w:webHidden/>
              </w:rPr>
              <w:tab/>
            </w:r>
            <w:r w:rsidR="00C05C8C">
              <w:rPr>
                <w:noProof/>
                <w:webHidden/>
              </w:rPr>
              <w:fldChar w:fldCharType="begin"/>
            </w:r>
            <w:r w:rsidR="00C05C8C">
              <w:rPr>
                <w:noProof/>
                <w:webHidden/>
              </w:rPr>
              <w:instrText xml:space="preserve"> PAGEREF _Toc117274607 \h </w:instrText>
            </w:r>
            <w:r w:rsidR="00C05C8C">
              <w:rPr>
                <w:noProof/>
                <w:webHidden/>
              </w:rPr>
            </w:r>
            <w:r w:rsidR="00C05C8C">
              <w:rPr>
                <w:noProof/>
                <w:webHidden/>
              </w:rPr>
              <w:fldChar w:fldCharType="separate"/>
            </w:r>
            <w:r w:rsidR="00C05C8C">
              <w:rPr>
                <w:noProof/>
                <w:webHidden/>
              </w:rPr>
              <w:t>43</w:t>
            </w:r>
            <w:r w:rsidR="00C05C8C">
              <w:rPr>
                <w:noProof/>
                <w:webHidden/>
              </w:rPr>
              <w:fldChar w:fldCharType="end"/>
            </w:r>
          </w:hyperlink>
        </w:p>
        <w:p w14:paraId="36F02AC8" w14:textId="6DF3AA96" w:rsidR="00C05C8C" w:rsidRDefault="00000000" w:rsidP="00C05C8C">
          <w:pPr>
            <w:pStyle w:val="TOC3"/>
            <w:rPr>
              <w:noProof/>
              <w:sz w:val="22"/>
              <w:szCs w:val="22"/>
            </w:rPr>
          </w:pPr>
          <w:hyperlink w:anchor="_Toc117274608" w:history="1">
            <w:r w:rsidR="00C05C8C" w:rsidRPr="00FC5F9A">
              <w:rPr>
                <w:rStyle w:val="Hyperlink"/>
                <w:noProof/>
              </w:rPr>
              <w:t>12.1.2</w:t>
            </w:r>
            <w:r w:rsidR="00C05C8C">
              <w:rPr>
                <w:noProof/>
                <w:sz w:val="22"/>
                <w:szCs w:val="22"/>
              </w:rPr>
              <w:tab/>
            </w:r>
            <w:r w:rsidR="00C05C8C" w:rsidRPr="00FC5F9A">
              <w:rPr>
                <w:rStyle w:val="Hyperlink"/>
                <w:noProof/>
              </w:rPr>
              <w:t>Add Beneficiary</w:t>
            </w:r>
            <w:r w:rsidR="00C05C8C">
              <w:rPr>
                <w:noProof/>
                <w:webHidden/>
              </w:rPr>
              <w:tab/>
            </w:r>
            <w:r w:rsidR="00C05C8C">
              <w:rPr>
                <w:noProof/>
                <w:webHidden/>
              </w:rPr>
              <w:fldChar w:fldCharType="begin"/>
            </w:r>
            <w:r w:rsidR="00C05C8C">
              <w:rPr>
                <w:noProof/>
                <w:webHidden/>
              </w:rPr>
              <w:instrText xml:space="preserve"> PAGEREF _Toc117274608 \h </w:instrText>
            </w:r>
            <w:r w:rsidR="00C05C8C">
              <w:rPr>
                <w:noProof/>
                <w:webHidden/>
              </w:rPr>
            </w:r>
            <w:r w:rsidR="00C05C8C">
              <w:rPr>
                <w:noProof/>
                <w:webHidden/>
              </w:rPr>
              <w:fldChar w:fldCharType="separate"/>
            </w:r>
            <w:r w:rsidR="00C05C8C">
              <w:rPr>
                <w:noProof/>
                <w:webHidden/>
              </w:rPr>
              <w:t>45</w:t>
            </w:r>
            <w:r w:rsidR="00C05C8C">
              <w:rPr>
                <w:noProof/>
                <w:webHidden/>
              </w:rPr>
              <w:fldChar w:fldCharType="end"/>
            </w:r>
          </w:hyperlink>
        </w:p>
        <w:p w14:paraId="36A61685" w14:textId="332F600A" w:rsidR="00C05C8C" w:rsidRDefault="00000000" w:rsidP="00C05C8C">
          <w:pPr>
            <w:pStyle w:val="TOC3"/>
            <w:rPr>
              <w:noProof/>
              <w:sz w:val="22"/>
              <w:szCs w:val="22"/>
            </w:rPr>
          </w:pPr>
          <w:hyperlink w:anchor="_Toc117274609" w:history="1">
            <w:r w:rsidR="00C05C8C" w:rsidRPr="00FC5F9A">
              <w:rPr>
                <w:rStyle w:val="Hyperlink"/>
                <w:noProof/>
              </w:rPr>
              <w:t>12.1.3</w:t>
            </w:r>
            <w:r w:rsidR="00C05C8C">
              <w:rPr>
                <w:noProof/>
                <w:sz w:val="22"/>
                <w:szCs w:val="22"/>
              </w:rPr>
              <w:tab/>
            </w:r>
            <w:r w:rsidR="00C05C8C" w:rsidRPr="00FC5F9A">
              <w:rPr>
                <w:rStyle w:val="Hyperlink"/>
                <w:noProof/>
              </w:rPr>
              <w:t>Edit Beneficiary</w:t>
            </w:r>
            <w:r w:rsidR="00C05C8C">
              <w:rPr>
                <w:noProof/>
                <w:webHidden/>
              </w:rPr>
              <w:tab/>
            </w:r>
            <w:r w:rsidR="00C05C8C">
              <w:rPr>
                <w:noProof/>
                <w:webHidden/>
              </w:rPr>
              <w:fldChar w:fldCharType="begin"/>
            </w:r>
            <w:r w:rsidR="00C05C8C">
              <w:rPr>
                <w:noProof/>
                <w:webHidden/>
              </w:rPr>
              <w:instrText xml:space="preserve"> PAGEREF _Toc117274609 \h </w:instrText>
            </w:r>
            <w:r w:rsidR="00C05C8C">
              <w:rPr>
                <w:noProof/>
                <w:webHidden/>
              </w:rPr>
            </w:r>
            <w:r w:rsidR="00C05C8C">
              <w:rPr>
                <w:noProof/>
                <w:webHidden/>
              </w:rPr>
              <w:fldChar w:fldCharType="separate"/>
            </w:r>
            <w:r w:rsidR="00C05C8C">
              <w:rPr>
                <w:noProof/>
                <w:webHidden/>
              </w:rPr>
              <w:t>53</w:t>
            </w:r>
            <w:r w:rsidR="00C05C8C">
              <w:rPr>
                <w:noProof/>
                <w:webHidden/>
              </w:rPr>
              <w:fldChar w:fldCharType="end"/>
            </w:r>
          </w:hyperlink>
        </w:p>
        <w:p w14:paraId="1CBABA52" w14:textId="4B57ECBB" w:rsidR="00C05C8C" w:rsidRDefault="00000000" w:rsidP="00C05C8C">
          <w:pPr>
            <w:pStyle w:val="TOC3"/>
            <w:rPr>
              <w:noProof/>
              <w:sz w:val="22"/>
              <w:szCs w:val="22"/>
            </w:rPr>
          </w:pPr>
          <w:hyperlink w:anchor="_Toc117274610" w:history="1">
            <w:r w:rsidR="00C05C8C" w:rsidRPr="00FC5F9A">
              <w:rPr>
                <w:rStyle w:val="Hyperlink"/>
                <w:noProof/>
              </w:rPr>
              <w:t>12.1.4</w:t>
            </w:r>
            <w:r w:rsidR="00C05C8C">
              <w:rPr>
                <w:noProof/>
                <w:sz w:val="22"/>
                <w:szCs w:val="22"/>
              </w:rPr>
              <w:tab/>
            </w:r>
            <w:r w:rsidR="00C05C8C" w:rsidRPr="00FC5F9A">
              <w:rPr>
                <w:rStyle w:val="Hyperlink"/>
                <w:noProof/>
              </w:rPr>
              <w:t>Delete Beneficiary</w:t>
            </w:r>
            <w:r w:rsidR="00C05C8C">
              <w:rPr>
                <w:noProof/>
                <w:webHidden/>
              </w:rPr>
              <w:tab/>
            </w:r>
            <w:r w:rsidR="00C05C8C">
              <w:rPr>
                <w:noProof/>
                <w:webHidden/>
              </w:rPr>
              <w:fldChar w:fldCharType="begin"/>
            </w:r>
            <w:r w:rsidR="00C05C8C">
              <w:rPr>
                <w:noProof/>
                <w:webHidden/>
              </w:rPr>
              <w:instrText xml:space="preserve"> PAGEREF _Toc117274610 \h </w:instrText>
            </w:r>
            <w:r w:rsidR="00C05C8C">
              <w:rPr>
                <w:noProof/>
                <w:webHidden/>
              </w:rPr>
            </w:r>
            <w:r w:rsidR="00C05C8C">
              <w:rPr>
                <w:noProof/>
                <w:webHidden/>
              </w:rPr>
              <w:fldChar w:fldCharType="separate"/>
            </w:r>
            <w:r w:rsidR="00C05C8C">
              <w:rPr>
                <w:noProof/>
                <w:webHidden/>
              </w:rPr>
              <w:t>53</w:t>
            </w:r>
            <w:r w:rsidR="00C05C8C">
              <w:rPr>
                <w:noProof/>
                <w:webHidden/>
              </w:rPr>
              <w:fldChar w:fldCharType="end"/>
            </w:r>
          </w:hyperlink>
        </w:p>
        <w:p w14:paraId="428A92A3" w14:textId="212B19E0" w:rsidR="00C05C8C" w:rsidRDefault="00000000">
          <w:pPr>
            <w:pStyle w:val="TOC2"/>
            <w:tabs>
              <w:tab w:val="left" w:pos="880"/>
              <w:tab w:val="right" w:leader="dot" w:pos="10790"/>
            </w:tabs>
            <w:rPr>
              <w:noProof/>
              <w:sz w:val="22"/>
              <w:szCs w:val="22"/>
            </w:rPr>
          </w:pPr>
          <w:hyperlink w:anchor="_Toc117274611" w:history="1">
            <w:r w:rsidR="00C05C8C" w:rsidRPr="00FC5F9A">
              <w:rPr>
                <w:rStyle w:val="Hyperlink"/>
                <w:noProof/>
              </w:rPr>
              <w:t>12.2</w:t>
            </w:r>
            <w:r w:rsidR="00C05C8C">
              <w:rPr>
                <w:noProof/>
                <w:sz w:val="22"/>
                <w:szCs w:val="22"/>
              </w:rPr>
              <w:tab/>
            </w:r>
            <w:r w:rsidR="00C05C8C" w:rsidRPr="00FC5F9A">
              <w:rPr>
                <w:rStyle w:val="Hyperlink"/>
                <w:noProof/>
              </w:rPr>
              <w:t>Fund Transfer</w:t>
            </w:r>
            <w:r w:rsidR="00C05C8C">
              <w:rPr>
                <w:noProof/>
                <w:webHidden/>
              </w:rPr>
              <w:tab/>
            </w:r>
            <w:r w:rsidR="00C05C8C">
              <w:rPr>
                <w:noProof/>
                <w:webHidden/>
              </w:rPr>
              <w:fldChar w:fldCharType="begin"/>
            </w:r>
            <w:r w:rsidR="00C05C8C">
              <w:rPr>
                <w:noProof/>
                <w:webHidden/>
              </w:rPr>
              <w:instrText xml:space="preserve"> PAGEREF _Toc117274611 \h </w:instrText>
            </w:r>
            <w:r w:rsidR="00C05C8C">
              <w:rPr>
                <w:noProof/>
                <w:webHidden/>
              </w:rPr>
            </w:r>
            <w:r w:rsidR="00C05C8C">
              <w:rPr>
                <w:noProof/>
                <w:webHidden/>
              </w:rPr>
              <w:fldChar w:fldCharType="separate"/>
            </w:r>
            <w:r w:rsidR="00C05C8C">
              <w:rPr>
                <w:noProof/>
                <w:webHidden/>
              </w:rPr>
              <w:t>54</w:t>
            </w:r>
            <w:r w:rsidR="00C05C8C">
              <w:rPr>
                <w:noProof/>
                <w:webHidden/>
              </w:rPr>
              <w:fldChar w:fldCharType="end"/>
            </w:r>
          </w:hyperlink>
        </w:p>
        <w:p w14:paraId="59284F8E" w14:textId="5C261F5B" w:rsidR="00C05C8C" w:rsidRDefault="00000000" w:rsidP="00C05C8C">
          <w:pPr>
            <w:pStyle w:val="TOC3"/>
            <w:rPr>
              <w:noProof/>
              <w:sz w:val="22"/>
              <w:szCs w:val="22"/>
            </w:rPr>
          </w:pPr>
          <w:hyperlink w:anchor="_Toc117274612" w:history="1">
            <w:r w:rsidR="00C05C8C" w:rsidRPr="00FC5F9A">
              <w:rPr>
                <w:rStyle w:val="Hyperlink"/>
                <w:noProof/>
              </w:rPr>
              <w:t>12.2.1</w:t>
            </w:r>
            <w:r w:rsidR="00C05C8C">
              <w:rPr>
                <w:noProof/>
                <w:sz w:val="22"/>
                <w:szCs w:val="22"/>
              </w:rPr>
              <w:tab/>
            </w:r>
            <w:r w:rsidR="00C05C8C" w:rsidRPr="00FC5F9A">
              <w:rPr>
                <w:rStyle w:val="Hyperlink"/>
                <w:noProof/>
              </w:rPr>
              <w:t>Within Own Accounts</w:t>
            </w:r>
            <w:r w:rsidR="00C05C8C">
              <w:rPr>
                <w:noProof/>
                <w:webHidden/>
              </w:rPr>
              <w:tab/>
            </w:r>
            <w:r w:rsidR="00C05C8C">
              <w:rPr>
                <w:noProof/>
                <w:webHidden/>
              </w:rPr>
              <w:fldChar w:fldCharType="begin"/>
            </w:r>
            <w:r w:rsidR="00C05C8C">
              <w:rPr>
                <w:noProof/>
                <w:webHidden/>
              </w:rPr>
              <w:instrText xml:space="preserve"> PAGEREF _Toc117274612 \h </w:instrText>
            </w:r>
            <w:r w:rsidR="00C05C8C">
              <w:rPr>
                <w:noProof/>
                <w:webHidden/>
              </w:rPr>
            </w:r>
            <w:r w:rsidR="00C05C8C">
              <w:rPr>
                <w:noProof/>
                <w:webHidden/>
              </w:rPr>
              <w:fldChar w:fldCharType="separate"/>
            </w:r>
            <w:r w:rsidR="00C05C8C">
              <w:rPr>
                <w:noProof/>
                <w:webHidden/>
              </w:rPr>
              <w:t>55</w:t>
            </w:r>
            <w:r w:rsidR="00C05C8C">
              <w:rPr>
                <w:noProof/>
                <w:webHidden/>
              </w:rPr>
              <w:fldChar w:fldCharType="end"/>
            </w:r>
          </w:hyperlink>
        </w:p>
        <w:p w14:paraId="7A80DA57" w14:textId="59B1E7BF" w:rsidR="00C05C8C" w:rsidRDefault="00000000" w:rsidP="00C05C8C">
          <w:pPr>
            <w:pStyle w:val="TOC3"/>
            <w:rPr>
              <w:noProof/>
              <w:sz w:val="22"/>
              <w:szCs w:val="22"/>
            </w:rPr>
          </w:pPr>
          <w:hyperlink w:anchor="_Toc117274613" w:history="1">
            <w:r w:rsidR="00C05C8C" w:rsidRPr="00FC5F9A">
              <w:rPr>
                <w:rStyle w:val="Hyperlink"/>
                <w:noProof/>
              </w:rPr>
              <w:t>12.2.2</w:t>
            </w:r>
            <w:r w:rsidR="00C05C8C">
              <w:rPr>
                <w:noProof/>
                <w:sz w:val="22"/>
                <w:szCs w:val="22"/>
              </w:rPr>
              <w:tab/>
            </w:r>
            <w:r w:rsidR="00C05C8C" w:rsidRPr="00FC5F9A">
              <w:rPr>
                <w:rStyle w:val="Hyperlink"/>
                <w:noProof/>
              </w:rPr>
              <w:t>Within Al Masraf</w:t>
            </w:r>
            <w:r w:rsidR="00C05C8C">
              <w:rPr>
                <w:noProof/>
                <w:webHidden/>
              </w:rPr>
              <w:tab/>
            </w:r>
            <w:r w:rsidR="00C05C8C">
              <w:rPr>
                <w:noProof/>
                <w:webHidden/>
              </w:rPr>
              <w:fldChar w:fldCharType="begin"/>
            </w:r>
            <w:r w:rsidR="00C05C8C">
              <w:rPr>
                <w:noProof/>
                <w:webHidden/>
              </w:rPr>
              <w:instrText xml:space="preserve"> PAGEREF _Toc117274613 \h </w:instrText>
            </w:r>
            <w:r w:rsidR="00C05C8C">
              <w:rPr>
                <w:noProof/>
                <w:webHidden/>
              </w:rPr>
            </w:r>
            <w:r w:rsidR="00C05C8C">
              <w:rPr>
                <w:noProof/>
                <w:webHidden/>
              </w:rPr>
              <w:fldChar w:fldCharType="separate"/>
            </w:r>
            <w:r w:rsidR="00C05C8C">
              <w:rPr>
                <w:noProof/>
                <w:webHidden/>
              </w:rPr>
              <w:t>58</w:t>
            </w:r>
            <w:r w:rsidR="00C05C8C">
              <w:rPr>
                <w:noProof/>
                <w:webHidden/>
              </w:rPr>
              <w:fldChar w:fldCharType="end"/>
            </w:r>
          </w:hyperlink>
        </w:p>
        <w:p w14:paraId="3C45410E" w14:textId="02833FB6" w:rsidR="00C05C8C" w:rsidRDefault="00000000" w:rsidP="00C05C8C">
          <w:pPr>
            <w:pStyle w:val="TOC3"/>
            <w:rPr>
              <w:noProof/>
              <w:sz w:val="22"/>
              <w:szCs w:val="22"/>
            </w:rPr>
          </w:pPr>
          <w:hyperlink w:anchor="_Toc117274614" w:history="1">
            <w:r w:rsidR="00C05C8C" w:rsidRPr="00FC5F9A">
              <w:rPr>
                <w:rStyle w:val="Hyperlink"/>
                <w:noProof/>
              </w:rPr>
              <w:t>12.2.3</w:t>
            </w:r>
            <w:r w:rsidR="00C05C8C">
              <w:rPr>
                <w:noProof/>
                <w:sz w:val="22"/>
                <w:szCs w:val="22"/>
              </w:rPr>
              <w:tab/>
            </w:r>
            <w:r w:rsidR="00C05C8C" w:rsidRPr="00FC5F9A">
              <w:rPr>
                <w:rStyle w:val="Hyperlink"/>
                <w:noProof/>
              </w:rPr>
              <w:t>Within UAE</w:t>
            </w:r>
            <w:r w:rsidR="00C05C8C">
              <w:rPr>
                <w:noProof/>
                <w:webHidden/>
              </w:rPr>
              <w:tab/>
            </w:r>
            <w:r w:rsidR="00C05C8C">
              <w:rPr>
                <w:noProof/>
                <w:webHidden/>
              </w:rPr>
              <w:fldChar w:fldCharType="begin"/>
            </w:r>
            <w:r w:rsidR="00C05C8C">
              <w:rPr>
                <w:noProof/>
                <w:webHidden/>
              </w:rPr>
              <w:instrText xml:space="preserve"> PAGEREF _Toc117274614 \h </w:instrText>
            </w:r>
            <w:r w:rsidR="00C05C8C">
              <w:rPr>
                <w:noProof/>
                <w:webHidden/>
              </w:rPr>
            </w:r>
            <w:r w:rsidR="00C05C8C">
              <w:rPr>
                <w:noProof/>
                <w:webHidden/>
              </w:rPr>
              <w:fldChar w:fldCharType="separate"/>
            </w:r>
            <w:r w:rsidR="00C05C8C">
              <w:rPr>
                <w:noProof/>
                <w:webHidden/>
              </w:rPr>
              <w:t>62</w:t>
            </w:r>
            <w:r w:rsidR="00C05C8C">
              <w:rPr>
                <w:noProof/>
                <w:webHidden/>
              </w:rPr>
              <w:fldChar w:fldCharType="end"/>
            </w:r>
          </w:hyperlink>
        </w:p>
        <w:p w14:paraId="47DD7CE5" w14:textId="3F090244" w:rsidR="00C05C8C" w:rsidRDefault="00000000" w:rsidP="00C05C8C">
          <w:pPr>
            <w:pStyle w:val="TOC3"/>
            <w:rPr>
              <w:noProof/>
              <w:sz w:val="22"/>
              <w:szCs w:val="22"/>
            </w:rPr>
          </w:pPr>
          <w:hyperlink w:anchor="_Toc117274615" w:history="1">
            <w:r w:rsidR="00C05C8C" w:rsidRPr="00FC5F9A">
              <w:rPr>
                <w:rStyle w:val="Hyperlink"/>
                <w:noProof/>
              </w:rPr>
              <w:t>12.2.4</w:t>
            </w:r>
            <w:r w:rsidR="00C05C8C">
              <w:rPr>
                <w:noProof/>
                <w:sz w:val="22"/>
                <w:szCs w:val="22"/>
              </w:rPr>
              <w:tab/>
            </w:r>
            <w:r w:rsidR="00C05C8C" w:rsidRPr="00FC5F9A">
              <w:rPr>
                <w:rStyle w:val="Hyperlink"/>
                <w:noProof/>
              </w:rPr>
              <w:t>International Transfer</w:t>
            </w:r>
            <w:r w:rsidR="00C05C8C">
              <w:rPr>
                <w:noProof/>
                <w:webHidden/>
              </w:rPr>
              <w:tab/>
            </w:r>
            <w:r w:rsidR="00C05C8C">
              <w:rPr>
                <w:noProof/>
                <w:webHidden/>
              </w:rPr>
              <w:fldChar w:fldCharType="begin"/>
            </w:r>
            <w:r w:rsidR="00C05C8C">
              <w:rPr>
                <w:noProof/>
                <w:webHidden/>
              </w:rPr>
              <w:instrText xml:space="preserve"> PAGEREF _Toc117274615 \h </w:instrText>
            </w:r>
            <w:r w:rsidR="00C05C8C">
              <w:rPr>
                <w:noProof/>
                <w:webHidden/>
              </w:rPr>
            </w:r>
            <w:r w:rsidR="00C05C8C">
              <w:rPr>
                <w:noProof/>
                <w:webHidden/>
              </w:rPr>
              <w:fldChar w:fldCharType="separate"/>
            </w:r>
            <w:r w:rsidR="00C05C8C">
              <w:rPr>
                <w:noProof/>
                <w:webHidden/>
              </w:rPr>
              <w:t>67</w:t>
            </w:r>
            <w:r w:rsidR="00C05C8C">
              <w:rPr>
                <w:noProof/>
                <w:webHidden/>
              </w:rPr>
              <w:fldChar w:fldCharType="end"/>
            </w:r>
          </w:hyperlink>
        </w:p>
        <w:p w14:paraId="170D299F" w14:textId="469AD512" w:rsidR="00C05C8C" w:rsidRDefault="00000000">
          <w:pPr>
            <w:pStyle w:val="TOC2"/>
            <w:tabs>
              <w:tab w:val="left" w:pos="880"/>
              <w:tab w:val="right" w:leader="dot" w:pos="10790"/>
            </w:tabs>
            <w:rPr>
              <w:noProof/>
              <w:sz w:val="22"/>
              <w:szCs w:val="22"/>
            </w:rPr>
          </w:pPr>
          <w:hyperlink w:anchor="_Toc117274616" w:history="1">
            <w:r w:rsidR="00C05C8C" w:rsidRPr="00FC5F9A">
              <w:rPr>
                <w:rStyle w:val="Hyperlink"/>
                <w:noProof/>
              </w:rPr>
              <w:t>12.3</w:t>
            </w:r>
            <w:r w:rsidR="00C05C8C">
              <w:rPr>
                <w:noProof/>
                <w:sz w:val="22"/>
                <w:szCs w:val="22"/>
              </w:rPr>
              <w:tab/>
            </w:r>
            <w:r w:rsidR="00C05C8C" w:rsidRPr="00FC5F9A">
              <w:rPr>
                <w:rStyle w:val="Hyperlink"/>
                <w:noProof/>
              </w:rPr>
              <w:t>Manage Card Beneficiaries</w:t>
            </w:r>
            <w:r w:rsidR="00C05C8C">
              <w:rPr>
                <w:noProof/>
                <w:webHidden/>
              </w:rPr>
              <w:tab/>
            </w:r>
            <w:r w:rsidR="00C05C8C">
              <w:rPr>
                <w:noProof/>
                <w:webHidden/>
              </w:rPr>
              <w:fldChar w:fldCharType="begin"/>
            </w:r>
            <w:r w:rsidR="00C05C8C">
              <w:rPr>
                <w:noProof/>
                <w:webHidden/>
              </w:rPr>
              <w:instrText xml:space="preserve"> PAGEREF _Toc117274616 \h </w:instrText>
            </w:r>
            <w:r w:rsidR="00C05C8C">
              <w:rPr>
                <w:noProof/>
                <w:webHidden/>
              </w:rPr>
            </w:r>
            <w:r w:rsidR="00C05C8C">
              <w:rPr>
                <w:noProof/>
                <w:webHidden/>
              </w:rPr>
              <w:fldChar w:fldCharType="separate"/>
            </w:r>
            <w:r w:rsidR="00C05C8C">
              <w:rPr>
                <w:noProof/>
                <w:webHidden/>
              </w:rPr>
              <w:t>71</w:t>
            </w:r>
            <w:r w:rsidR="00C05C8C">
              <w:rPr>
                <w:noProof/>
                <w:webHidden/>
              </w:rPr>
              <w:fldChar w:fldCharType="end"/>
            </w:r>
          </w:hyperlink>
        </w:p>
        <w:p w14:paraId="6F0276BA" w14:textId="70DD66EF" w:rsidR="00C05C8C" w:rsidRDefault="00000000" w:rsidP="00C05C8C">
          <w:pPr>
            <w:pStyle w:val="TOC3"/>
            <w:rPr>
              <w:noProof/>
              <w:sz w:val="22"/>
              <w:szCs w:val="22"/>
            </w:rPr>
          </w:pPr>
          <w:hyperlink w:anchor="_Toc117274617" w:history="1">
            <w:r w:rsidR="00C05C8C" w:rsidRPr="00FC5F9A">
              <w:rPr>
                <w:rStyle w:val="Hyperlink"/>
                <w:noProof/>
              </w:rPr>
              <w:t>12.3.1</w:t>
            </w:r>
            <w:r w:rsidR="00C05C8C">
              <w:rPr>
                <w:noProof/>
                <w:sz w:val="22"/>
                <w:szCs w:val="22"/>
              </w:rPr>
              <w:tab/>
            </w:r>
            <w:r w:rsidR="00C05C8C" w:rsidRPr="00FC5F9A">
              <w:rPr>
                <w:rStyle w:val="Hyperlink"/>
                <w:noProof/>
              </w:rPr>
              <w:t>View Beneficiary</w:t>
            </w:r>
            <w:r w:rsidR="00C05C8C">
              <w:rPr>
                <w:noProof/>
                <w:webHidden/>
              </w:rPr>
              <w:tab/>
            </w:r>
            <w:r w:rsidR="00C05C8C">
              <w:rPr>
                <w:noProof/>
                <w:webHidden/>
              </w:rPr>
              <w:fldChar w:fldCharType="begin"/>
            </w:r>
            <w:r w:rsidR="00C05C8C">
              <w:rPr>
                <w:noProof/>
                <w:webHidden/>
              </w:rPr>
              <w:instrText xml:space="preserve"> PAGEREF _Toc117274617 \h </w:instrText>
            </w:r>
            <w:r w:rsidR="00C05C8C">
              <w:rPr>
                <w:noProof/>
                <w:webHidden/>
              </w:rPr>
            </w:r>
            <w:r w:rsidR="00C05C8C">
              <w:rPr>
                <w:noProof/>
                <w:webHidden/>
              </w:rPr>
              <w:fldChar w:fldCharType="separate"/>
            </w:r>
            <w:r w:rsidR="00C05C8C">
              <w:rPr>
                <w:noProof/>
                <w:webHidden/>
              </w:rPr>
              <w:t>71</w:t>
            </w:r>
            <w:r w:rsidR="00C05C8C">
              <w:rPr>
                <w:noProof/>
                <w:webHidden/>
              </w:rPr>
              <w:fldChar w:fldCharType="end"/>
            </w:r>
          </w:hyperlink>
        </w:p>
        <w:p w14:paraId="4C919FBA" w14:textId="45AB7B88" w:rsidR="00C05C8C" w:rsidRDefault="00000000" w:rsidP="00C05C8C">
          <w:pPr>
            <w:pStyle w:val="TOC3"/>
            <w:rPr>
              <w:noProof/>
              <w:sz w:val="22"/>
              <w:szCs w:val="22"/>
            </w:rPr>
          </w:pPr>
          <w:hyperlink w:anchor="_Toc117274618" w:history="1">
            <w:r w:rsidR="00C05C8C" w:rsidRPr="00FC5F9A">
              <w:rPr>
                <w:rStyle w:val="Hyperlink"/>
                <w:noProof/>
              </w:rPr>
              <w:t>12.3.2</w:t>
            </w:r>
            <w:r w:rsidR="00C05C8C">
              <w:rPr>
                <w:noProof/>
                <w:sz w:val="22"/>
                <w:szCs w:val="22"/>
              </w:rPr>
              <w:tab/>
            </w:r>
            <w:r w:rsidR="00C05C8C" w:rsidRPr="00FC5F9A">
              <w:rPr>
                <w:rStyle w:val="Hyperlink"/>
                <w:noProof/>
              </w:rPr>
              <w:t>Add Beneficiary</w:t>
            </w:r>
            <w:r w:rsidR="00C05C8C">
              <w:rPr>
                <w:noProof/>
                <w:webHidden/>
              </w:rPr>
              <w:tab/>
            </w:r>
            <w:r w:rsidR="00C05C8C">
              <w:rPr>
                <w:noProof/>
                <w:webHidden/>
              </w:rPr>
              <w:fldChar w:fldCharType="begin"/>
            </w:r>
            <w:r w:rsidR="00C05C8C">
              <w:rPr>
                <w:noProof/>
                <w:webHidden/>
              </w:rPr>
              <w:instrText xml:space="preserve"> PAGEREF _Toc117274618 \h </w:instrText>
            </w:r>
            <w:r w:rsidR="00C05C8C">
              <w:rPr>
                <w:noProof/>
                <w:webHidden/>
              </w:rPr>
            </w:r>
            <w:r w:rsidR="00C05C8C">
              <w:rPr>
                <w:noProof/>
                <w:webHidden/>
              </w:rPr>
              <w:fldChar w:fldCharType="separate"/>
            </w:r>
            <w:r w:rsidR="00C05C8C">
              <w:rPr>
                <w:noProof/>
                <w:webHidden/>
              </w:rPr>
              <w:t>72</w:t>
            </w:r>
            <w:r w:rsidR="00C05C8C">
              <w:rPr>
                <w:noProof/>
                <w:webHidden/>
              </w:rPr>
              <w:fldChar w:fldCharType="end"/>
            </w:r>
          </w:hyperlink>
        </w:p>
        <w:p w14:paraId="09A97A9D" w14:textId="1FB83FAB" w:rsidR="00C05C8C" w:rsidRDefault="00000000" w:rsidP="00C05C8C">
          <w:pPr>
            <w:pStyle w:val="TOC3"/>
            <w:rPr>
              <w:noProof/>
              <w:sz w:val="22"/>
              <w:szCs w:val="22"/>
            </w:rPr>
          </w:pPr>
          <w:hyperlink w:anchor="_Toc117274619" w:history="1">
            <w:r w:rsidR="00C05C8C" w:rsidRPr="00FC5F9A">
              <w:rPr>
                <w:rStyle w:val="Hyperlink"/>
                <w:noProof/>
              </w:rPr>
              <w:t>12.3.3</w:t>
            </w:r>
            <w:r w:rsidR="00C05C8C">
              <w:rPr>
                <w:noProof/>
                <w:sz w:val="22"/>
                <w:szCs w:val="22"/>
              </w:rPr>
              <w:tab/>
            </w:r>
            <w:r w:rsidR="00C05C8C" w:rsidRPr="00FC5F9A">
              <w:rPr>
                <w:rStyle w:val="Hyperlink"/>
                <w:noProof/>
              </w:rPr>
              <w:t>Edit Beneficiary</w:t>
            </w:r>
            <w:r w:rsidR="00C05C8C">
              <w:rPr>
                <w:noProof/>
                <w:webHidden/>
              </w:rPr>
              <w:tab/>
            </w:r>
            <w:r w:rsidR="00C05C8C">
              <w:rPr>
                <w:noProof/>
                <w:webHidden/>
              </w:rPr>
              <w:fldChar w:fldCharType="begin"/>
            </w:r>
            <w:r w:rsidR="00C05C8C">
              <w:rPr>
                <w:noProof/>
                <w:webHidden/>
              </w:rPr>
              <w:instrText xml:space="preserve"> PAGEREF _Toc117274619 \h </w:instrText>
            </w:r>
            <w:r w:rsidR="00C05C8C">
              <w:rPr>
                <w:noProof/>
                <w:webHidden/>
              </w:rPr>
            </w:r>
            <w:r w:rsidR="00C05C8C">
              <w:rPr>
                <w:noProof/>
                <w:webHidden/>
              </w:rPr>
              <w:fldChar w:fldCharType="separate"/>
            </w:r>
            <w:r w:rsidR="00C05C8C">
              <w:rPr>
                <w:noProof/>
                <w:webHidden/>
              </w:rPr>
              <w:t>77</w:t>
            </w:r>
            <w:r w:rsidR="00C05C8C">
              <w:rPr>
                <w:noProof/>
                <w:webHidden/>
              </w:rPr>
              <w:fldChar w:fldCharType="end"/>
            </w:r>
          </w:hyperlink>
        </w:p>
        <w:p w14:paraId="45D19CEC" w14:textId="180317DD" w:rsidR="00C05C8C" w:rsidRDefault="00000000" w:rsidP="00C05C8C">
          <w:pPr>
            <w:pStyle w:val="TOC3"/>
            <w:rPr>
              <w:noProof/>
              <w:sz w:val="22"/>
              <w:szCs w:val="22"/>
            </w:rPr>
          </w:pPr>
          <w:hyperlink w:anchor="_Toc117274620" w:history="1">
            <w:r w:rsidR="00C05C8C" w:rsidRPr="00FC5F9A">
              <w:rPr>
                <w:rStyle w:val="Hyperlink"/>
                <w:noProof/>
              </w:rPr>
              <w:t>12.3.4</w:t>
            </w:r>
            <w:r w:rsidR="00C05C8C">
              <w:rPr>
                <w:noProof/>
                <w:sz w:val="22"/>
                <w:szCs w:val="22"/>
              </w:rPr>
              <w:tab/>
            </w:r>
            <w:r w:rsidR="00C05C8C" w:rsidRPr="00FC5F9A">
              <w:rPr>
                <w:rStyle w:val="Hyperlink"/>
                <w:noProof/>
              </w:rPr>
              <w:t>Delete Beneficiary</w:t>
            </w:r>
            <w:r w:rsidR="00C05C8C">
              <w:rPr>
                <w:noProof/>
                <w:webHidden/>
              </w:rPr>
              <w:tab/>
            </w:r>
            <w:r w:rsidR="00C05C8C">
              <w:rPr>
                <w:noProof/>
                <w:webHidden/>
              </w:rPr>
              <w:fldChar w:fldCharType="begin"/>
            </w:r>
            <w:r w:rsidR="00C05C8C">
              <w:rPr>
                <w:noProof/>
                <w:webHidden/>
              </w:rPr>
              <w:instrText xml:space="preserve"> PAGEREF _Toc117274620 \h </w:instrText>
            </w:r>
            <w:r w:rsidR="00C05C8C">
              <w:rPr>
                <w:noProof/>
                <w:webHidden/>
              </w:rPr>
            </w:r>
            <w:r w:rsidR="00C05C8C">
              <w:rPr>
                <w:noProof/>
                <w:webHidden/>
              </w:rPr>
              <w:fldChar w:fldCharType="separate"/>
            </w:r>
            <w:r w:rsidR="00C05C8C">
              <w:rPr>
                <w:noProof/>
                <w:webHidden/>
              </w:rPr>
              <w:t>77</w:t>
            </w:r>
            <w:r w:rsidR="00C05C8C">
              <w:rPr>
                <w:noProof/>
                <w:webHidden/>
              </w:rPr>
              <w:fldChar w:fldCharType="end"/>
            </w:r>
          </w:hyperlink>
        </w:p>
        <w:p w14:paraId="157DD2F1" w14:textId="225143AC" w:rsidR="00C05C8C" w:rsidRDefault="00000000">
          <w:pPr>
            <w:pStyle w:val="TOC2"/>
            <w:tabs>
              <w:tab w:val="left" w:pos="880"/>
              <w:tab w:val="right" w:leader="dot" w:pos="10790"/>
            </w:tabs>
            <w:rPr>
              <w:noProof/>
              <w:sz w:val="22"/>
              <w:szCs w:val="22"/>
            </w:rPr>
          </w:pPr>
          <w:hyperlink w:anchor="_Toc117274621" w:history="1">
            <w:r w:rsidR="00C05C8C" w:rsidRPr="00FC5F9A">
              <w:rPr>
                <w:rStyle w:val="Hyperlink"/>
                <w:rFonts w:cstheme="minorHAnsi"/>
                <w:noProof/>
              </w:rPr>
              <w:t>12.4</w:t>
            </w:r>
            <w:r w:rsidR="00C05C8C">
              <w:rPr>
                <w:noProof/>
                <w:sz w:val="22"/>
                <w:szCs w:val="22"/>
              </w:rPr>
              <w:tab/>
            </w:r>
            <w:r w:rsidR="00C05C8C" w:rsidRPr="00FC5F9A">
              <w:rPr>
                <w:rStyle w:val="Hyperlink"/>
                <w:noProof/>
              </w:rPr>
              <w:t>Card Payments</w:t>
            </w:r>
            <w:r w:rsidR="00C05C8C">
              <w:rPr>
                <w:noProof/>
                <w:webHidden/>
              </w:rPr>
              <w:tab/>
            </w:r>
            <w:r w:rsidR="00C05C8C">
              <w:rPr>
                <w:noProof/>
                <w:webHidden/>
              </w:rPr>
              <w:fldChar w:fldCharType="begin"/>
            </w:r>
            <w:r w:rsidR="00C05C8C">
              <w:rPr>
                <w:noProof/>
                <w:webHidden/>
              </w:rPr>
              <w:instrText xml:space="preserve"> PAGEREF _Toc117274621 \h </w:instrText>
            </w:r>
            <w:r w:rsidR="00C05C8C">
              <w:rPr>
                <w:noProof/>
                <w:webHidden/>
              </w:rPr>
            </w:r>
            <w:r w:rsidR="00C05C8C">
              <w:rPr>
                <w:noProof/>
                <w:webHidden/>
              </w:rPr>
              <w:fldChar w:fldCharType="separate"/>
            </w:r>
            <w:r w:rsidR="00C05C8C">
              <w:rPr>
                <w:noProof/>
                <w:webHidden/>
              </w:rPr>
              <w:t>78</w:t>
            </w:r>
            <w:r w:rsidR="00C05C8C">
              <w:rPr>
                <w:noProof/>
                <w:webHidden/>
              </w:rPr>
              <w:fldChar w:fldCharType="end"/>
            </w:r>
          </w:hyperlink>
        </w:p>
        <w:p w14:paraId="17122CCA" w14:textId="4DFA74D7" w:rsidR="00C05C8C" w:rsidRDefault="00000000" w:rsidP="00C05C8C">
          <w:pPr>
            <w:pStyle w:val="TOC3"/>
            <w:rPr>
              <w:noProof/>
              <w:sz w:val="22"/>
              <w:szCs w:val="22"/>
            </w:rPr>
          </w:pPr>
          <w:hyperlink w:anchor="_Toc117274622" w:history="1">
            <w:r w:rsidR="00C05C8C" w:rsidRPr="00FC5F9A">
              <w:rPr>
                <w:rStyle w:val="Hyperlink"/>
                <w:noProof/>
              </w:rPr>
              <w:t>12.4.1</w:t>
            </w:r>
            <w:r w:rsidR="00C05C8C">
              <w:rPr>
                <w:noProof/>
                <w:sz w:val="22"/>
                <w:szCs w:val="22"/>
              </w:rPr>
              <w:tab/>
            </w:r>
            <w:r w:rsidR="00C05C8C" w:rsidRPr="00FC5F9A">
              <w:rPr>
                <w:rStyle w:val="Hyperlink"/>
                <w:noProof/>
              </w:rPr>
              <w:t>Within Own Accounts</w:t>
            </w:r>
            <w:r w:rsidR="00C05C8C">
              <w:rPr>
                <w:noProof/>
                <w:webHidden/>
              </w:rPr>
              <w:tab/>
            </w:r>
            <w:r w:rsidR="00C05C8C">
              <w:rPr>
                <w:noProof/>
                <w:webHidden/>
              </w:rPr>
              <w:fldChar w:fldCharType="begin"/>
            </w:r>
            <w:r w:rsidR="00C05C8C">
              <w:rPr>
                <w:noProof/>
                <w:webHidden/>
              </w:rPr>
              <w:instrText xml:space="preserve"> PAGEREF _Toc117274622 \h </w:instrText>
            </w:r>
            <w:r w:rsidR="00C05C8C">
              <w:rPr>
                <w:noProof/>
                <w:webHidden/>
              </w:rPr>
            </w:r>
            <w:r w:rsidR="00C05C8C">
              <w:rPr>
                <w:noProof/>
                <w:webHidden/>
              </w:rPr>
              <w:fldChar w:fldCharType="separate"/>
            </w:r>
            <w:r w:rsidR="00C05C8C">
              <w:rPr>
                <w:noProof/>
                <w:webHidden/>
              </w:rPr>
              <w:t>78</w:t>
            </w:r>
            <w:r w:rsidR="00C05C8C">
              <w:rPr>
                <w:noProof/>
                <w:webHidden/>
              </w:rPr>
              <w:fldChar w:fldCharType="end"/>
            </w:r>
          </w:hyperlink>
        </w:p>
        <w:p w14:paraId="2F4CEE91" w14:textId="5168E4E0" w:rsidR="00C05C8C" w:rsidRDefault="00000000" w:rsidP="00C05C8C">
          <w:pPr>
            <w:pStyle w:val="TOC3"/>
            <w:rPr>
              <w:noProof/>
              <w:sz w:val="22"/>
              <w:szCs w:val="22"/>
            </w:rPr>
          </w:pPr>
          <w:hyperlink w:anchor="_Toc117274623" w:history="1">
            <w:r w:rsidR="00C05C8C" w:rsidRPr="00FC5F9A">
              <w:rPr>
                <w:rStyle w:val="Hyperlink"/>
                <w:noProof/>
              </w:rPr>
              <w:t>12.4.2</w:t>
            </w:r>
            <w:r w:rsidR="00C05C8C">
              <w:rPr>
                <w:noProof/>
                <w:sz w:val="22"/>
                <w:szCs w:val="22"/>
              </w:rPr>
              <w:tab/>
            </w:r>
            <w:r w:rsidR="00C05C8C" w:rsidRPr="00FC5F9A">
              <w:rPr>
                <w:rStyle w:val="Hyperlink"/>
                <w:noProof/>
              </w:rPr>
              <w:t>Within Al Masraf</w:t>
            </w:r>
            <w:r w:rsidR="00C05C8C">
              <w:rPr>
                <w:noProof/>
                <w:webHidden/>
              </w:rPr>
              <w:tab/>
            </w:r>
            <w:r w:rsidR="00C05C8C">
              <w:rPr>
                <w:noProof/>
                <w:webHidden/>
              </w:rPr>
              <w:fldChar w:fldCharType="begin"/>
            </w:r>
            <w:r w:rsidR="00C05C8C">
              <w:rPr>
                <w:noProof/>
                <w:webHidden/>
              </w:rPr>
              <w:instrText xml:space="preserve"> PAGEREF _Toc117274623 \h </w:instrText>
            </w:r>
            <w:r w:rsidR="00C05C8C">
              <w:rPr>
                <w:noProof/>
                <w:webHidden/>
              </w:rPr>
            </w:r>
            <w:r w:rsidR="00C05C8C">
              <w:rPr>
                <w:noProof/>
                <w:webHidden/>
              </w:rPr>
              <w:fldChar w:fldCharType="separate"/>
            </w:r>
            <w:r w:rsidR="00C05C8C">
              <w:rPr>
                <w:noProof/>
                <w:webHidden/>
              </w:rPr>
              <w:t>81</w:t>
            </w:r>
            <w:r w:rsidR="00C05C8C">
              <w:rPr>
                <w:noProof/>
                <w:webHidden/>
              </w:rPr>
              <w:fldChar w:fldCharType="end"/>
            </w:r>
          </w:hyperlink>
        </w:p>
        <w:p w14:paraId="3568F875" w14:textId="69B4AA35" w:rsidR="00C05C8C" w:rsidRDefault="00000000" w:rsidP="00C05C8C">
          <w:pPr>
            <w:pStyle w:val="TOC3"/>
            <w:rPr>
              <w:noProof/>
              <w:sz w:val="22"/>
              <w:szCs w:val="22"/>
            </w:rPr>
          </w:pPr>
          <w:hyperlink w:anchor="_Toc117274624" w:history="1">
            <w:r w:rsidR="00C05C8C" w:rsidRPr="00FC5F9A">
              <w:rPr>
                <w:rStyle w:val="Hyperlink"/>
                <w:noProof/>
              </w:rPr>
              <w:t>12.4.3</w:t>
            </w:r>
            <w:r w:rsidR="00C05C8C">
              <w:rPr>
                <w:noProof/>
                <w:sz w:val="22"/>
                <w:szCs w:val="22"/>
              </w:rPr>
              <w:tab/>
            </w:r>
            <w:r w:rsidR="00C05C8C" w:rsidRPr="00FC5F9A">
              <w:rPr>
                <w:rStyle w:val="Hyperlink"/>
                <w:noProof/>
              </w:rPr>
              <w:t>Within UAE</w:t>
            </w:r>
            <w:r w:rsidR="00C05C8C">
              <w:rPr>
                <w:noProof/>
                <w:webHidden/>
              </w:rPr>
              <w:tab/>
            </w:r>
            <w:r w:rsidR="00C05C8C">
              <w:rPr>
                <w:noProof/>
                <w:webHidden/>
              </w:rPr>
              <w:fldChar w:fldCharType="begin"/>
            </w:r>
            <w:r w:rsidR="00C05C8C">
              <w:rPr>
                <w:noProof/>
                <w:webHidden/>
              </w:rPr>
              <w:instrText xml:space="preserve"> PAGEREF _Toc117274624 \h </w:instrText>
            </w:r>
            <w:r w:rsidR="00C05C8C">
              <w:rPr>
                <w:noProof/>
                <w:webHidden/>
              </w:rPr>
            </w:r>
            <w:r w:rsidR="00C05C8C">
              <w:rPr>
                <w:noProof/>
                <w:webHidden/>
              </w:rPr>
              <w:fldChar w:fldCharType="separate"/>
            </w:r>
            <w:r w:rsidR="00C05C8C">
              <w:rPr>
                <w:noProof/>
                <w:webHidden/>
              </w:rPr>
              <w:t>84</w:t>
            </w:r>
            <w:r w:rsidR="00C05C8C">
              <w:rPr>
                <w:noProof/>
                <w:webHidden/>
              </w:rPr>
              <w:fldChar w:fldCharType="end"/>
            </w:r>
          </w:hyperlink>
        </w:p>
        <w:p w14:paraId="17107ACC" w14:textId="0467EFF1" w:rsidR="00C05C8C" w:rsidRDefault="00000000">
          <w:pPr>
            <w:pStyle w:val="TOC2"/>
            <w:tabs>
              <w:tab w:val="left" w:pos="880"/>
              <w:tab w:val="right" w:leader="dot" w:pos="10790"/>
            </w:tabs>
            <w:rPr>
              <w:noProof/>
              <w:sz w:val="22"/>
              <w:szCs w:val="22"/>
            </w:rPr>
          </w:pPr>
          <w:hyperlink w:anchor="_Toc117274625" w:history="1">
            <w:r w:rsidR="00C05C8C" w:rsidRPr="00FC5F9A">
              <w:rPr>
                <w:rStyle w:val="Hyperlink"/>
                <w:noProof/>
              </w:rPr>
              <w:t>12.5</w:t>
            </w:r>
            <w:r w:rsidR="00C05C8C">
              <w:rPr>
                <w:noProof/>
                <w:sz w:val="22"/>
                <w:szCs w:val="22"/>
              </w:rPr>
              <w:tab/>
            </w:r>
            <w:r w:rsidR="00C05C8C" w:rsidRPr="00FC5F9A">
              <w:rPr>
                <w:rStyle w:val="Hyperlink"/>
                <w:noProof/>
              </w:rPr>
              <w:t>Manage Future Transfers</w:t>
            </w:r>
            <w:r w:rsidR="00C05C8C">
              <w:rPr>
                <w:noProof/>
                <w:webHidden/>
              </w:rPr>
              <w:tab/>
            </w:r>
            <w:r w:rsidR="00C05C8C">
              <w:rPr>
                <w:noProof/>
                <w:webHidden/>
              </w:rPr>
              <w:fldChar w:fldCharType="begin"/>
            </w:r>
            <w:r w:rsidR="00C05C8C">
              <w:rPr>
                <w:noProof/>
                <w:webHidden/>
              </w:rPr>
              <w:instrText xml:space="preserve"> PAGEREF _Toc117274625 \h </w:instrText>
            </w:r>
            <w:r w:rsidR="00C05C8C">
              <w:rPr>
                <w:noProof/>
                <w:webHidden/>
              </w:rPr>
            </w:r>
            <w:r w:rsidR="00C05C8C">
              <w:rPr>
                <w:noProof/>
                <w:webHidden/>
              </w:rPr>
              <w:fldChar w:fldCharType="separate"/>
            </w:r>
            <w:r w:rsidR="00C05C8C">
              <w:rPr>
                <w:noProof/>
                <w:webHidden/>
              </w:rPr>
              <w:t>87</w:t>
            </w:r>
            <w:r w:rsidR="00C05C8C">
              <w:rPr>
                <w:noProof/>
                <w:webHidden/>
              </w:rPr>
              <w:fldChar w:fldCharType="end"/>
            </w:r>
          </w:hyperlink>
        </w:p>
        <w:p w14:paraId="6E4392DD" w14:textId="5B8D6B20" w:rsidR="00C05C8C" w:rsidRDefault="00000000" w:rsidP="00C05C8C">
          <w:pPr>
            <w:pStyle w:val="TOC3"/>
            <w:rPr>
              <w:noProof/>
              <w:sz w:val="22"/>
              <w:szCs w:val="22"/>
            </w:rPr>
          </w:pPr>
          <w:hyperlink w:anchor="_Toc117274626" w:history="1">
            <w:r w:rsidR="00C05C8C" w:rsidRPr="00FC5F9A">
              <w:rPr>
                <w:rStyle w:val="Hyperlink"/>
                <w:noProof/>
              </w:rPr>
              <w:t>12.5.1</w:t>
            </w:r>
            <w:r w:rsidR="00C05C8C">
              <w:rPr>
                <w:noProof/>
                <w:sz w:val="22"/>
                <w:szCs w:val="22"/>
              </w:rPr>
              <w:tab/>
            </w:r>
            <w:r w:rsidR="00C05C8C" w:rsidRPr="00FC5F9A">
              <w:rPr>
                <w:rStyle w:val="Hyperlink"/>
                <w:noProof/>
              </w:rPr>
              <w:t>View Future transfers</w:t>
            </w:r>
            <w:r w:rsidR="00C05C8C">
              <w:rPr>
                <w:noProof/>
                <w:webHidden/>
              </w:rPr>
              <w:tab/>
            </w:r>
            <w:r w:rsidR="00C05C8C">
              <w:rPr>
                <w:noProof/>
                <w:webHidden/>
              </w:rPr>
              <w:fldChar w:fldCharType="begin"/>
            </w:r>
            <w:r w:rsidR="00C05C8C">
              <w:rPr>
                <w:noProof/>
                <w:webHidden/>
              </w:rPr>
              <w:instrText xml:space="preserve"> PAGEREF _Toc117274626 \h </w:instrText>
            </w:r>
            <w:r w:rsidR="00C05C8C">
              <w:rPr>
                <w:noProof/>
                <w:webHidden/>
              </w:rPr>
            </w:r>
            <w:r w:rsidR="00C05C8C">
              <w:rPr>
                <w:noProof/>
                <w:webHidden/>
              </w:rPr>
              <w:fldChar w:fldCharType="separate"/>
            </w:r>
            <w:r w:rsidR="00C05C8C">
              <w:rPr>
                <w:noProof/>
                <w:webHidden/>
              </w:rPr>
              <w:t>88</w:t>
            </w:r>
            <w:r w:rsidR="00C05C8C">
              <w:rPr>
                <w:noProof/>
                <w:webHidden/>
              </w:rPr>
              <w:fldChar w:fldCharType="end"/>
            </w:r>
          </w:hyperlink>
        </w:p>
        <w:p w14:paraId="31660F50" w14:textId="5851EAEA" w:rsidR="00C05C8C" w:rsidRDefault="00000000" w:rsidP="00C05C8C">
          <w:pPr>
            <w:pStyle w:val="TOC3"/>
            <w:rPr>
              <w:noProof/>
              <w:sz w:val="22"/>
              <w:szCs w:val="22"/>
            </w:rPr>
          </w:pPr>
          <w:hyperlink w:anchor="_Toc117274627" w:history="1">
            <w:r w:rsidR="00C05C8C" w:rsidRPr="00FC5F9A">
              <w:rPr>
                <w:rStyle w:val="Hyperlink"/>
                <w:noProof/>
              </w:rPr>
              <w:t>12.5.2</w:t>
            </w:r>
            <w:r w:rsidR="00C05C8C">
              <w:rPr>
                <w:noProof/>
                <w:sz w:val="22"/>
                <w:szCs w:val="22"/>
              </w:rPr>
              <w:tab/>
            </w:r>
            <w:r w:rsidR="00C05C8C" w:rsidRPr="00FC5F9A">
              <w:rPr>
                <w:rStyle w:val="Hyperlink"/>
                <w:noProof/>
              </w:rPr>
              <w:t>Create Future transfers</w:t>
            </w:r>
            <w:r w:rsidR="00C05C8C">
              <w:rPr>
                <w:noProof/>
                <w:webHidden/>
              </w:rPr>
              <w:tab/>
            </w:r>
            <w:r w:rsidR="00C05C8C">
              <w:rPr>
                <w:noProof/>
                <w:webHidden/>
              </w:rPr>
              <w:fldChar w:fldCharType="begin"/>
            </w:r>
            <w:r w:rsidR="00C05C8C">
              <w:rPr>
                <w:noProof/>
                <w:webHidden/>
              </w:rPr>
              <w:instrText xml:space="preserve"> PAGEREF _Toc117274627 \h </w:instrText>
            </w:r>
            <w:r w:rsidR="00C05C8C">
              <w:rPr>
                <w:noProof/>
                <w:webHidden/>
              </w:rPr>
            </w:r>
            <w:r w:rsidR="00C05C8C">
              <w:rPr>
                <w:noProof/>
                <w:webHidden/>
              </w:rPr>
              <w:fldChar w:fldCharType="separate"/>
            </w:r>
            <w:r w:rsidR="00C05C8C">
              <w:rPr>
                <w:noProof/>
                <w:webHidden/>
              </w:rPr>
              <w:t>88</w:t>
            </w:r>
            <w:r w:rsidR="00C05C8C">
              <w:rPr>
                <w:noProof/>
                <w:webHidden/>
              </w:rPr>
              <w:fldChar w:fldCharType="end"/>
            </w:r>
          </w:hyperlink>
        </w:p>
        <w:p w14:paraId="3366409D" w14:textId="2C3F3BF3" w:rsidR="00C05C8C" w:rsidRDefault="00000000" w:rsidP="00C05C8C">
          <w:pPr>
            <w:pStyle w:val="TOC3"/>
            <w:rPr>
              <w:noProof/>
              <w:sz w:val="22"/>
              <w:szCs w:val="22"/>
            </w:rPr>
          </w:pPr>
          <w:hyperlink w:anchor="_Toc117274628" w:history="1">
            <w:r w:rsidR="00C05C8C" w:rsidRPr="00FC5F9A">
              <w:rPr>
                <w:rStyle w:val="Hyperlink"/>
                <w:noProof/>
              </w:rPr>
              <w:t>12.5.3</w:t>
            </w:r>
            <w:r w:rsidR="00C05C8C">
              <w:rPr>
                <w:noProof/>
                <w:sz w:val="22"/>
                <w:szCs w:val="22"/>
              </w:rPr>
              <w:tab/>
            </w:r>
            <w:r w:rsidR="00C05C8C" w:rsidRPr="00FC5F9A">
              <w:rPr>
                <w:rStyle w:val="Hyperlink"/>
                <w:noProof/>
              </w:rPr>
              <w:t>Edit Future transfers</w:t>
            </w:r>
            <w:r w:rsidR="00C05C8C">
              <w:rPr>
                <w:noProof/>
                <w:webHidden/>
              </w:rPr>
              <w:tab/>
            </w:r>
            <w:r w:rsidR="00C05C8C">
              <w:rPr>
                <w:noProof/>
                <w:webHidden/>
              </w:rPr>
              <w:fldChar w:fldCharType="begin"/>
            </w:r>
            <w:r w:rsidR="00C05C8C">
              <w:rPr>
                <w:noProof/>
                <w:webHidden/>
              </w:rPr>
              <w:instrText xml:space="preserve"> PAGEREF _Toc117274628 \h </w:instrText>
            </w:r>
            <w:r w:rsidR="00C05C8C">
              <w:rPr>
                <w:noProof/>
                <w:webHidden/>
              </w:rPr>
            </w:r>
            <w:r w:rsidR="00C05C8C">
              <w:rPr>
                <w:noProof/>
                <w:webHidden/>
              </w:rPr>
              <w:fldChar w:fldCharType="separate"/>
            </w:r>
            <w:r w:rsidR="00C05C8C">
              <w:rPr>
                <w:noProof/>
                <w:webHidden/>
              </w:rPr>
              <w:t>89</w:t>
            </w:r>
            <w:r w:rsidR="00C05C8C">
              <w:rPr>
                <w:noProof/>
                <w:webHidden/>
              </w:rPr>
              <w:fldChar w:fldCharType="end"/>
            </w:r>
          </w:hyperlink>
        </w:p>
        <w:p w14:paraId="74C984A0" w14:textId="61FBFD29" w:rsidR="00C05C8C" w:rsidRDefault="00000000" w:rsidP="00C05C8C">
          <w:pPr>
            <w:pStyle w:val="TOC3"/>
            <w:rPr>
              <w:noProof/>
              <w:sz w:val="22"/>
              <w:szCs w:val="22"/>
            </w:rPr>
          </w:pPr>
          <w:hyperlink w:anchor="_Toc117274629" w:history="1">
            <w:r w:rsidR="00C05C8C" w:rsidRPr="00FC5F9A">
              <w:rPr>
                <w:rStyle w:val="Hyperlink"/>
                <w:noProof/>
              </w:rPr>
              <w:t>12.5.4</w:t>
            </w:r>
            <w:r w:rsidR="00C05C8C">
              <w:rPr>
                <w:noProof/>
                <w:sz w:val="22"/>
                <w:szCs w:val="22"/>
              </w:rPr>
              <w:tab/>
            </w:r>
            <w:r w:rsidR="00C05C8C" w:rsidRPr="00FC5F9A">
              <w:rPr>
                <w:rStyle w:val="Hyperlink"/>
                <w:noProof/>
              </w:rPr>
              <w:t>Delete Future transfers</w:t>
            </w:r>
            <w:r w:rsidR="00C05C8C">
              <w:rPr>
                <w:noProof/>
                <w:webHidden/>
              </w:rPr>
              <w:tab/>
            </w:r>
            <w:r w:rsidR="00C05C8C">
              <w:rPr>
                <w:noProof/>
                <w:webHidden/>
              </w:rPr>
              <w:fldChar w:fldCharType="begin"/>
            </w:r>
            <w:r w:rsidR="00C05C8C">
              <w:rPr>
                <w:noProof/>
                <w:webHidden/>
              </w:rPr>
              <w:instrText xml:space="preserve"> PAGEREF _Toc117274629 \h </w:instrText>
            </w:r>
            <w:r w:rsidR="00C05C8C">
              <w:rPr>
                <w:noProof/>
                <w:webHidden/>
              </w:rPr>
            </w:r>
            <w:r w:rsidR="00C05C8C">
              <w:rPr>
                <w:noProof/>
                <w:webHidden/>
              </w:rPr>
              <w:fldChar w:fldCharType="separate"/>
            </w:r>
            <w:r w:rsidR="00C05C8C">
              <w:rPr>
                <w:noProof/>
                <w:webHidden/>
              </w:rPr>
              <w:t>89</w:t>
            </w:r>
            <w:r w:rsidR="00C05C8C">
              <w:rPr>
                <w:noProof/>
                <w:webHidden/>
              </w:rPr>
              <w:fldChar w:fldCharType="end"/>
            </w:r>
          </w:hyperlink>
        </w:p>
        <w:p w14:paraId="71F1D3CD" w14:textId="5A4906D4" w:rsidR="00C05C8C" w:rsidRDefault="00000000">
          <w:pPr>
            <w:pStyle w:val="TOC2"/>
            <w:tabs>
              <w:tab w:val="left" w:pos="880"/>
              <w:tab w:val="right" w:leader="dot" w:pos="10790"/>
            </w:tabs>
            <w:rPr>
              <w:noProof/>
              <w:sz w:val="22"/>
              <w:szCs w:val="22"/>
            </w:rPr>
          </w:pPr>
          <w:hyperlink w:anchor="_Toc117274630" w:history="1">
            <w:r w:rsidR="00C05C8C" w:rsidRPr="00FC5F9A">
              <w:rPr>
                <w:rStyle w:val="Hyperlink"/>
                <w:noProof/>
              </w:rPr>
              <w:t>12.6</w:t>
            </w:r>
            <w:r w:rsidR="00C05C8C">
              <w:rPr>
                <w:noProof/>
                <w:sz w:val="22"/>
                <w:szCs w:val="22"/>
              </w:rPr>
              <w:tab/>
            </w:r>
            <w:r w:rsidR="00C05C8C" w:rsidRPr="00FC5F9A">
              <w:rPr>
                <w:rStyle w:val="Hyperlink"/>
                <w:noProof/>
              </w:rPr>
              <w:t>Transaction History</w:t>
            </w:r>
            <w:r w:rsidR="00C05C8C">
              <w:rPr>
                <w:noProof/>
                <w:webHidden/>
              </w:rPr>
              <w:tab/>
            </w:r>
            <w:r w:rsidR="00C05C8C">
              <w:rPr>
                <w:noProof/>
                <w:webHidden/>
              </w:rPr>
              <w:fldChar w:fldCharType="begin"/>
            </w:r>
            <w:r w:rsidR="00C05C8C">
              <w:rPr>
                <w:noProof/>
                <w:webHidden/>
              </w:rPr>
              <w:instrText xml:space="preserve"> PAGEREF _Toc117274630 \h </w:instrText>
            </w:r>
            <w:r w:rsidR="00C05C8C">
              <w:rPr>
                <w:noProof/>
                <w:webHidden/>
              </w:rPr>
            </w:r>
            <w:r w:rsidR="00C05C8C">
              <w:rPr>
                <w:noProof/>
                <w:webHidden/>
              </w:rPr>
              <w:fldChar w:fldCharType="separate"/>
            </w:r>
            <w:r w:rsidR="00C05C8C">
              <w:rPr>
                <w:noProof/>
                <w:webHidden/>
              </w:rPr>
              <w:t>89</w:t>
            </w:r>
            <w:r w:rsidR="00C05C8C">
              <w:rPr>
                <w:noProof/>
                <w:webHidden/>
              </w:rPr>
              <w:fldChar w:fldCharType="end"/>
            </w:r>
          </w:hyperlink>
        </w:p>
        <w:p w14:paraId="65574C0B" w14:textId="5380F4C3" w:rsidR="00C05C8C" w:rsidRDefault="00000000">
          <w:pPr>
            <w:pStyle w:val="TOC2"/>
            <w:tabs>
              <w:tab w:val="left" w:pos="880"/>
              <w:tab w:val="right" w:leader="dot" w:pos="10790"/>
            </w:tabs>
            <w:rPr>
              <w:noProof/>
              <w:sz w:val="22"/>
              <w:szCs w:val="22"/>
            </w:rPr>
          </w:pPr>
          <w:hyperlink w:anchor="_Toc117274631" w:history="1">
            <w:r w:rsidR="00C05C8C" w:rsidRPr="00FC5F9A">
              <w:rPr>
                <w:rStyle w:val="Hyperlink"/>
                <w:noProof/>
              </w:rPr>
              <w:t>12.7</w:t>
            </w:r>
            <w:r w:rsidR="00C05C8C">
              <w:rPr>
                <w:noProof/>
                <w:sz w:val="22"/>
                <w:szCs w:val="22"/>
              </w:rPr>
              <w:tab/>
            </w:r>
            <w:r w:rsidR="00C05C8C" w:rsidRPr="00FC5F9A">
              <w:rPr>
                <w:rStyle w:val="Hyperlink"/>
                <w:noProof/>
              </w:rPr>
              <w:t>Favorites</w:t>
            </w:r>
            <w:r w:rsidR="00C05C8C">
              <w:rPr>
                <w:noProof/>
                <w:webHidden/>
              </w:rPr>
              <w:tab/>
            </w:r>
            <w:r w:rsidR="00C05C8C">
              <w:rPr>
                <w:noProof/>
                <w:webHidden/>
              </w:rPr>
              <w:fldChar w:fldCharType="begin"/>
            </w:r>
            <w:r w:rsidR="00C05C8C">
              <w:rPr>
                <w:noProof/>
                <w:webHidden/>
              </w:rPr>
              <w:instrText xml:space="preserve"> PAGEREF _Toc117274631 \h </w:instrText>
            </w:r>
            <w:r w:rsidR="00C05C8C">
              <w:rPr>
                <w:noProof/>
                <w:webHidden/>
              </w:rPr>
            </w:r>
            <w:r w:rsidR="00C05C8C">
              <w:rPr>
                <w:noProof/>
                <w:webHidden/>
              </w:rPr>
              <w:fldChar w:fldCharType="separate"/>
            </w:r>
            <w:r w:rsidR="00C05C8C">
              <w:rPr>
                <w:noProof/>
                <w:webHidden/>
              </w:rPr>
              <w:t>90</w:t>
            </w:r>
            <w:r w:rsidR="00C05C8C">
              <w:rPr>
                <w:noProof/>
                <w:webHidden/>
              </w:rPr>
              <w:fldChar w:fldCharType="end"/>
            </w:r>
          </w:hyperlink>
        </w:p>
        <w:p w14:paraId="610D237A" w14:textId="726F43E5" w:rsidR="00C05C8C" w:rsidRDefault="00000000" w:rsidP="00C05C8C">
          <w:pPr>
            <w:pStyle w:val="TOC1"/>
            <w:rPr>
              <w:noProof/>
              <w:sz w:val="22"/>
              <w:szCs w:val="22"/>
            </w:rPr>
          </w:pPr>
          <w:hyperlink w:anchor="_Toc117274632" w:history="1">
            <w:r w:rsidR="00C05C8C" w:rsidRPr="00FC5F9A">
              <w:rPr>
                <w:rStyle w:val="Hyperlink"/>
                <w:rFonts w:cstheme="minorHAnsi"/>
                <w:noProof/>
              </w:rPr>
              <w:t>13.</w:t>
            </w:r>
            <w:r w:rsidR="00C05C8C">
              <w:rPr>
                <w:noProof/>
                <w:sz w:val="22"/>
                <w:szCs w:val="22"/>
              </w:rPr>
              <w:tab/>
            </w:r>
            <w:r w:rsidR="00C05C8C" w:rsidRPr="00FC5F9A">
              <w:rPr>
                <w:rStyle w:val="Hyperlink"/>
                <w:rFonts w:cstheme="minorHAnsi"/>
                <w:noProof/>
              </w:rPr>
              <w:t>Bill Payments</w:t>
            </w:r>
            <w:r w:rsidR="00C05C8C">
              <w:rPr>
                <w:noProof/>
                <w:webHidden/>
              </w:rPr>
              <w:tab/>
            </w:r>
            <w:r w:rsidR="00C05C8C">
              <w:rPr>
                <w:noProof/>
                <w:webHidden/>
              </w:rPr>
              <w:fldChar w:fldCharType="begin"/>
            </w:r>
            <w:r w:rsidR="00C05C8C">
              <w:rPr>
                <w:noProof/>
                <w:webHidden/>
              </w:rPr>
              <w:instrText xml:space="preserve"> PAGEREF _Toc117274632 \h </w:instrText>
            </w:r>
            <w:r w:rsidR="00C05C8C">
              <w:rPr>
                <w:noProof/>
                <w:webHidden/>
              </w:rPr>
            </w:r>
            <w:r w:rsidR="00C05C8C">
              <w:rPr>
                <w:noProof/>
                <w:webHidden/>
              </w:rPr>
              <w:fldChar w:fldCharType="separate"/>
            </w:r>
            <w:r w:rsidR="00C05C8C">
              <w:rPr>
                <w:noProof/>
                <w:webHidden/>
              </w:rPr>
              <w:t>90</w:t>
            </w:r>
            <w:r w:rsidR="00C05C8C">
              <w:rPr>
                <w:noProof/>
                <w:webHidden/>
              </w:rPr>
              <w:fldChar w:fldCharType="end"/>
            </w:r>
          </w:hyperlink>
        </w:p>
        <w:p w14:paraId="5016E539" w14:textId="2C3E0C60" w:rsidR="00C05C8C" w:rsidRDefault="00000000">
          <w:pPr>
            <w:pStyle w:val="TOC2"/>
            <w:tabs>
              <w:tab w:val="left" w:pos="880"/>
              <w:tab w:val="right" w:leader="dot" w:pos="10790"/>
            </w:tabs>
            <w:rPr>
              <w:noProof/>
              <w:sz w:val="22"/>
              <w:szCs w:val="22"/>
            </w:rPr>
          </w:pPr>
          <w:hyperlink w:anchor="_Toc117274633" w:history="1">
            <w:r w:rsidR="00C05C8C" w:rsidRPr="00FC5F9A">
              <w:rPr>
                <w:rStyle w:val="Hyperlink"/>
                <w:noProof/>
              </w:rPr>
              <w:t>13.1</w:t>
            </w:r>
            <w:r w:rsidR="00C05C8C">
              <w:rPr>
                <w:noProof/>
                <w:sz w:val="22"/>
                <w:szCs w:val="22"/>
              </w:rPr>
              <w:tab/>
            </w:r>
            <w:r w:rsidR="00C05C8C" w:rsidRPr="00FC5F9A">
              <w:rPr>
                <w:rStyle w:val="Hyperlink"/>
                <w:noProof/>
              </w:rPr>
              <w:t>Manage Billers</w:t>
            </w:r>
            <w:r w:rsidR="00C05C8C">
              <w:rPr>
                <w:noProof/>
                <w:webHidden/>
              </w:rPr>
              <w:tab/>
            </w:r>
            <w:r w:rsidR="00C05C8C">
              <w:rPr>
                <w:noProof/>
                <w:webHidden/>
              </w:rPr>
              <w:fldChar w:fldCharType="begin"/>
            </w:r>
            <w:r w:rsidR="00C05C8C">
              <w:rPr>
                <w:noProof/>
                <w:webHidden/>
              </w:rPr>
              <w:instrText xml:space="preserve"> PAGEREF _Toc117274633 \h </w:instrText>
            </w:r>
            <w:r w:rsidR="00C05C8C">
              <w:rPr>
                <w:noProof/>
                <w:webHidden/>
              </w:rPr>
            </w:r>
            <w:r w:rsidR="00C05C8C">
              <w:rPr>
                <w:noProof/>
                <w:webHidden/>
              </w:rPr>
              <w:fldChar w:fldCharType="separate"/>
            </w:r>
            <w:r w:rsidR="00C05C8C">
              <w:rPr>
                <w:noProof/>
                <w:webHidden/>
              </w:rPr>
              <w:t>91</w:t>
            </w:r>
            <w:r w:rsidR="00C05C8C">
              <w:rPr>
                <w:noProof/>
                <w:webHidden/>
              </w:rPr>
              <w:fldChar w:fldCharType="end"/>
            </w:r>
          </w:hyperlink>
        </w:p>
        <w:p w14:paraId="196496BF" w14:textId="5B1BE1EE" w:rsidR="00C05C8C" w:rsidRDefault="00000000" w:rsidP="00C05C8C">
          <w:pPr>
            <w:pStyle w:val="TOC3"/>
            <w:rPr>
              <w:noProof/>
              <w:sz w:val="22"/>
              <w:szCs w:val="22"/>
            </w:rPr>
          </w:pPr>
          <w:hyperlink w:anchor="_Toc117274634" w:history="1">
            <w:r w:rsidR="00C05C8C" w:rsidRPr="00FC5F9A">
              <w:rPr>
                <w:rStyle w:val="Hyperlink"/>
                <w:noProof/>
              </w:rPr>
              <w:t>13.1.1</w:t>
            </w:r>
            <w:r w:rsidR="00C05C8C">
              <w:rPr>
                <w:noProof/>
                <w:sz w:val="22"/>
                <w:szCs w:val="22"/>
              </w:rPr>
              <w:tab/>
            </w:r>
            <w:r w:rsidR="00C05C8C" w:rsidRPr="00FC5F9A">
              <w:rPr>
                <w:rStyle w:val="Hyperlink"/>
                <w:noProof/>
              </w:rPr>
              <w:t>View Billers</w:t>
            </w:r>
            <w:r w:rsidR="00C05C8C">
              <w:rPr>
                <w:noProof/>
                <w:webHidden/>
              </w:rPr>
              <w:tab/>
            </w:r>
            <w:r w:rsidR="00C05C8C">
              <w:rPr>
                <w:noProof/>
                <w:webHidden/>
              </w:rPr>
              <w:fldChar w:fldCharType="begin"/>
            </w:r>
            <w:r w:rsidR="00C05C8C">
              <w:rPr>
                <w:noProof/>
                <w:webHidden/>
              </w:rPr>
              <w:instrText xml:space="preserve"> PAGEREF _Toc117274634 \h </w:instrText>
            </w:r>
            <w:r w:rsidR="00C05C8C">
              <w:rPr>
                <w:noProof/>
                <w:webHidden/>
              </w:rPr>
            </w:r>
            <w:r w:rsidR="00C05C8C">
              <w:rPr>
                <w:noProof/>
                <w:webHidden/>
              </w:rPr>
              <w:fldChar w:fldCharType="separate"/>
            </w:r>
            <w:r w:rsidR="00C05C8C">
              <w:rPr>
                <w:noProof/>
                <w:webHidden/>
              </w:rPr>
              <w:t>91</w:t>
            </w:r>
            <w:r w:rsidR="00C05C8C">
              <w:rPr>
                <w:noProof/>
                <w:webHidden/>
              </w:rPr>
              <w:fldChar w:fldCharType="end"/>
            </w:r>
          </w:hyperlink>
        </w:p>
        <w:p w14:paraId="42F7EB76" w14:textId="3720821F" w:rsidR="00C05C8C" w:rsidRDefault="00000000" w:rsidP="00C05C8C">
          <w:pPr>
            <w:pStyle w:val="TOC3"/>
            <w:rPr>
              <w:noProof/>
              <w:sz w:val="22"/>
              <w:szCs w:val="22"/>
            </w:rPr>
          </w:pPr>
          <w:hyperlink w:anchor="_Toc117274635" w:history="1">
            <w:r w:rsidR="00C05C8C" w:rsidRPr="00FC5F9A">
              <w:rPr>
                <w:rStyle w:val="Hyperlink"/>
                <w:noProof/>
              </w:rPr>
              <w:t>13.1.2</w:t>
            </w:r>
            <w:r w:rsidR="00C05C8C">
              <w:rPr>
                <w:noProof/>
                <w:sz w:val="22"/>
                <w:szCs w:val="22"/>
              </w:rPr>
              <w:tab/>
            </w:r>
            <w:r w:rsidR="00C05C8C" w:rsidRPr="00FC5F9A">
              <w:rPr>
                <w:rStyle w:val="Hyperlink"/>
                <w:noProof/>
              </w:rPr>
              <w:t>Add Biller</w:t>
            </w:r>
            <w:r w:rsidR="00C05C8C">
              <w:rPr>
                <w:noProof/>
                <w:webHidden/>
              </w:rPr>
              <w:tab/>
            </w:r>
            <w:r w:rsidR="00C05C8C">
              <w:rPr>
                <w:noProof/>
                <w:webHidden/>
              </w:rPr>
              <w:fldChar w:fldCharType="begin"/>
            </w:r>
            <w:r w:rsidR="00C05C8C">
              <w:rPr>
                <w:noProof/>
                <w:webHidden/>
              </w:rPr>
              <w:instrText xml:space="preserve"> PAGEREF _Toc117274635 \h </w:instrText>
            </w:r>
            <w:r w:rsidR="00C05C8C">
              <w:rPr>
                <w:noProof/>
                <w:webHidden/>
              </w:rPr>
            </w:r>
            <w:r w:rsidR="00C05C8C">
              <w:rPr>
                <w:noProof/>
                <w:webHidden/>
              </w:rPr>
              <w:fldChar w:fldCharType="separate"/>
            </w:r>
            <w:r w:rsidR="00C05C8C">
              <w:rPr>
                <w:noProof/>
                <w:webHidden/>
              </w:rPr>
              <w:t>91</w:t>
            </w:r>
            <w:r w:rsidR="00C05C8C">
              <w:rPr>
                <w:noProof/>
                <w:webHidden/>
              </w:rPr>
              <w:fldChar w:fldCharType="end"/>
            </w:r>
          </w:hyperlink>
        </w:p>
        <w:p w14:paraId="3C10F20C" w14:textId="4AC40B43" w:rsidR="00C05C8C" w:rsidRDefault="00000000" w:rsidP="00C05C8C">
          <w:pPr>
            <w:pStyle w:val="TOC3"/>
            <w:rPr>
              <w:noProof/>
              <w:sz w:val="22"/>
              <w:szCs w:val="22"/>
            </w:rPr>
          </w:pPr>
          <w:hyperlink w:anchor="_Toc117274636" w:history="1">
            <w:r w:rsidR="00C05C8C" w:rsidRPr="00FC5F9A">
              <w:rPr>
                <w:rStyle w:val="Hyperlink"/>
                <w:noProof/>
              </w:rPr>
              <w:t>13.1.3</w:t>
            </w:r>
            <w:r w:rsidR="00C05C8C">
              <w:rPr>
                <w:noProof/>
                <w:sz w:val="22"/>
                <w:szCs w:val="22"/>
              </w:rPr>
              <w:tab/>
            </w:r>
            <w:r w:rsidR="00C05C8C" w:rsidRPr="00FC5F9A">
              <w:rPr>
                <w:rStyle w:val="Hyperlink"/>
                <w:noProof/>
              </w:rPr>
              <w:t>Edit Biller</w:t>
            </w:r>
            <w:r w:rsidR="00C05C8C">
              <w:rPr>
                <w:noProof/>
                <w:webHidden/>
              </w:rPr>
              <w:tab/>
            </w:r>
            <w:r w:rsidR="00C05C8C">
              <w:rPr>
                <w:noProof/>
                <w:webHidden/>
              </w:rPr>
              <w:fldChar w:fldCharType="begin"/>
            </w:r>
            <w:r w:rsidR="00C05C8C">
              <w:rPr>
                <w:noProof/>
                <w:webHidden/>
              </w:rPr>
              <w:instrText xml:space="preserve"> PAGEREF _Toc117274636 \h </w:instrText>
            </w:r>
            <w:r w:rsidR="00C05C8C">
              <w:rPr>
                <w:noProof/>
                <w:webHidden/>
              </w:rPr>
            </w:r>
            <w:r w:rsidR="00C05C8C">
              <w:rPr>
                <w:noProof/>
                <w:webHidden/>
              </w:rPr>
              <w:fldChar w:fldCharType="separate"/>
            </w:r>
            <w:r w:rsidR="00C05C8C">
              <w:rPr>
                <w:noProof/>
                <w:webHidden/>
              </w:rPr>
              <w:t>95</w:t>
            </w:r>
            <w:r w:rsidR="00C05C8C">
              <w:rPr>
                <w:noProof/>
                <w:webHidden/>
              </w:rPr>
              <w:fldChar w:fldCharType="end"/>
            </w:r>
          </w:hyperlink>
        </w:p>
        <w:p w14:paraId="71228A93" w14:textId="1EE9662A" w:rsidR="00C05C8C" w:rsidRDefault="00000000" w:rsidP="00C05C8C">
          <w:pPr>
            <w:pStyle w:val="TOC3"/>
            <w:rPr>
              <w:noProof/>
              <w:sz w:val="22"/>
              <w:szCs w:val="22"/>
            </w:rPr>
          </w:pPr>
          <w:hyperlink w:anchor="_Toc117274637" w:history="1">
            <w:r w:rsidR="00C05C8C" w:rsidRPr="00FC5F9A">
              <w:rPr>
                <w:rStyle w:val="Hyperlink"/>
                <w:noProof/>
              </w:rPr>
              <w:t>13.1.4</w:t>
            </w:r>
            <w:r w:rsidR="00C05C8C">
              <w:rPr>
                <w:noProof/>
                <w:sz w:val="22"/>
                <w:szCs w:val="22"/>
              </w:rPr>
              <w:tab/>
            </w:r>
            <w:r w:rsidR="00C05C8C" w:rsidRPr="00FC5F9A">
              <w:rPr>
                <w:rStyle w:val="Hyperlink"/>
                <w:noProof/>
              </w:rPr>
              <w:t>Delete Biller</w:t>
            </w:r>
            <w:r w:rsidR="00C05C8C">
              <w:rPr>
                <w:noProof/>
                <w:webHidden/>
              </w:rPr>
              <w:tab/>
            </w:r>
            <w:r w:rsidR="00C05C8C">
              <w:rPr>
                <w:noProof/>
                <w:webHidden/>
              </w:rPr>
              <w:fldChar w:fldCharType="begin"/>
            </w:r>
            <w:r w:rsidR="00C05C8C">
              <w:rPr>
                <w:noProof/>
                <w:webHidden/>
              </w:rPr>
              <w:instrText xml:space="preserve"> PAGEREF _Toc117274637 \h </w:instrText>
            </w:r>
            <w:r w:rsidR="00C05C8C">
              <w:rPr>
                <w:noProof/>
                <w:webHidden/>
              </w:rPr>
            </w:r>
            <w:r w:rsidR="00C05C8C">
              <w:rPr>
                <w:noProof/>
                <w:webHidden/>
              </w:rPr>
              <w:fldChar w:fldCharType="separate"/>
            </w:r>
            <w:r w:rsidR="00C05C8C">
              <w:rPr>
                <w:noProof/>
                <w:webHidden/>
              </w:rPr>
              <w:t>95</w:t>
            </w:r>
            <w:r w:rsidR="00C05C8C">
              <w:rPr>
                <w:noProof/>
                <w:webHidden/>
              </w:rPr>
              <w:fldChar w:fldCharType="end"/>
            </w:r>
          </w:hyperlink>
        </w:p>
        <w:p w14:paraId="552B2FE6" w14:textId="22497E95" w:rsidR="00C05C8C" w:rsidRDefault="00000000">
          <w:pPr>
            <w:pStyle w:val="TOC2"/>
            <w:tabs>
              <w:tab w:val="left" w:pos="880"/>
              <w:tab w:val="right" w:leader="dot" w:pos="10790"/>
            </w:tabs>
            <w:rPr>
              <w:noProof/>
              <w:sz w:val="22"/>
              <w:szCs w:val="22"/>
            </w:rPr>
          </w:pPr>
          <w:hyperlink w:anchor="_Toc117274638" w:history="1">
            <w:r w:rsidR="00C05C8C" w:rsidRPr="00FC5F9A">
              <w:rPr>
                <w:rStyle w:val="Hyperlink"/>
                <w:noProof/>
              </w:rPr>
              <w:t>13.2</w:t>
            </w:r>
            <w:r w:rsidR="00C05C8C">
              <w:rPr>
                <w:noProof/>
                <w:sz w:val="22"/>
                <w:szCs w:val="22"/>
              </w:rPr>
              <w:tab/>
            </w:r>
            <w:r w:rsidR="00C05C8C" w:rsidRPr="00FC5F9A">
              <w:rPr>
                <w:rStyle w:val="Hyperlink"/>
                <w:noProof/>
              </w:rPr>
              <w:t>Pay Bills</w:t>
            </w:r>
            <w:r w:rsidR="00C05C8C">
              <w:rPr>
                <w:noProof/>
                <w:webHidden/>
              </w:rPr>
              <w:tab/>
            </w:r>
            <w:r w:rsidR="00C05C8C">
              <w:rPr>
                <w:noProof/>
                <w:webHidden/>
              </w:rPr>
              <w:fldChar w:fldCharType="begin"/>
            </w:r>
            <w:r w:rsidR="00C05C8C">
              <w:rPr>
                <w:noProof/>
                <w:webHidden/>
              </w:rPr>
              <w:instrText xml:space="preserve"> PAGEREF _Toc117274638 \h </w:instrText>
            </w:r>
            <w:r w:rsidR="00C05C8C">
              <w:rPr>
                <w:noProof/>
                <w:webHidden/>
              </w:rPr>
            </w:r>
            <w:r w:rsidR="00C05C8C">
              <w:rPr>
                <w:noProof/>
                <w:webHidden/>
              </w:rPr>
              <w:fldChar w:fldCharType="separate"/>
            </w:r>
            <w:r w:rsidR="00C05C8C">
              <w:rPr>
                <w:noProof/>
                <w:webHidden/>
              </w:rPr>
              <w:t>96</w:t>
            </w:r>
            <w:r w:rsidR="00C05C8C">
              <w:rPr>
                <w:noProof/>
                <w:webHidden/>
              </w:rPr>
              <w:fldChar w:fldCharType="end"/>
            </w:r>
          </w:hyperlink>
        </w:p>
        <w:p w14:paraId="74D96630" w14:textId="21077488" w:rsidR="00C05C8C" w:rsidRDefault="00000000">
          <w:pPr>
            <w:pStyle w:val="TOC2"/>
            <w:tabs>
              <w:tab w:val="left" w:pos="880"/>
              <w:tab w:val="right" w:leader="dot" w:pos="10790"/>
            </w:tabs>
            <w:rPr>
              <w:noProof/>
              <w:sz w:val="22"/>
              <w:szCs w:val="22"/>
            </w:rPr>
          </w:pPr>
          <w:hyperlink w:anchor="_Toc117274639" w:history="1">
            <w:r w:rsidR="00C05C8C" w:rsidRPr="00FC5F9A">
              <w:rPr>
                <w:rStyle w:val="Hyperlink"/>
                <w:noProof/>
              </w:rPr>
              <w:t>13.3</w:t>
            </w:r>
            <w:r w:rsidR="00C05C8C">
              <w:rPr>
                <w:noProof/>
                <w:sz w:val="22"/>
                <w:szCs w:val="22"/>
              </w:rPr>
              <w:tab/>
            </w:r>
            <w:r w:rsidR="00C05C8C" w:rsidRPr="00FC5F9A">
              <w:rPr>
                <w:rStyle w:val="Hyperlink"/>
                <w:noProof/>
              </w:rPr>
              <w:t>Pay Adhoc Bill</w:t>
            </w:r>
            <w:r w:rsidR="00C05C8C">
              <w:rPr>
                <w:noProof/>
                <w:webHidden/>
              </w:rPr>
              <w:tab/>
            </w:r>
            <w:r w:rsidR="00C05C8C">
              <w:rPr>
                <w:noProof/>
                <w:webHidden/>
              </w:rPr>
              <w:fldChar w:fldCharType="begin"/>
            </w:r>
            <w:r w:rsidR="00C05C8C">
              <w:rPr>
                <w:noProof/>
                <w:webHidden/>
              </w:rPr>
              <w:instrText xml:space="preserve"> PAGEREF _Toc117274639 \h </w:instrText>
            </w:r>
            <w:r w:rsidR="00C05C8C">
              <w:rPr>
                <w:noProof/>
                <w:webHidden/>
              </w:rPr>
            </w:r>
            <w:r w:rsidR="00C05C8C">
              <w:rPr>
                <w:noProof/>
                <w:webHidden/>
              </w:rPr>
              <w:fldChar w:fldCharType="separate"/>
            </w:r>
            <w:r w:rsidR="00C05C8C">
              <w:rPr>
                <w:noProof/>
                <w:webHidden/>
              </w:rPr>
              <w:t>99</w:t>
            </w:r>
            <w:r w:rsidR="00C05C8C">
              <w:rPr>
                <w:noProof/>
                <w:webHidden/>
              </w:rPr>
              <w:fldChar w:fldCharType="end"/>
            </w:r>
          </w:hyperlink>
        </w:p>
        <w:p w14:paraId="53324542" w14:textId="566A3C47" w:rsidR="00C05C8C" w:rsidRDefault="00000000">
          <w:pPr>
            <w:pStyle w:val="TOC2"/>
            <w:tabs>
              <w:tab w:val="left" w:pos="880"/>
              <w:tab w:val="right" w:leader="dot" w:pos="10790"/>
            </w:tabs>
            <w:rPr>
              <w:noProof/>
              <w:sz w:val="22"/>
              <w:szCs w:val="22"/>
            </w:rPr>
          </w:pPr>
          <w:hyperlink w:anchor="_Toc117274640" w:history="1">
            <w:r w:rsidR="00C05C8C" w:rsidRPr="00FC5F9A">
              <w:rPr>
                <w:rStyle w:val="Hyperlink"/>
                <w:noProof/>
              </w:rPr>
              <w:t>13.4</w:t>
            </w:r>
            <w:r w:rsidR="00C05C8C">
              <w:rPr>
                <w:noProof/>
                <w:sz w:val="22"/>
                <w:szCs w:val="22"/>
              </w:rPr>
              <w:tab/>
            </w:r>
            <w:r w:rsidR="00C05C8C" w:rsidRPr="00FC5F9A">
              <w:rPr>
                <w:rStyle w:val="Hyperlink"/>
                <w:noProof/>
              </w:rPr>
              <w:t>Future Bill Payment</w:t>
            </w:r>
            <w:r w:rsidR="00C05C8C">
              <w:rPr>
                <w:noProof/>
                <w:webHidden/>
              </w:rPr>
              <w:tab/>
            </w:r>
            <w:r w:rsidR="00C05C8C">
              <w:rPr>
                <w:noProof/>
                <w:webHidden/>
              </w:rPr>
              <w:fldChar w:fldCharType="begin"/>
            </w:r>
            <w:r w:rsidR="00C05C8C">
              <w:rPr>
                <w:noProof/>
                <w:webHidden/>
              </w:rPr>
              <w:instrText xml:space="preserve"> PAGEREF _Toc117274640 \h </w:instrText>
            </w:r>
            <w:r w:rsidR="00C05C8C">
              <w:rPr>
                <w:noProof/>
                <w:webHidden/>
              </w:rPr>
            </w:r>
            <w:r w:rsidR="00C05C8C">
              <w:rPr>
                <w:noProof/>
                <w:webHidden/>
              </w:rPr>
              <w:fldChar w:fldCharType="separate"/>
            </w:r>
            <w:r w:rsidR="00C05C8C">
              <w:rPr>
                <w:noProof/>
                <w:webHidden/>
              </w:rPr>
              <w:t>100</w:t>
            </w:r>
            <w:r w:rsidR="00C05C8C">
              <w:rPr>
                <w:noProof/>
                <w:webHidden/>
              </w:rPr>
              <w:fldChar w:fldCharType="end"/>
            </w:r>
          </w:hyperlink>
        </w:p>
        <w:p w14:paraId="4A97DEB3" w14:textId="575F7E23" w:rsidR="00C05C8C" w:rsidRDefault="00000000">
          <w:pPr>
            <w:pStyle w:val="TOC2"/>
            <w:tabs>
              <w:tab w:val="left" w:pos="880"/>
              <w:tab w:val="right" w:leader="dot" w:pos="10790"/>
            </w:tabs>
            <w:rPr>
              <w:noProof/>
              <w:sz w:val="22"/>
              <w:szCs w:val="22"/>
            </w:rPr>
          </w:pPr>
          <w:hyperlink w:anchor="_Toc117274641" w:history="1">
            <w:r w:rsidR="00C05C8C" w:rsidRPr="00FC5F9A">
              <w:rPr>
                <w:rStyle w:val="Hyperlink"/>
                <w:noProof/>
              </w:rPr>
              <w:t>13.5</w:t>
            </w:r>
            <w:r w:rsidR="00C05C8C">
              <w:rPr>
                <w:noProof/>
                <w:sz w:val="22"/>
                <w:szCs w:val="22"/>
              </w:rPr>
              <w:tab/>
            </w:r>
            <w:r w:rsidR="00C05C8C" w:rsidRPr="00FC5F9A">
              <w:rPr>
                <w:rStyle w:val="Hyperlink"/>
                <w:noProof/>
              </w:rPr>
              <w:t>Payment History</w:t>
            </w:r>
            <w:r w:rsidR="00C05C8C">
              <w:rPr>
                <w:noProof/>
                <w:webHidden/>
              </w:rPr>
              <w:tab/>
            </w:r>
            <w:r w:rsidR="00C05C8C">
              <w:rPr>
                <w:noProof/>
                <w:webHidden/>
              </w:rPr>
              <w:fldChar w:fldCharType="begin"/>
            </w:r>
            <w:r w:rsidR="00C05C8C">
              <w:rPr>
                <w:noProof/>
                <w:webHidden/>
              </w:rPr>
              <w:instrText xml:space="preserve"> PAGEREF _Toc117274641 \h </w:instrText>
            </w:r>
            <w:r w:rsidR="00C05C8C">
              <w:rPr>
                <w:noProof/>
                <w:webHidden/>
              </w:rPr>
            </w:r>
            <w:r w:rsidR="00C05C8C">
              <w:rPr>
                <w:noProof/>
                <w:webHidden/>
              </w:rPr>
              <w:fldChar w:fldCharType="separate"/>
            </w:r>
            <w:r w:rsidR="00C05C8C">
              <w:rPr>
                <w:noProof/>
                <w:webHidden/>
              </w:rPr>
              <w:t>100</w:t>
            </w:r>
            <w:r w:rsidR="00C05C8C">
              <w:rPr>
                <w:noProof/>
                <w:webHidden/>
              </w:rPr>
              <w:fldChar w:fldCharType="end"/>
            </w:r>
          </w:hyperlink>
        </w:p>
        <w:p w14:paraId="3F475E2E" w14:textId="626DA0C1" w:rsidR="00C05C8C" w:rsidRDefault="00000000" w:rsidP="00C05C8C">
          <w:pPr>
            <w:pStyle w:val="TOC1"/>
            <w:rPr>
              <w:noProof/>
              <w:sz w:val="22"/>
              <w:szCs w:val="22"/>
            </w:rPr>
          </w:pPr>
          <w:hyperlink w:anchor="_Toc117274642" w:history="1">
            <w:r w:rsidR="00C05C8C" w:rsidRPr="00FC5F9A">
              <w:rPr>
                <w:rStyle w:val="Hyperlink"/>
                <w:rFonts w:cstheme="minorHAnsi"/>
                <w:noProof/>
              </w:rPr>
              <w:t>14.</w:t>
            </w:r>
            <w:r w:rsidR="00C05C8C">
              <w:rPr>
                <w:noProof/>
                <w:sz w:val="22"/>
                <w:szCs w:val="22"/>
              </w:rPr>
              <w:tab/>
            </w:r>
            <w:r w:rsidR="00C05C8C" w:rsidRPr="00FC5F9A">
              <w:rPr>
                <w:rStyle w:val="Hyperlink"/>
                <w:rFonts w:cstheme="minorHAnsi"/>
                <w:noProof/>
              </w:rPr>
              <w:t>Cards</w:t>
            </w:r>
            <w:r w:rsidR="00C05C8C">
              <w:rPr>
                <w:noProof/>
                <w:webHidden/>
              </w:rPr>
              <w:tab/>
            </w:r>
            <w:r w:rsidR="00C05C8C">
              <w:rPr>
                <w:noProof/>
                <w:webHidden/>
              </w:rPr>
              <w:fldChar w:fldCharType="begin"/>
            </w:r>
            <w:r w:rsidR="00C05C8C">
              <w:rPr>
                <w:noProof/>
                <w:webHidden/>
              </w:rPr>
              <w:instrText xml:space="preserve"> PAGEREF _Toc117274642 \h </w:instrText>
            </w:r>
            <w:r w:rsidR="00C05C8C">
              <w:rPr>
                <w:noProof/>
                <w:webHidden/>
              </w:rPr>
            </w:r>
            <w:r w:rsidR="00C05C8C">
              <w:rPr>
                <w:noProof/>
                <w:webHidden/>
              </w:rPr>
              <w:fldChar w:fldCharType="separate"/>
            </w:r>
            <w:r w:rsidR="00C05C8C">
              <w:rPr>
                <w:noProof/>
                <w:webHidden/>
              </w:rPr>
              <w:t>101</w:t>
            </w:r>
            <w:r w:rsidR="00C05C8C">
              <w:rPr>
                <w:noProof/>
                <w:webHidden/>
              </w:rPr>
              <w:fldChar w:fldCharType="end"/>
            </w:r>
          </w:hyperlink>
        </w:p>
        <w:p w14:paraId="2FF4ECCB" w14:textId="441B0F81" w:rsidR="00C05C8C" w:rsidRDefault="00000000">
          <w:pPr>
            <w:pStyle w:val="TOC2"/>
            <w:tabs>
              <w:tab w:val="left" w:pos="880"/>
              <w:tab w:val="right" w:leader="dot" w:pos="10790"/>
            </w:tabs>
            <w:rPr>
              <w:noProof/>
              <w:sz w:val="22"/>
              <w:szCs w:val="22"/>
            </w:rPr>
          </w:pPr>
          <w:hyperlink w:anchor="_Toc117274643" w:history="1">
            <w:r w:rsidR="00C05C8C" w:rsidRPr="00FC5F9A">
              <w:rPr>
                <w:rStyle w:val="Hyperlink"/>
                <w:rFonts w:cstheme="minorHAnsi"/>
                <w:noProof/>
              </w:rPr>
              <w:t>14.1</w:t>
            </w:r>
            <w:r w:rsidR="00C05C8C">
              <w:rPr>
                <w:noProof/>
                <w:sz w:val="22"/>
                <w:szCs w:val="22"/>
              </w:rPr>
              <w:tab/>
            </w:r>
            <w:r w:rsidR="00C05C8C" w:rsidRPr="00FC5F9A">
              <w:rPr>
                <w:rStyle w:val="Hyperlink"/>
                <w:rFonts w:cstheme="minorHAnsi"/>
                <w:noProof/>
              </w:rPr>
              <w:t>Debit Cards</w:t>
            </w:r>
            <w:r w:rsidR="00C05C8C">
              <w:rPr>
                <w:noProof/>
                <w:webHidden/>
              </w:rPr>
              <w:tab/>
            </w:r>
            <w:r w:rsidR="00C05C8C">
              <w:rPr>
                <w:noProof/>
                <w:webHidden/>
              </w:rPr>
              <w:fldChar w:fldCharType="begin"/>
            </w:r>
            <w:r w:rsidR="00C05C8C">
              <w:rPr>
                <w:noProof/>
                <w:webHidden/>
              </w:rPr>
              <w:instrText xml:space="preserve"> PAGEREF _Toc117274643 \h </w:instrText>
            </w:r>
            <w:r w:rsidR="00C05C8C">
              <w:rPr>
                <w:noProof/>
                <w:webHidden/>
              </w:rPr>
            </w:r>
            <w:r w:rsidR="00C05C8C">
              <w:rPr>
                <w:noProof/>
                <w:webHidden/>
              </w:rPr>
              <w:fldChar w:fldCharType="separate"/>
            </w:r>
            <w:r w:rsidR="00C05C8C">
              <w:rPr>
                <w:noProof/>
                <w:webHidden/>
              </w:rPr>
              <w:t>101</w:t>
            </w:r>
            <w:r w:rsidR="00C05C8C">
              <w:rPr>
                <w:noProof/>
                <w:webHidden/>
              </w:rPr>
              <w:fldChar w:fldCharType="end"/>
            </w:r>
          </w:hyperlink>
        </w:p>
        <w:p w14:paraId="622CF8AB" w14:textId="3CAFE30C" w:rsidR="00C05C8C" w:rsidRDefault="00000000" w:rsidP="00C05C8C">
          <w:pPr>
            <w:pStyle w:val="TOC3"/>
            <w:rPr>
              <w:noProof/>
              <w:sz w:val="22"/>
              <w:szCs w:val="22"/>
            </w:rPr>
          </w:pPr>
          <w:hyperlink w:anchor="_Toc117274644" w:history="1">
            <w:r w:rsidR="00C05C8C" w:rsidRPr="00FC5F9A">
              <w:rPr>
                <w:rStyle w:val="Hyperlink"/>
                <w:noProof/>
              </w:rPr>
              <w:t>14.1.1</w:t>
            </w:r>
            <w:r w:rsidR="00C05C8C">
              <w:rPr>
                <w:noProof/>
                <w:sz w:val="22"/>
                <w:szCs w:val="22"/>
              </w:rPr>
              <w:tab/>
            </w:r>
            <w:r w:rsidR="00C05C8C" w:rsidRPr="00FC5F9A">
              <w:rPr>
                <w:rStyle w:val="Hyperlink"/>
                <w:noProof/>
              </w:rPr>
              <w:t>Debit Card Summary</w:t>
            </w:r>
            <w:r w:rsidR="00C05C8C">
              <w:rPr>
                <w:noProof/>
                <w:webHidden/>
              </w:rPr>
              <w:tab/>
            </w:r>
            <w:r w:rsidR="00C05C8C">
              <w:rPr>
                <w:noProof/>
                <w:webHidden/>
              </w:rPr>
              <w:fldChar w:fldCharType="begin"/>
            </w:r>
            <w:r w:rsidR="00C05C8C">
              <w:rPr>
                <w:noProof/>
                <w:webHidden/>
              </w:rPr>
              <w:instrText xml:space="preserve"> PAGEREF _Toc117274644 \h </w:instrText>
            </w:r>
            <w:r w:rsidR="00C05C8C">
              <w:rPr>
                <w:noProof/>
                <w:webHidden/>
              </w:rPr>
            </w:r>
            <w:r w:rsidR="00C05C8C">
              <w:rPr>
                <w:noProof/>
                <w:webHidden/>
              </w:rPr>
              <w:fldChar w:fldCharType="separate"/>
            </w:r>
            <w:r w:rsidR="00C05C8C">
              <w:rPr>
                <w:noProof/>
                <w:webHidden/>
              </w:rPr>
              <w:t>101</w:t>
            </w:r>
            <w:r w:rsidR="00C05C8C">
              <w:rPr>
                <w:noProof/>
                <w:webHidden/>
              </w:rPr>
              <w:fldChar w:fldCharType="end"/>
            </w:r>
          </w:hyperlink>
        </w:p>
        <w:p w14:paraId="724C988D" w14:textId="5E02180B" w:rsidR="00C05C8C" w:rsidRDefault="00000000" w:rsidP="00C05C8C">
          <w:pPr>
            <w:pStyle w:val="TOC3"/>
            <w:rPr>
              <w:noProof/>
              <w:sz w:val="22"/>
              <w:szCs w:val="22"/>
            </w:rPr>
          </w:pPr>
          <w:hyperlink w:anchor="_Toc117274645" w:history="1">
            <w:r w:rsidR="00C05C8C" w:rsidRPr="00FC5F9A">
              <w:rPr>
                <w:rStyle w:val="Hyperlink"/>
                <w:noProof/>
              </w:rPr>
              <w:t>14.1.2</w:t>
            </w:r>
            <w:r w:rsidR="00C05C8C">
              <w:rPr>
                <w:noProof/>
                <w:sz w:val="22"/>
                <w:szCs w:val="22"/>
              </w:rPr>
              <w:tab/>
            </w:r>
            <w:r w:rsidR="00C05C8C" w:rsidRPr="00FC5F9A">
              <w:rPr>
                <w:rStyle w:val="Hyperlink"/>
                <w:noProof/>
              </w:rPr>
              <w:t>Card Details</w:t>
            </w:r>
            <w:r w:rsidR="00C05C8C">
              <w:rPr>
                <w:noProof/>
                <w:webHidden/>
              </w:rPr>
              <w:tab/>
            </w:r>
            <w:r w:rsidR="00C05C8C">
              <w:rPr>
                <w:noProof/>
                <w:webHidden/>
              </w:rPr>
              <w:fldChar w:fldCharType="begin"/>
            </w:r>
            <w:r w:rsidR="00C05C8C">
              <w:rPr>
                <w:noProof/>
                <w:webHidden/>
              </w:rPr>
              <w:instrText xml:space="preserve"> PAGEREF _Toc117274645 \h </w:instrText>
            </w:r>
            <w:r w:rsidR="00C05C8C">
              <w:rPr>
                <w:noProof/>
                <w:webHidden/>
              </w:rPr>
            </w:r>
            <w:r w:rsidR="00C05C8C">
              <w:rPr>
                <w:noProof/>
                <w:webHidden/>
              </w:rPr>
              <w:fldChar w:fldCharType="separate"/>
            </w:r>
            <w:r w:rsidR="00C05C8C">
              <w:rPr>
                <w:noProof/>
                <w:webHidden/>
              </w:rPr>
              <w:t>101</w:t>
            </w:r>
            <w:r w:rsidR="00C05C8C">
              <w:rPr>
                <w:noProof/>
                <w:webHidden/>
              </w:rPr>
              <w:fldChar w:fldCharType="end"/>
            </w:r>
          </w:hyperlink>
        </w:p>
        <w:p w14:paraId="7F8550A8" w14:textId="1DF25825" w:rsidR="00C05C8C" w:rsidRDefault="00000000" w:rsidP="00C05C8C">
          <w:pPr>
            <w:pStyle w:val="TOC3"/>
            <w:rPr>
              <w:noProof/>
              <w:sz w:val="22"/>
              <w:szCs w:val="22"/>
            </w:rPr>
          </w:pPr>
          <w:hyperlink w:anchor="_Toc117274646" w:history="1">
            <w:r w:rsidR="00C05C8C" w:rsidRPr="00FC5F9A">
              <w:rPr>
                <w:rStyle w:val="Hyperlink"/>
                <w:noProof/>
              </w:rPr>
              <w:t>14.1.3</w:t>
            </w:r>
            <w:r w:rsidR="00C05C8C">
              <w:rPr>
                <w:noProof/>
                <w:sz w:val="22"/>
                <w:szCs w:val="22"/>
              </w:rPr>
              <w:tab/>
            </w:r>
            <w:r w:rsidR="00C05C8C" w:rsidRPr="00FC5F9A">
              <w:rPr>
                <w:rStyle w:val="Hyperlink"/>
                <w:noProof/>
              </w:rPr>
              <w:t>Card Activiation</w:t>
            </w:r>
            <w:r w:rsidR="00C05C8C">
              <w:rPr>
                <w:noProof/>
                <w:webHidden/>
              </w:rPr>
              <w:tab/>
            </w:r>
            <w:r w:rsidR="00C05C8C">
              <w:rPr>
                <w:noProof/>
                <w:webHidden/>
              </w:rPr>
              <w:fldChar w:fldCharType="begin"/>
            </w:r>
            <w:r w:rsidR="00C05C8C">
              <w:rPr>
                <w:noProof/>
                <w:webHidden/>
              </w:rPr>
              <w:instrText xml:space="preserve"> PAGEREF _Toc117274646 \h </w:instrText>
            </w:r>
            <w:r w:rsidR="00C05C8C">
              <w:rPr>
                <w:noProof/>
                <w:webHidden/>
              </w:rPr>
            </w:r>
            <w:r w:rsidR="00C05C8C">
              <w:rPr>
                <w:noProof/>
                <w:webHidden/>
              </w:rPr>
              <w:fldChar w:fldCharType="separate"/>
            </w:r>
            <w:r w:rsidR="00C05C8C">
              <w:rPr>
                <w:noProof/>
                <w:webHidden/>
              </w:rPr>
              <w:t>101</w:t>
            </w:r>
            <w:r w:rsidR="00C05C8C">
              <w:rPr>
                <w:noProof/>
                <w:webHidden/>
              </w:rPr>
              <w:fldChar w:fldCharType="end"/>
            </w:r>
          </w:hyperlink>
        </w:p>
        <w:p w14:paraId="38742B8D" w14:textId="4A8CC2F2" w:rsidR="00C05C8C" w:rsidRDefault="00000000" w:rsidP="00C05C8C">
          <w:pPr>
            <w:pStyle w:val="TOC3"/>
            <w:rPr>
              <w:noProof/>
              <w:sz w:val="22"/>
              <w:szCs w:val="22"/>
            </w:rPr>
          </w:pPr>
          <w:hyperlink w:anchor="_Toc117274647" w:history="1">
            <w:r w:rsidR="00C05C8C" w:rsidRPr="00FC5F9A">
              <w:rPr>
                <w:rStyle w:val="Hyperlink"/>
                <w:noProof/>
              </w:rPr>
              <w:t>14.1.4</w:t>
            </w:r>
            <w:r w:rsidR="00C05C8C">
              <w:rPr>
                <w:noProof/>
                <w:sz w:val="22"/>
                <w:szCs w:val="22"/>
              </w:rPr>
              <w:tab/>
            </w:r>
            <w:r w:rsidR="00C05C8C" w:rsidRPr="00FC5F9A">
              <w:rPr>
                <w:rStyle w:val="Hyperlink"/>
                <w:noProof/>
              </w:rPr>
              <w:t>PIN Reset</w:t>
            </w:r>
            <w:r w:rsidR="00C05C8C">
              <w:rPr>
                <w:noProof/>
                <w:webHidden/>
              </w:rPr>
              <w:tab/>
            </w:r>
            <w:r w:rsidR="00C05C8C">
              <w:rPr>
                <w:noProof/>
                <w:webHidden/>
              </w:rPr>
              <w:fldChar w:fldCharType="begin"/>
            </w:r>
            <w:r w:rsidR="00C05C8C">
              <w:rPr>
                <w:noProof/>
                <w:webHidden/>
              </w:rPr>
              <w:instrText xml:space="preserve"> PAGEREF _Toc117274647 \h </w:instrText>
            </w:r>
            <w:r w:rsidR="00C05C8C">
              <w:rPr>
                <w:noProof/>
                <w:webHidden/>
              </w:rPr>
            </w:r>
            <w:r w:rsidR="00C05C8C">
              <w:rPr>
                <w:noProof/>
                <w:webHidden/>
              </w:rPr>
              <w:fldChar w:fldCharType="separate"/>
            </w:r>
            <w:r w:rsidR="00C05C8C">
              <w:rPr>
                <w:noProof/>
                <w:webHidden/>
              </w:rPr>
              <w:t>102</w:t>
            </w:r>
            <w:r w:rsidR="00C05C8C">
              <w:rPr>
                <w:noProof/>
                <w:webHidden/>
              </w:rPr>
              <w:fldChar w:fldCharType="end"/>
            </w:r>
          </w:hyperlink>
        </w:p>
        <w:p w14:paraId="5BB79710" w14:textId="635D02F4" w:rsidR="00C05C8C" w:rsidRDefault="00000000" w:rsidP="00C05C8C">
          <w:pPr>
            <w:pStyle w:val="TOC3"/>
            <w:rPr>
              <w:noProof/>
              <w:sz w:val="22"/>
              <w:szCs w:val="22"/>
            </w:rPr>
          </w:pPr>
          <w:hyperlink w:anchor="_Toc117274648" w:history="1">
            <w:r w:rsidR="00C05C8C" w:rsidRPr="00FC5F9A">
              <w:rPr>
                <w:rStyle w:val="Hyperlink"/>
                <w:noProof/>
              </w:rPr>
              <w:t>14.1.5</w:t>
            </w:r>
            <w:r w:rsidR="00C05C8C">
              <w:rPr>
                <w:noProof/>
                <w:sz w:val="22"/>
                <w:szCs w:val="22"/>
              </w:rPr>
              <w:tab/>
            </w:r>
            <w:r w:rsidR="00C05C8C" w:rsidRPr="00FC5F9A">
              <w:rPr>
                <w:rStyle w:val="Hyperlink"/>
                <w:noProof/>
              </w:rPr>
              <w:t>Block / Unblock Cards</w:t>
            </w:r>
            <w:r w:rsidR="00C05C8C">
              <w:rPr>
                <w:noProof/>
                <w:webHidden/>
              </w:rPr>
              <w:tab/>
            </w:r>
            <w:r w:rsidR="00C05C8C">
              <w:rPr>
                <w:noProof/>
                <w:webHidden/>
              </w:rPr>
              <w:fldChar w:fldCharType="begin"/>
            </w:r>
            <w:r w:rsidR="00C05C8C">
              <w:rPr>
                <w:noProof/>
                <w:webHidden/>
              </w:rPr>
              <w:instrText xml:space="preserve"> PAGEREF _Toc117274648 \h </w:instrText>
            </w:r>
            <w:r w:rsidR="00C05C8C">
              <w:rPr>
                <w:noProof/>
                <w:webHidden/>
              </w:rPr>
            </w:r>
            <w:r w:rsidR="00C05C8C">
              <w:rPr>
                <w:noProof/>
                <w:webHidden/>
              </w:rPr>
              <w:fldChar w:fldCharType="separate"/>
            </w:r>
            <w:r w:rsidR="00C05C8C">
              <w:rPr>
                <w:noProof/>
                <w:webHidden/>
              </w:rPr>
              <w:t>104</w:t>
            </w:r>
            <w:r w:rsidR="00C05C8C">
              <w:rPr>
                <w:noProof/>
                <w:webHidden/>
              </w:rPr>
              <w:fldChar w:fldCharType="end"/>
            </w:r>
          </w:hyperlink>
        </w:p>
        <w:p w14:paraId="2D2B2EA9" w14:textId="769CCBE9" w:rsidR="00C05C8C" w:rsidRDefault="00000000" w:rsidP="00C05C8C">
          <w:pPr>
            <w:pStyle w:val="TOC3"/>
            <w:rPr>
              <w:noProof/>
              <w:sz w:val="22"/>
              <w:szCs w:val="22"/>
            </w:rPr>
          </w:pPr>
          <w:hyperlink w:anchor="_Toc117274649" w:history="1">
            <w:r w:rsidR="00C05C8C" w:rsidRPr="00FC5F9A">
              <w:rPr>
                <w:rStyle w:val="Hyperlink"/>
                <w:noProof/>
              </w:rPr>
              <w:t>14.1.6</w:t>
            </w:r>
            <w:r w:rsidR="00C05C8C">
              <w:rPr>
                <w:noProof/>
                <w:sz w:val="22"/>
                <w:szCs w:val="22"/>
              </w:rPr>
              <w:tab/>
            </w:r>
            <w:r w:rsidR="00C05C8C" w:rsidRPr="00FC5F9A">
              <w:rPr>
                <w:rStyle w:val="Hyperlink"/>
                <w:noProof/>
              </w:rPr>
              <w:t>Manage Limits</w:t>
            </w:r>
            <w:r w:rsidR="00C05C8C">
              <w:rPr>
                <w:noProof/>
                <w:webHidden/>
              </w:rPr>
              <w:tab/>
            </w:r>
            <w:r w:rsidR="00C05C8C">
              <w:rPr>
                <w:noProof/>
                <w:webHidden/>
              </w:rPr>
              <w:fldChar w:fldCharType="begin"/>
            </w:r>
            <w:r w:rsidR="00C05C8C">
              <w:rPr>
                <w:noProof/>
                <w:webHidden/>
              </w:rPr>
              <w:instrText xml:space="preserve"> PAGEREF _Toc117274649 \h </w:instrText>
            </w:r>
            <w:r w:rsidR="00C05C8C">
              <w:rPr>
                <w:noProof/>
                <w:webHidden/>
              </w:rPr>
            </w:r>
            <w:r w:rsidR="00C05C8C">
              <w:rPr>
                <w:noProof/>
                <w:webHidden/>
              </w:rPr>
              <w:fldChar w:fldCharType="separate"/>
            </w:r>
            <w:r w:rsidR="00C05C8C">
              <w:rPr>
                <w:noProof/>
                <w:webHidden/>
              </w:rPr>
              <w:t>105</w:t>
            </w:r>
            <w:r w:rsidR="00C05C8C">
              <w:rPr>
                <w:noProof/>
                <w:webHidden/>
              </w:rPr>
              <w:fldChar w:fldCharType="end"/>
            </w:r>
          </w:hyperlink>
        </w:p>
        <w:p w14:paraId="6CA9C7CF" w14:textId="33471931" w:rsidR="00C05C8C" w:rsidRDefault="00000000" w:rsidP="00C05C8C">
          <w:pPr>
            <w:pStyle w:val="TOC3"/>
            <w:rPr>
              <w:noProof/>
              <w:sz w:val="22"/>
              <w:szCs w:val="22"/>
            </w:rPr>
          </w:pPr>
          <w:hyperlink w:anchor="_Toc117274650" w:history="1">
            <w:r w:rsidR="00C05C8C" w:rsidRPr="00FC5F9A">
              <w:rPr>
                <w:rStyle w:val="Hyperlink"/>
                <w:noProof/>
              </w:rPr>
              <w:t>14.1.7</w:t>
            </w:r>
            <w:r w:rsidR="00C05C8C">
              <w:rPr>
                <w:noProof/>
                <w:sz w:val="22"/>
                <w:szCs w:val="22"/>
              </w:rPr>
              <w:tab/>
            </w:r>
            <w:r w:rsidR="00C05C8C" w:rsidRPr="00FC5F9A">
              <w:rPr>
                <w:rStyle w:val="Hyperlink"/>
                <w:noProof/>
              </w:rPr>
              <w:t>Manage International Limits</w:t>
            </w:r>
            <w:r w:rsidR="00C05C8C">
              <w:rPr>
                <w:noProof/>
                <w:webHidden/>
              </w:rPr>
              <w:tab/>
            </w:r>
            <w:r w:rsidR="00C05C8C">
              <w:rPr>
                <w:noProof/>
                <w:webHidden/>
              </w:rPr>
              <w:fldChar w:fldCharType="begin"/>
            </w:r>
            <w:r w:rsidR="00C05C8C">
              <w:rPr>
                <w:noProof/>
                <w:webHidden/>
              </w:rPr>
              <w:instrText xml:space="preserve"> PAGEREF _Toc117274650 \h </w:instrText>
            </w:r>
            <w:r w:rsidR="00C05C8C">
              <w:rPr>
                <w:noProof/>
                <w:webHidden/>
              </w:rPr>
            </w:r>
            <w:r w:rsidR="00C05C8C">
              <w:rPr>
                <w:noProof/>
                <w:webHidden/>
              </w:rPr>
              <w:fldChar w:fldCharType="separate"/>
            </w:r>
            <w:r w:rsidR="00C05C8C">
              <w:rPr>
                <w:noProof/>
                <w:webHidden/>
              </w:rPr>
              <w:t>106</w:t>
            </w:r>
            <w:r w:rsidR="00C05C8C">
              <w:rPr>
                <w:noProof/>
                <w:webHidden/>
              </w:rPr>
              <w:fldChar w:fldCharType="end"/>
            </w:r>
          </w:hyperlink>
        </w:p>
        <w:p w14:paraId="486335CD" w14:textId="432216FF" w:rsidR="00C05C8C" w:rsidRDefault="00000000" w:rsidP="00C05C8C">
          <w:pPr>
            <w:pStyle w:val="TOC3"/>
            <w:rPr>
              <w:noProof/>
              <w:sz w:val="22"/>
              <w:szCs w:val="22"/>
            </w:rPr>
          </w:pPr>
          <w:hyperlink w:anchor="_Toc117274651" w:history="1">
            <w:r w:rsidR="00C05C8C" w:rsidRPr="00FC5F9A">
              <w:rPr>
                <w:rStyle w:val="Hyperlink"/>
                <w:noProof/>
              </w:rPr>
              <w:t>14.1.8</w:t>
            </w:r>
            <w:r w:rsidR="00C05C8C">
              <w:rPr>
                <w:noProof/>
                <w:sz w:val="22"/>
                <w:szCs w:val="22"/>
              </w:rPr>
              <w:tab/>
            </w:r>
            <w:r w:rsidR="00C05C8C" w:rsidRPr="00FC5F9A">
              <w:rPr>
                <w:rStyle w:val="Hyperlink"/>
                <w:noProof/>
              </w:rPr>
              <w:t>Card Reissue</w:t>
            </w:r>
            <w:r w:rsidR="00C05C8C">
              <w:rPr>
                <w:noProof/>
                <w:webHidden/>
              </w:rPr>
              <w:tab/>
            </w:r>
            <w:r w:rsidR="00C05C8C">
              <w:rPr>
                <w:noProof/>
                <w:webHidden/>
              </w:rPr>
              <w:fldChar w:fldCharType="begin"/>
            </w:r>
            <w:r w:rsidR="00C05C8C">
              <w:rPr>
                <w:noProof/>
                <w:webHidden/>
              </w:rPr>
              <w:instrText xml:space="preserve"> PAGEREF _Toc117274651 \h </w:instrText>
            </w:r>
            <w:r w:rsidR="00C05C8C">
              <w:rPr>
                <w:noProof/>
                <w:webHidden/>
              </w:rPr>
            </w:r>
            <w:r w:rsidR="00C05C8C">
              <w:rPr>
                <w:noProof/>
                <w:webHidden/>
              </w:rPr>
              <w:fldChar w:fldCharType="separate"/>
            </w:r>
            <w:r w:rsidR="00C05C8C">
              <w:rPr>
                <w:noProof/>
                <w:webHidden/>
              </w:rPr>
              <w:t>108</w:t>
            </w:r>
            <w:r w:rsidR="00C05C8C">
              <w:rPr>
                <w:noProof/>
                <w:webHidden/>
              </w:rPr>
              <w:fldChar w:fldCharType="end"/>
            </w:r>
          </w:hyperlink>
        </w:p>
        <w:p w14:paraId="2113DF01" w14:textId="76AD5D6A" w:rsidR="00C05C8C" w:rsidRDefault="00000000" w:rsidP="00C05C8C">
          <w:pPr>
            <w:pStyle w:val="TOC3"/>
            <w:rPr>
              <w:noProof/>
              <w:sz w:val="22"/>
              <w:szCs w:val="22"/>
            </w:rPr>
          </w:pPr>
          <w:hyperlink w:anchor="_Toc117274652" w:history="1">
            <w:r w:rsidR="00C05C8C" w:rsidRPr="00FC5F9A">
              <w:rPr>
                <w:rStyle w:val="Hyperlink"/>
                <w:noProof/>
              </w:rPr>
              <w:t>14.1.9</w:t>
            </w:r>
            <w:r w:rsidR="00C05C8C">
              <w:rPr>
                <w:noProof/>
                <w:sz w:val="22"/>
                <w:szCs w:val="22"/>
              </w:rPr>
              <w:tab/>
            </w:r>
            <w:r w:rsidR="00C05C8C" w:rsidRPr="00FC5F9A">
              <w:rPr>
                <w:rStyle w:val="Hyperlink"/>
                <w:noProof/>
              </w:rPr>
              <w:t>Card Replacement</w:t>
            </w:r>
            <w:r w:rsidR="00C05C8C">
              <w:rPr>
                <w:noProof/>
                <w:webHidden/>
              </w:rPr>
              <w:tab/>
            </w:r>
            <w:r w:rsidR="00C05C8C">
              <w:rPr>
                <w:noProof/>
                <w:webHidden/>
              </w:rPr>
              <w:fldChar w:fldCharType="begin"/>
            </w:r>
            <w:r w:rsidR="00C05C8C">
              <w:rPr>
                <w:noProof/>
                <w:webHidden/>
              </w:rPr>
              <w:instrText xml:space="preserve"> PAGEREF _Toc117274652 \h </w:instrText>
            </w:r>
            <w:r w:rsidR="00C05C8C">
              <w:rPr>
                <w:noProof/>
                <w:webHidden/>
              </w:rPr>
            </w:r>
            <w:r w:rsidR="00C05C8C">
              <w:rPr>
                <w:noProof/>
                <w:webHidden/>
              </w:rPr>
              <w:fldChar w:fldCharType="separate"/>
            </w:r>
            <w:r w:rsidR="00C05C8C">
              <w:rPr>
                <w:noProof/>
                <w:webHidden/>
              </w:rPr>
              <w:t>109</w:t>
            </w:r>
            <w:r w:rsidR="00C05C8C">
              <w:rPr>
                <w:noProof/>
                <w:webHidden/>
              </w:rPr>
              <w:fldChar w:fldCharType="end"/>
            </w:r>
          </w:hyperlink>
        </w:p>
        <w:p w14:paraId="125EE190" w14:textId="04F172B3" w:rsidR="00C05C8C" w:rsidRDefault="00000000">
          <w:pPr>
            <w:pStyle w:val="TOC2"/>
            <w:tabs>
              <w:tab w:val="left" w:pos="880"/>
              <w:tab w:val="right" w:leader="dot" w:pos="10790"/>
            </w:tabs>
            <w:rPr>
              <w:noProof/>
              <w:sz w:val="22"/>
              <w:szCs w:val="22"/>
            </w:rPr>
          </w:pPr>
          <w:hyperlink w:anchor="_Toc117274653" w:history="1">
            <w:r w:rsidR="00C05C8C" w:rsidRPr="00FC5F9A">
              <w:rPr>
                <w:rStyle w:val="Hyperlink"/>
                <w:rFonts w:cstheme="minorHAnsi"/>
                <w:noProof/>
              </w:rPr>
              <w:t>14.2</w:t>
            </w:r>
            <w:r w:rsidR="00C05C8C">
              <w:rPr>
                <w:noProof/>
                <w:sz w:val="22"/>
                <w:szCs w:val="22"/>
              </w:rPr>
              <w:tab/>
            </w:r>
            <w:r w:rsidR="00C05C8C" w:rsidRPr="00FC5F9A">
              <w:rPr>
                <w:rStyle w:val="Hyperlink"/>
                <w:rFonts w:cstheme="minorHAnsi"/>
                <w:noProof/>
              </w:rPr>
              <w:t>Credit Cards</w:t>
            </w:r>
            <w:r w:rsidR="00C05C8C">
              <w:rPr>
                <w:noProof/>
                <w:webHidden/>
              </w:rPr>
              <w:tab/>
            </w:r>
            <w:r w:rsidR="00C05C8C">
              <w:rPr>
                <w:noProof/>
                <w:webHidden/>
              </w:rPr>
              <w:fldChar w:fldCharType="begin"/>
            </w:r>
            <w:r w:rsidR="00C05C8C">
              <w:rPr>
                <w:noProof/>
                <w:webHidden/>
              </w:rPr>
              <w:instrText xml:space="preserve"> PAGEREF _Toc117274653 \h </w:instrText>
            </w:r>
            <w:r w:rsidR="00C05C8C">
              <w:rPr>
                <w:noProof/>
                <w:webHidden/>
              </w:rPr>
            </w:r>
            <w:r w:rsidR="00C05C8C">
              <w:rPr>
                <w:noProof/>
                <w:webHidden/>
              </w:rPr>
              <w:fldChar w:fldCharType="separate"/>
            </w:r>
            <w:r w:rsidR="00C05C8C">
              <w:rPr>
                <w:noProof/>
                <w:webHidden/>
              </w:rPr>
              <w:t>110</w:t>
            </w:r>
            <w:r w:rsidR="00C05C8C">
              <w:rPr>
                <w:noProof/>
                <w:webHidden/>
              </w:rPr>
              <w:fldChar w:fldCharType="end"/>
            </w:r>
          </w:hyperlink>
        </w:p>
        <w:p w14:paraId="5D000DA1" w14:textId="5C9B5AA9" w:rsidR="00C05C8C" w:rsidRDefault="00000000" w:rsidP="00C05C8C">
          <w:pPr>
            <w:pStyle w:val="TOC3"/>
            <w:rPr>
              <w:noProof/>
              <w:sz w:val="22"/>
              <w:szCs w:val="22"/>
            </w:rPr>
          </w:pPr>
          <w:hyperlink w:anchor="_Toc117274654" w:history="1">
            <w:r w:rsidR="00C05C8C" w:rsidRPr="00FC5F9A">
              <w:rPr>
                <w:rStyle w:val="Hyperlink"/>
                <w:noProof/>
              </w:rPr>
              <w:t>14.2.1</w:t>
            </w:r>
            <w:r w:rsidR="00C05C8C">
              <w:rPr>
                <w:noProof/>
                <w:sz w:val="22"/>
                <w:szCs w:val="22"/>
              </w:rPr>
              <w:tab/>
            </w:r>
            <w:r w:rsidR="00C05C8C" w:rsidRPr="00FC5F9A">
              <w:rPr>
                <w:rStyle w:val="Hyperlink"/>
                <w:noProof/>
              </w:rPr>
              <w:t>Credit Card Summary</w:t>
            </w:r>
            <w:r w:rsidR="00C05C8C">
              <w:rPr>
                <w:noProof/>
                <w:webHidden/>
              </w:rPr>
              <w:tab/>
            </w:r>
            <w:r w:rsidR="00C05C8C">
              <w:rPr>
                <w:noProof/>
                <w:webHidden/>
              </w:rPr>
              <w:fldChar w:fldCharType="begin"/>
            </w:r>
            <w:r w:rsidR="00C05C8C">
              <w:rPr>
                <w:noProof/>
                <w:webHidden/>
              </w:rPr>
              <w:instrText xml:space="preserve"> PAGEREF _Toc117274654 \h </w:instrText>
            </w:r>
            <w:r w:rsidR="00C05C8C">
              <w:rPr>
                <w:noProof/>
                <w:webHidden/>
              </w:rPr>
            </w:r>
            <w:r w:rsidR="00C05C8C">
              <w:rPr>
                <w:noProof/>
                <w:webHidden/>
              </w:rPr>
              <w:fldChar w:fldCharType="separate"/>
            </w:r>
            <w:r w:rsidR="00C05C8C">
              <w:rPr>
                <w:noProof/>
                <w:webHidden/>
              </w:rPr>
              <w:t>110</w:t>
            </w:r>
            <w:r w:rsidR="00C05C8C">
              <w:rPr>
                <w:noProof/>
                <w:webHidden/>
              </w:rPr>
              <w:fldChar w:fldCharType="end"/>
            </w:r>
          </w:hyperlink>
        </w:p>
        <w:p w14:paraId="6617BBCB" w14:textId="22B40131" w:rsidR="00C05C8C" w:rsidRDefault="00000000" w:rsidP="00C05C8C">
          <w:pPr>
            <w:pStyle w:val="TOC3"/>
            <w:rPr>
              <w:noProof/>
              <w:sz w:val="22"/>
              <w:szCs w:val="22"/>
            </w:rPr>
          </w:pPr>
          <w:hyperlink w:anchor="_Toc117274655" w:history="1">
            <w:r w:rsidR="00C05C8C" w:rsidRPr="00FC5F9A">
              <w:rPr>
                <w:rStyle w:val="Hyperlink"/>
                <w:noProof/>
              </w:rPr>
              <w:t>14.2.2</w:t>
            </w:r>
            <w:r w:rsidR="00C05C8C">
              <w:rPr>
                <w:noProof/>
                <w:sz w:val="22"/>
                <w:szCs w:val="22"/>
              </w:rPr>
              <w:tab/>
            </w:r>
            <w:r w:rsidR="00C05C8C" w:rsidRPr="00FC5F9A">
              <w:rPr>
                <w:rStyle w:val="Hyperlink"/>
                <w:noProof/>
              </w:rPr>
              <w:t>Credit Card Details</w:t>
            </w:r>
            <w:r w:rsidR="00C05C8C">
              <w:rPr>
                <w:noProof/>
                <w:webHidden/>
              </w:rPr>
              <w:tab/>
            </w:r>
            <w:r w:rsidR="00C05C8C">
              <w:rPr>
                <w:noProof/>
                <w:webHidden/>
              </w:rPr>
              <w:fldChar w:fldCharType="begin"/>
            </w:r>
            <w:r w:rsidR="00C05C8C">
              <w:rPr>
                <w:noProof/>
                <w:webHidden/>
              </w:rPr>
              <w:instrText xml:space="preserve"> PAGEREF _Toc117274655 \h </w:instrText>
            </w:r>
            <w:r w:rsidR="00C05C8C">
              <w:rPr>
                <w:noProof/>
                <w:webHidden/>
              </w:rPr>
            </w:r>
            <w:r w:rsidR="00C05C8C">
              <w:rPr>
                <w:noProof/>
                <w:webHidden/>
              </w:rPr>
              <w:fldChar w:fldCharType="separate"/>
            </w:r>
            <w:r w:rsidR="00C05C8C">
              <w:rPr>
                <w:noProof/>
                <w:webHidden/>
              </w:rPr>
              <w:t>110</w:t>
            </w:r>
            <w:r w:rsidR="00C05C8C">
              <w:rPr>
                <w:noProof/>
                <w:webHidden/>
              </w:rPr>
              <w:fldChar w:fldCharType="end"/>
            </w:r>
          </w:hyperlink>
        </w:p>
        <w:p w14:paraId="378C4093" w14:textId="1B92CE1D" w:rsidR="00C05C8C" w:rsidRDefault="00000000" w:rsidP="00C05C8C">
          <w:pPr>
            <w:pStyle w:val="TOC3"/>
            <w:rPr>
              <w:noProof/>
              <w:sz w:val="22"/>
              <w:szCs w:val="22"/>
            </w:rPr>
          </w:pPr>
          <w:hyperlink w:anchor="_Toc117274656" w:history="1">
            <w:r w:rsidR="00C05C8C" w:rsidRPr="00FC5F9A">
              <w:rPr>
                <w:rStyle w:val="Hyperlink"/>
                <w:noProof/>
              </w:rPr>
              <w:t>14.2.3</w:t>
            </w:r>
            <w:r w:rsidR="00C05C8C">
              <w:rPr>
                <w:noProof/>
                <w:sz w:val="22"/>
                <w:szCs w:val="22"/>
              </w:rPr>
              <w:tab/>
            </w:r>
            <w:r w:rsidR="00C05C8C" w:rsidRPr="00FC5F9A">
              <w:rPr>
                <w:rStyle w:val="Hyperlink"/>
                <w:noProof/>
              </w:rPr>
              <w:t>Credit Card Activation</w:t>
            </w:r>
            <w:r w:rsidR="00C05C8C">
              <w:rPr>
                <w:noProof/>
                <w:webHidden/>
              </w:rPr>
              <w:tab/>
            </w:r>
            <w:r w:rsidR="00C05C8C">
              <w:rPr>
                <w:noProof/>
                <w:webHidden/>
              </w:rPr>
              <w:fldChar w:fldCharType="begin"/>
            </w:r>
            <w:r w:rsidR="00C05C8C">
              <w:rPr>
                <w:noProof/>
                <w:webHidden/>
              </w:rPr>
              <w:instrText xml:space="preserve"> PAGEREF _Toc117274656 \h </w:instrText>
            </w:r>
            <w:r w:rsidR="00C05C8C">
              <w:rPr>
                <w:noProof/>
                <w:webHidden/>
              </w:rPr>
            </w:r>
            <w:r w:rsidR="00C05C8C">
              <w:rPr>
                <w:noProof/>
                <w:webHidden/>
              </w:rPr>
              <w:fldChar w:fldCharType="separate"/>
            </w:r>
            <w:r w:rsidR="00C05C8C">
              <w:rPr>
                <w:noProof/>
                <w:webHidden/>
              </w:rPr>
              <w:t>111</w:t>
            </w:r>
            <w:r w:rsidR="00C05C8C">
              <w:rPr>
                <w:noProof/>
                <w:webHidden/>
              </w:rPr>
              <w:fldChar w:fldCharType="end"/>
            </w:r>
          </w:hyperlink>
        </w:p>
        <w:p w14:paraId="1A961B79" w14:textId="5E69450B" w:rsidR="00C05C8C" w:rsidRDefault="00000000" w:rsidP="00C05C8C">
          <w:pPr>
            <w:pStyle w:val="TOC3"/>
            <w:rPr>
              <w:noProof/>
              <w:sz w:val="22"/>
              <w:szCs w:val="22"/>
            </w:rPr>
          </w:pPr>
          <w:hyperlink w:anchor="_Toc117274657" w:history="1">
            <w:r w:rsidR="00C05C8C" w:rsidRPr="00FC5F9A">
              <w:rPr>
                <w:rStyle w:val="Hyperlink"/>
                <w:noProof/>
              </w:rPr>
              <w:t>14.2.4</w:t>
            </w:r>
            <w:r w:rsidR="00C05C8C">
              <w:rPr>
                <w:noProof/>
                <w:sz w:val="22"/>
                <w:szCs w:val="22"/>
              </w:rPr>
              <w:tab/>
            </w:r>
            <w:r w:rsidR="00C05C8C" w:rsidRPr="00FC5F9A">
              <w:rPr>
                <w:rStyle w:val="Hyperlink"/>
                <w:noProof/>
              </w:rPr>
              <w:t>Reset Card PIN</w:t>
            </w:r>
            <w:r w:rsidR="00C05C8C">
              <w:rPr>
                <w:noProof/>
                <w:webHidden/>
              </w:rPr>
              <w:tab/>
            </w:r>
            <w:r w:rsidR="00C05C8C">
              <w:rPr>
                <w:noProof/>
                <w:webHidden/>
              </w:rPr>
              <w:fldChar w:fldCharType="begin"/>
            </w:r>
            <w:r w:rsidR="00C05C8C">
              <w:rPr>
                <w:noProof/>
                <w:webHidden/>
              </w:rPr>
              <w:instrText xml:space="preserve"> PAGEREF _Toc117274657 \h </w:instrText>
            </w:r>
            <w:r w:rsidR="00C05C8C">
              <w:rPr>
                <w:noProof/>
                <w:webHidden/>
              </w:rPr>
            </w:r>
            <w:r w:rsidR="00C05C8C">
              <w:rPr>
                <w:noProof/>
                <w:webHidden/>
              </w:rPr>
              <w:fldChar w:fldCharType="separate"/>
            </w:r>
            <w:r w:rsidR="00C05C8C">
              <w:rPr>
                <w:noProof/>
                <w:webHidden/>
              </w:rPr>
              <w:t>112</w:t>
            </w:r>
            <w:r w:rsidR="00C05C8C">
              <w:rPr>
                <w:noProof/>
                <w:webHidden/>
              </w:rPr>
              <w:fldChar w:fldCharType="end"/>
            </w:r>
          </w:hyperlink>
        </w:p>
        <w:p w14:paraId="0BA8C328" w14:textId="57C55F6F" w:rsidR="00C05C8C" w:rsidRDefault="00000000" w:rsidP="00C05C8C">
          <w:pPr>
            <w:pStyle w:val="TOC3"/>
            <w:rPr>
              <w:noProof/>
              <w:sz w:val="22"/>
              <w:szCs w:val="22"/>
            </w:rPr>
          </w:pPr>
          <w:hyperlink w:anchor="_Toc117274658" w:history="1">
            <w:r w:rsidR="00C05C8C" w:rsidRPr="00FC5F9A">
              <w:rPr>
                <w:rStyle w:val="Hyperlink"/>
                <w:noProof/>
              </w:rPr>
              <w:t>14.2.5</w:t>
            </w:r>
            <w:r w:rsidR="00C05C8C">
              <w:rPr>
                <w:noProof/>
                <w:sz w:val="22"/>
                <w:szCs w:val="22"/>
              </w:rPr>
              <w:tab/>
            </w:r>
            <w:r w:rsidR="00C05C8C" w:rsidRPr="00FC5F9A">
              <w:rPr>
                <w:rStyle w:val="Hyperlink"/>
                <w:noProof/>
              </w:rPr>
              <w:t>Block Card</w:t>
            </w:r>
            <w:r w:rsidR="00C05C8C">
              <w:rPr>
                <w:noProof/>
                <w:webHidden/>
              </w:rPr>
              <w:tab/>
            </w:r>
            <w:r w:rsidR="00C05C8C">
              <w:rPr>
                <w:noProof/>
                <w:webHidden/>
              </w:rPr>
              <w:fldChar w:fldCharType="begin"/>
            </w:r>
            <w:r w:rsidR="00C05C8C">
              <w:rPr>
                <w:noProof/>
                <w:webHidden/>
              </w:rPr>
              <w:instrText xml:space="preserve"> PAGEREF _Toc117274658 \h </w:instrText>
            </w:r>
            <w:r w:rsidR="00C05C8C">
              <w:rPr>
                <w:noProof/>
                <w:webHidden/>
              </w:rPr>
            </w:r>
            <w:r w:rsidR="00C05C8C">
              <w:rPr>
                <w:noProof/>
                <w:webHidden/>
              </w:rPr>
              <w:fldChar w:fldCharType="separate"/>
            </w:r>
            <w:r w:rsidR="00C05C8C">
              <w:rPr>
                <w:noProof/>
                <w:webHidden/>
              </w:rPr>
              <w:t>113</w:t>
            </w:r>
            <w:r w:rsidR="00C05C8C">
              <w:rPr>
                <w:noProof/>
                <w:webHidden/>
              </w:rPr>
              <w:fldChar w:fldCharType="end"/>
            </w:r>
          </w:hyperlink>
        </w:p>
        <w:p w14:paraId="645392F8" w14:textId="7F6A38B6" w:rsidR="00C05C8C" w:rsidRDefault="00000000" w:rsidP="00C05C8C">
          <w:pPr>
            <w:pStyle w:val="TOC3"/>
            <w:rPr>
              <w:noProof/>
              <w:sz w:val="22"/>
              <w:szCs w:val="22"/>
            </w:rPr>
          </w:pPr>
          <w:hyperlink w:anchor="_Toc117274659" w:history="1">
            <w:r w:rsidR="00C05C8C" w:rsidRPr="00FC5F9A">
              <w:rPr>
                <w:rStyle w:val="Hyperlink"/>
                <w:noProof/>
              </w:rPr>
              <w:t>14.2.6</w:t>
            </w:r>
            <w:r w:rsidR="00C05C8C">
              <w:rPr>
                <w:noProof/>
                <w:sz w:val="22"/>
                <w:szCs w:val="22"/>
              </w:rPr>
              <w:tab/>
            </w:r>
            <w:r w:rsidR="00C05C8C" w:rsidRPr="00FC5F9A">
              <w:rPr>
                <w:rStyle w:val="Hyperlink"/>
                <w:noProof/>
              </w:rPr>
              <w:t>Credit Card Payment</w:t>
            </w:r>
            <w:r w:rsidR="00C05C8C">
              <w:rPr>
                <w:noProof/>
                <w:webHidden/>
              </w:rPr>
              <w:tab/>
            </w:r>
            <w:r w:rsidR="00C05C8C">
              <w:rPr>
                <w:noProof/>
                <w:webHidden/>
              </w:rPr>
              <w:fldChar w:fldCharType="begin"/>
            </w:r>
            <w:r w:rsidR="00C05C8C">
              <w:rPr>
                <w:noProof/>
                <w:webHidden/>
              </w:rPr>
              <w:instrText xml:space="preserve"> PAGEREF _Toc117274659 \h </w:instrText>
            </w:r>
            <w:r w:rsidR="00C05C8C">
              <w:rPr>
                <w:noProof/>
                <w:webHidden/>
              </w:rPr>
            </w:r>
            <w:r w:rsidR="00C05C8C">
              <w:rPr>
                <w:noProof/>
                <w:webHidden/>
              </w:rPr>
              <w:fldChar w:fldCharType="separate"/>
            </w:r>
            <w:r w:rsidR="00C05C8C">
              <w:rPr>
                <w:noProof/>
                <w:webHidden/>
              </w:rPr>
              <w:t>114</w:t>
            </w:r>
            <w:r w:rsidR="00C05C8C">
              <w:rPr>
                <w:noProof/>
                <w:webHidden/>
              </w:rPr>
              <w:fldChar w:fldCharType="end"/>
            </w:r>
          </w:hyperlink>
        </w:p>
        <w:p w14:paraId="753A3232" w14:textId="2CA1470B" w:rsidR="00C05C8C" w:rsidRDefault="00000000" w:rsidP="00C05C8C">
          <w:pPr>
            <w:pStyle w:val="TOC3"/>
            <w:rPr>
              <w:noProof/>
              <w:sz w:val="22"/>
              <w:szCs w:val="22"/>
            </w:rPr>
          </w:pPr>
          <w:hyperlink w:anchor="_Toc117274660" w:history="1">
            <w:r w:rsidR="00C05C8C" w:rsidRPr="00FC5F9A">
              <w:rPr>
                <w:rStyle w:val="Hyperlink"/>
                <w:noProof/>
              </w:rPr>
              <w:t>14.2.7</w:t>
            </w:r>
            <w:r w:rsidR="00C05C8C">
              <w:rPr>
                <w:noProof/>
                <w:sz w:val="22"/>
                <w:szCs w:val="22"/>
              </w:rPr>
              <w:tab/>
            </w:r>
            <w:r w:rsidR="00C05C8C" w:rsidRPr="00FC5F9A">
              <w:rPr>
                <w:rStyle w:val="Hyperlink"/>
                <w:noProof/>
              </w:rPr>
              <w:t>View Statement</w:t>
            </w:r>
            <w:r w:rsidR="00C05C8C">
              <w:rPr>
                <w:noProof/>
                <w:webHidden/>
              </w:rPr>
              <w:tab/>
            </w:r>
            <w:r w:rsidR="00C05C8C">
              <w:rPr>
                <w:noProof/>
                <w:webHidden/>
              </w:rPr>
              <w:fldChar w:fldCharType="begin"/>
            </w:r>
            <w:r w:rsidR="00C05C8C">
              <w:rPr>
                <w:noProof/>
                <w:webHidden/>
              </w:rPr>
              <w:instrText xml:space="preserve"> PAGEREF _Toc117274660 \h </w:instrText>
            </w:r>
            <w:r w:rsidR="00C05C8C">
              <w:rPr>
                <w:noProof/>
                <w:webHidden/>
              </w:rPr>
            </w:r>
            <w:r w:rsidR="00C05C8C">
              <w:rPr>
                <w:noProof/>
                <w:webHidden/>
              </w:rPr>
              <w:fldChar w:fldCharType="separate"/>
            </w:r>
            <w:r w:rsidR="00C05C8C">
              <w:rPr>
                <w:noProof/>
                <w:webHidden/>
              </w:rPr>
              <w:t>117</w:t>
            </w:r>
            <w:r w:rsidR="00C05C8C">
              <w:rPr>
                <w:noProof/>
                <w:webHidden/>
              </w:rPr>
              <w:fldChar w:fldCharType="end"/>
            </w:r>
          </w:hyperlink>
        </w:p>
        <w:p w14:paraId="54A49CE7" w14:textId="0E0C915E" w:rsidR="00C05C8C" w:rsidRDefault="00000000" w:rsidP="00C05C8C">
          <w:pPr>
            <w:pStyle w:val="TOC3"/>
            <w:rPr>
              <w:noProof/>
              <w:sz w:val="22"/>
              <w:szCs w:val="22"/>
            </w:rPr>
          </w:pPr>
          <w:hyperlink w:anchor="_Toc117274661" w:history="1">
            <w:r w:rsidR="00C05C8C" w:rsidRPr="00FC5F9A">
              <w:rPr>
                <w:rStyle w:val="Hyperlink"/>
                <w:noProof/>
              </w:rPr>
              <w:t>14.2.8</w:t>
            </w:r>
            <w:r w:rsidR="00C05C8C">
              <w:rPr>
                <w:noProof/>
                <w:sz w:val="22"/>
                <w:szCs w:val="22"/>
              </w:rPr>
              <w:tab/>
            </w:r>
            <w:r w:rsidR="00C05C8C" w:rsidRPr="00FC5F9A">
              <w:rPr>
                <w:rStyle w:val="Hyperlink"/>
                <w:noProof/>
              </w:rPr>
              <w:t>Search Transaction</w:t>
            </w:r>
            <w:r w:rsidR="00C05C8C">
              <w:rPr>
                <w:noProof/>
                <w:webHidden/>
              </w:rPr>
              <w:tab/>
            </w:r>
            <w:r w:rsidR="00C05C8C">
              <w:rPr>
                <w:noProof/>
                <w:webHidden/>
              </w:rPr>
              <w:fldChar w:fldCharType="begin"/>
            </w:r>
            <w:r w:rsidR="00C05C8C">
              <w:rPr>
                <w:noProof/>
                <w:webHidden/>
              </w:rPr>
              <w:instrText xml:space="preserve"> PAGEREF _Toc117274661 \h </w:instrText>
            </w:r>
            <w:r w:rsidR="00C05C8C">
              <w:rPr>
                <w:noProof/>
                <w:webHidden/>
              </w:rPr>
            </w:r>
            <w:r w:rsidR="00C05C8C">
              <w:rPr>
                <w:noProof/>
                <w:webHidden/>
              </w:rPr>
              <w:fldChar w:fldCharType="separate"/>
            </w:r>
            <w:r w:rsidR="00C05C8C">
              <w:rPr>
                <w:noProof/>
                <w:webHidden/>
              </w:rPr>
              <w:t>118</w:t>
            </w:r>
            <w:r w:rsidR="00C05C8C">
              <w:rPr>
                <w:noProof/>
                <w:webHidden/>
              </w:rPr>
              <w:fldChar w:fldCharType="end"/>
            </w:r>
          </w:hyperlink>
        </w:p>
        <w:p w14:paraId="4A2423C2" w14:textId="6C163B09" w:rsidR="00C05C8C" w:rsidRDefault="00000000" w:rsidP="00C05C8C">
          <w:pPr>
            <w:pStyle w:val="TOC1"/>
            <w:rPr>
              <w:noProof/>
              <w:sz w:val="22"/>
              <w:szCs w:val="22"/>
            </w:rPr>
          </w:pPr>
          <w:hyperlink w:anchor="_Toc117274662" w:history="1">
            <w:r w:rsidR="00C05C8C" w:rsidRPr="00FC5F9A">
              <w:rPr>
                <w:rStyle w:val="Hyperlink"/>
                <w:rFonts w:cstheme="minorHAnsi"/>
                <w:noProof/>
              </w:rPr>
              <w:t>15.</w:t>
            </w:r>
            <w:r w:rsidR="00C05C8C">
              <w:rPr>
                <w:noProof/>
                <w:sz w:val="22"/>
                <w:szCs w:val="22"/>
              </w:rPr>
              <w:tab/>
            </w:r>
            <w:r w:rsidR="00C05C8C" w:rsidRPr="00FC5F9A">
              <w:rPr>
                <w:rStyle w:val="Hyperlink"/>
                <w:rFonts w:cstheme="minorHAnsi"/>
                <w:noProof/>
              </w:rPr>
              <w:t>Transaction Surveys</w:t>
            </w:r>
            <w:r w:rsidR="00C05C8C">
              <w:rPr>
                <w:noProof/>
                <w:webHidden/>
              </w:rPr>
              <w:tab/>
            </w:r>
            <w:r w:rsidR="00C05C8C">
              <w:rPr>
                <w:noProof/>
                <w:webHidden/>
              </w:rPr>
              <w:fldChar w:fldCharType="begin"/>
            </w:r>
            <w:r w:rsidR="00C05C8C">
              <w:rPr>
                <w:noProof/>
                <w:webHidden/>
              </w:rPr>
              <w:instrText xml:space="preserve"> PAGEREF _Toc117274662 \h </w:instrText>
            </w:r>
            <w:r w:rsidR="00C05C8C">
              <w:rPr>
                <w:noProof/>
                <w:webHidden/>
              </w:rPr>
            </w:r>
            <w:r w:rsidR="00C05C8C">
              <w:rPr>
                <w:noProof/>
                <w:webHidden/>
              </w:rPr>
              <w:fldChar w:fldCharType="separate"/>
            </w:r>
            <w:r w:rsidR="00C05C8C">
              <w:rPr>
                <w:noProof/>
                <w:webHidden/>
              </w:rPr>
              <w:t>118</w:t>
            </w:r>
            <w:r w:rsidR="00C05C8C">
              <w:rPr>
                <w:noProof/>
                <w:webHidden/>
              </w:rPr>
              <w:fldChar w:fldCharType="end"/>
            </w:r>
          </w:hyperlink>
        </w:p>
        <w:p w14:paraId="677C9B25" w14:textId="0AA544BB" w:rsidR="00C05C8C" w:rsidRDefault="00000000" w:rsidP="00C05C8C">
          <w:pPr>
            <w:pStyle w:val="TOC1"/>
            <w:rPr>
              <w:noProof/>
              <w:sz w:val="22"/>
              <w:szCs w:val="22"/>
            </w:rPr>
          </w:pPr>
          <w:hyperlink w:anchor="_Toc117274663" w:history="1">
            <w:r w:rsidR="00C05C8C" w:rsidRPr="00FC5F9A">
              <w:rPr>
                <w:rStyle w:val="Hyperlink"/>
                <w:rFonts w:cstheme="minorHAnsi"/>
                <w:noProof/>
              </w:rPr>
              <w:t>16.</w:t>
            </w:r>
            <w:r w:rsidR="00C05C8C">
              <w:rPr>
                <w:noProof/>
                <w:sz w:val="22"/>
                <w:szCs w:val="22"/>
              </w:rPr>
              <w:tab/>
            </w:r>
            <w:r w:rsidR="00C05C8C" w:rsidRPr="00FC5F9A">
              <w:rPr>
                <w:rStyle w:val="Hyperlink"/>
                <w:rFonts w:cstheme="minorHAnsi"/>
                <w:noProof/>
              </w:rPr>
              <w:t>Ser</w:t>
            </w:r>
            <w:r w:rsidR="00C05C8C" w:rsidRPr="00FC5F9A">
              <w:rPr>
                <w:rStyle w:val="Hyperlink"/>
                <w:rFonts w:cstheme="minorHAnsi"/>
                <w:noProof/>
              </w:rPr>
              <w:t>v</w:t>
            </w:r>
            <w:r w:rsidR="00C05C8C" w:rsidRPr="00FC5F9A">
              <w:rPr>
                <w:rStyle w:val="Hyperlink"/>
                <w:rFonts w:cstheme="minorHAnsi"/>
                <w:noProof/>
              </w:rPr>
              <w:t>ice Requests</w:t>
            </w:r>
            <w:r w:rsidR="00C05C8C">
              <w:rPr>
                <w:noProof/>
                <w:webHidden/>
              </w:rPr>
              <w:tab/>
            </w:r>
            <w:r w:rsidR="00C05C8C">
              <w:rPr>
                <w:noProof/>
                <w:webHidden/>
              </w:rPr>
              <w:fldChar w:fldCharType="begin"/>
            </w:r>
            <w:r w:rsidR="00C05C8C">
              <w:rPr>
                <w:noProof/>
                <w:webHidden/>
              </w:rPr>
              <w:instrText xml:space="preserve"> PAGEREF _Toc117274663 \h </w:instrText>
            </w:r>
            <w:r w:rsidR="00C05C8C">
              <w:rPr>
                <w:noProof/>
                <w:webHidden/>
              </w:rPr>
            </w:r>
            <w:r w:rsidR="00C05C8C">
              <w:rPr>
                <w:noProof/>
                <w:webHidden/>
              </w:rPr>
              <w:fldChar w:fldCharType="separate"/>
            </w:r>
            <w:r w:rsidR="00C05C8C">
              <w:rPr>
                <w:noProof/>
                <w:webHidden/>
              </w:rPr>
              <w:t>119</w:t>
            </w:r>
            <w:r w:rsidR="00C05C8C">
              <w:rPr>
                <w:noProof/>
                <w:webHidden/>
              </w:rPr>
              <w:fldChar w:fldCharType="end"/>
            </w:r>
          </w:hyperlink>
        </w:p>
        <w:p w14:paraId="3258DA32" w14:textId="208C2C12" w:rsidR="00C05C8C" w:rsidRDefault="00000000" w:rsidP="00C05C8C">
          <w:pPr>
            <w:pStyle w:val="TOC1"/>
            <w:rPr>
              <w:noProof/>
              <w:sz w:val="22"/>
              <w:szCs w:val="22"/>
            </w:rPr>
          </w:pPr>
          <w:hyperlink w:anchor="_Toc117274664" w:history="1">
            <w:r w:rsidR="00C05C8C" w:rsidRPr="00FC5F9A">
              <w:rPr>
                <w:rStyle w:val="Hyperlink"/>
                <w:rFonts w:cstheme="minorHAnsi"/>
                <w:noProof/>
              </w:rPr>
              <w:t>17.</w:t>
            </w:r>
            <w:r w:rsidR="00C05C8C">
              <w:rPr>
                <w:noProof/>
                <w:sz w:val="22"/>
                <w:szCs w:val="22"/>
              </w:rPr>
              <w:tab/>
            </w:r>
            <w:r w:rsidR="00C05C8C" w:rsidRPr="00FC5F9A">
              <w:rPr>
                <w:rStyle w:val="Hyperlink"/>
                <w:rFonts w:cstheme="minorHAnsi"/>
                <w:noProof/>
              </w:rPr>
              <w:t>Apply Now</w:t>
            </w:r>
            <w:r w:rsidR="00C05C8C">
              <w:rPr>
                <w:noProof/>
                <w:webHidden/>
              </w:rPr>
              <w:tab/>
            </w:r>
            <w:r w:rsidR="00C05C8C">
              <w:rPr>
                <w:noProof/>
                <w:webHidden/>
              </w:rPr>
              <w:fldChar w:fldCharType="begin"/>
            </w:r>
            <w:r w:rsidR="00C05C8C">
              <w:rPr>
                <w:noProof/>
                <w:webHidden/>
              </w:rPr>
              <w:instrText xml:space="preserve"> PAGEREF _Toc117274664 \h </w:instrText>
            </w:r>
            <w:r w:rsidR="00C05C8C">
              <w:rPr>
                <w:noProof/>
                <w:webHidden/>
              </w:rPr>
            </w:r>
            <w:r w:rsidR="00C05C8C">
              <w:rPr>
                <w:noProof/>
                <w:webHidden/>
              </w:rPr>
              <w:fldChar w:fldCharType="separate"/>
            </w:r>
            <w:r w:rsidR="00C05C8C">
              <w:rPr>
                <w:noProof/>
                <w:webHidden/>
              </w:rPr>
              <w:t>119</w:t>
            </w:r>
            <w:r w:rsidR="00C05C8C">
              <w:rPr>
                <w:noProof/>
                <w:webHidden/>
              </w:rPr>
              <w:fldChar w:fldCharType="end"/>
            </w:r>
          </w:hyperlink>
        </w:p>
        <w:p w14:paraId="15B77E64" w14:textId="3AC96638" w:rsidR="00C05C8C" w:rsidRDefault="00000000">
          <w:pPr>
            <w:pStyle w:val="TOC2"/>
            <w:tabs>
              <w:tab w:val="left" w:pos="880"/>
              <w:tab w:val="right" w:leader="dot" w:pos="10790"/>
            </w:tabs>
            <w:rPr>
              <w:noProof/>
              <w:sz w:val="22"/>
              <w:szCs w:val="22"/>
            </w:rPr>
          </w:pPr>
          <w:hyperlink w:anchor="_Toc117274665" w:history="1">
            <w:r w:rsidR="00C05C8C" w:rsidRPr="00FC5F9A">
              <w:rPr>
                <w:rStyle w:val="Hyperlink"/>
                <w:rFonts w:cstheme="minorHAnsi"/>
                <w:noProof/>
              </w:rPr>
              <w:t>17.1</w:t>
            </w:r>
            <w:r w:rsidR="00C05C8C">
              <w:rPr>
                <w:noProof/>
                <w:sz w:val="22"/>
                <w:szCs w:val="22"/>
              </w:rPr>
              <w:tab/>
            </w:r>
            <w:r w:rsidR="00C05C8C" w:rsidRPr="00FC5F9A">
              <w:rPr>
                <w:rStyle w:val="Hyperlink"/>
                <w:rFonts w:cstheme="minorHAnsi"/>
                <w:noProof/>
              </w:rPr>
              <w:t>Apply for Accounts</w:t>
            </w:r>
            <w:r w:rsidR="00C05C8C">
              <w:rPr>
                <w:noProof/>
                <w:webHidden/>
              </w:rPr>
              <w:tab/>
            </w:r>
            <w:r w:rsidR="00C05C8C">
              <w:rPr>
                <w:noProof/>
                <w:webHidden/>
              </w:rPr>
              <w:fldChar w:fldCharType="begin"/>
            </w:r>
            <w:r w:rsidR="00C05C8C">
              <w:rPr>
                <w:noProof/>
                <w:webHidden/>
              </w:rPr>
              <w:instrText xml:space="preserve"> PAGEREF _Toc117274665 \h </w:instrText>
            </w:r>
            <w:r w:rsidR="00C05C8C">
              <w:rPr>
                <w:noProof/>
                <w:webHidden/>
              </w:rPr>
            </w:r>
            <w:r w:rsidR="00C05C8C">
              <w:rPr>
                <w:noProof/>
                <w:webHidden/>
              </w:rPr>
              <w:fldChar w:fldCharType="separate"/>
            </w:r>
            <w:r w:rsidR="00C05C8C">
              <w:rPr>
                <w:noProof/>
                <w:webHidden/>
              </w:rPr>
              <w:t>119</w:t>
            </w:r>
            <w:r w:rsidR="00C05C8C">
              <w:rPr>
                <w:noProof/>
                <w:webHidden/>
              </w:rPr>
              <w:fldChar w:fldCharType="end"/>
            </w:r>
          </w:hyperlink>
        </w:p>
        <w:p w14:paraId="3B788E15" w14:textId="71F59331" w:rsidR="00C05C8C" w:rsidRDefault="00000000">
          <w:pPr>
            <w:pStyle w:val="TOC2"/>
            <w:tabs>
              <w:tab w:val="left" w:pos="880"/>
              <w:tab w:val="right" w:leader="dot" w:pos="10790"/>
            </w:tabs>
            <w:rPr>
              <w:noProof/>
              <w:sz w:val="22"/>
              <w:szCs w:val="22"/>
            </w:rPr>
          </w:pPr>
          <w:hyperlink w:anchor="_Toc117274666" w:history="1">
            <w:r w:rsidR="00C05C8C" w:rsidRPr="00FC5F9A">
              <w:rPr>
                <w:rStyle w:val="Hyperlink"/>
                <w:rFonts w:cstheme="minorHAnsi"/>
                <w:noProof/>
              </w:rPr>
              <w:t>17.2</w:t>
            </w:r>
            <w:r w:rsidR="00C05C8C">
              <w:rPr>
                <w:noProof/>
                <w:sz w:val="22"/>
                <w:szCs w:val="22"/>
              </w:rPr>
              <w:tab/>
            </w:r>
            <w:r w:rsidR="00C05C8C" w:rsidRPr="00FC5F9A">
              <w:rPr>
                <w:rStyle w:val="Hyperlink"/>
                <w:rFonts w:cstheme="minorHAnsi"/>
                <w:noProof/>
              </w:rPr>
              <w:t>Apply for Deposits</w:t>
            </w:r>
            <w:r w:rsidR="00C05C8C">
              <w:rPr>
                <w:noProof/>
                <w:webHidden/>
              </w:rPr>
              <w:tab/>
            </w:r>
            <w:r w:rsidR="00C05C8C">
              <w:rPr>
                <w:noProof/>
                <w:webHidden/>
              </w:rPr>
              <w:fldChar w:fldCharType="begin"/>
            </w:r>
            <w:r w:rsidR="00C05C8C">
              <w:rPr>
                <w:noProof/>
                <w:webHidden/>
              </w:rPr>
              <w:instrText xml:space="preserve"> PAGEREF _Toc117274666 \h </w:instrText>
            </w:r>
            <w:r w:rsidR="00C05C8C">
              <w:rPr>
                <w:noProof/>
                <w:webHidden/>
              </w:rPr>
            </w:r>
            <w:r w:rsidR="00C05C8C">
              <w:rPr>
                <w:noProof/>
                <w:webHidden/>
              </w:rPr>
              <w:fldChar w:fldCharType="separate"/>
            </w:r>
            <w:r w:rsidR="00C05C8C">
              <w:rPr>
                <w:noProof/>
                <w:webHidden/>
              </w:rPr>
              <w:t>122</w:t>
            </w:r>
            <w:r w:rsidR="00C05C8C">
              <w:rPr>
                <w:noProof/>
                <w:webHidden/>
              </w:rPr>
              <w:fldChar w:fldCharType="end"/>
            </w:r>
          </w:hyperlink>
        </w:p>
        <w:p w14:paraId="1AEF879C" w14:textId="09D56867" w:rsidR="00C05C8C" w:rsidRDefault="00000000" w:rsidP="00C05C8C">
          <w:pPr>
            <w:pStyle w:val="TOC1"/>
            <w:rPr>
              <w:noProof/>
              <w:sz w:val="22"/>
              <w:szCs w:val="22"/>
            </w:rPr>
          </w:pPr>
          <w:hyperlink w:anchor="_Toc117274667" w:history="1">
            <w:r w:rsidR="00C05C8C" w:rsidRPr="00FC5F9A">
              <w:rPr>
                <w:rStyle w:val="Hyperlink"/>
                <w:rFonts w:cstheme="minorHAnsi"/>
                <w:noProof/>
              </w:rPr>
              <w:t>18.</w:t>
            </w:r>
            <w:r w:rsidR="00C05C8C">
              <w:rPr>
                <w:noProof/>
                <w:sz w:val="22"/>
                <w:szCs w:val="22"/>
              </w:rPr>
              <w:tab/>
            </w:r>
            <w:r w:rsidR="00C05C8C" w:rsidRPr="00FC5F9A">
              <w:rPr>
                <w:rStyle w:val="Hyperlink"/>
                <w:rFonts w:cstheme="minorHAnsi"/>
                <w:noProof/>
              </w:rPr>
              <w:t>Notifications</w:t>
            </w:r>
            <w:r w:rsidR="00C05C8C">
              <w:rPr>
                <w:noProof/>
                <w:webHidden/>
              </w:rPr>
              <w:tab/>
            </w:r>
            <w:r w:rsidR="00C05C8C">
              <w:rPr>
                <w:noProof/>
                <w:webHidden/>
              </w:rPr>
              <w:fldChar w:fldCharType="begin"/>
            </w:r>
            <w:r w:rsidR="00C05C8C">
              <w:rPr>
                <w:noProof/>
                <w:webHidden/>
              </w:rPr>
              <w:instrText xml:space="preserve"> PAGEREF _Toc117274667 \h </w:instrText>
            </w:r>
            <w:r w:rsidR="00C05C8C">
              <w:rPr>
                <w:noProof/>
                <w:webHidden/>
              </w:rPr>
            </w:r>
            <w:r w:rsidR="00C05C8C">
              <w:rPr>
                <w:noProof/>
                <w:webHidden/>
              </w:rPr>
              <w:fldChar w:fldCharType="separate"/>
            </w:r>
            <w:r w:rsidR="00C05C8C">
              <w:rPr>
                <w:noProof/>
                <w:webHidden/>
              </w:rPr>
              <w:t>126</w:t>
            </w:r>
            <w:r w:rsidR="00C05C8C">
              <w:rPr>
                <w:noProof/>
                <w:webHidden/>
              </w:rPr>
              <w:fldChar w:fldCharType="end"/>
            </w:r>
          </w:hyperlink>
        </w:p>
        <w:p w14:paraId="72322630" w14:textId="7B0157DC" w:rsidR="00C05C8C" w:rsidRDefault="00000000" w:rsidP="00C05C8C">
          <w:pPr>
            <w:pStyle w:val="TOC1"/>
            <w:rPr>
              <w:noProof/>
              <w:sz w:val="22"/>
              <w:szCs w:val="22"/>
            </w:rPr>
          </w:pPr>
          <w:hyperlink w:anchor="_Toc117274668" w:history="1">
            <w:r w:rsidR="00C05C8C" w:rsidRPr="00FC5F9A">
              <w:rPr>
                <w:rStyle w:val="Hyperlink"/>
                <w:rFonts w:cstheme="minorHAnsi"/>
                <w:noProof/>
              </w:rPr>
              <w:t>19.</w:t>
            </w:r>
            <w:r w:rsidR="00C05C8C">
              <w:rPr>
                <w:noProof/>
                <w:sz w:val="22"/>
                <w:szCs w:val="22"/>
              </w:rPr>
              <w:tab/>
            </w:r>
            <w:r w:rsidR="00C05C8C" w:rsidRPr="00FC5F9A">
              <w:rPr>
                <w:rStyle w:val="Hyperlink"/>
                <w:rFonts w:cstheme="minorHAnsi"/>
                <w:noProof/>
              </w:rPr>
              <w:t>Settings</w:t>
            </w:r>
            <w:r w:rsidR="00C05C8C">
              <w:rPr>
                <w:noProof/>
                <w:webHidden/>
              </w:rPr>
              <w:tab/>
            </w:r>
            <w:r w:rsidR="00C05C8C">
              <w:rPr>
                <w:noProof/>
                <w:webHidden/>
              </w:rPr>
              <w:fldChar w:fldCharType="begin"/>
            </w:r>
            <w:r w:rsidR="00C05C8C">
              <w:rPr>
                <w:noProof/>
                <w:webHidden/>
              </w:rPr>
              <w:instrText xml:space="preserve"> PAGEREF _Toc117274668 \h </w:instrText>
            </w:r>
            <w:r w:rsidR="00C05C8C">
              <w:rPr>
                <w:noProof/>
                <w:webHidden/>
              </w:rPr>
            </w:r>
            <w:r w:rsidR="00C05C8C">
              <w:rPr>
                <w:noProof/>
                <w:webHidden/>
              </w:rPr>
              <w:fldChar w:fldCharType="separate"/>
            </w:r>
            <w:r w:rsidR="00C05C8C">
              <w:rPr>
                <w:noProof/>
                <w:webHidden/>
              </w:rPr>
              <w:t>126</w:t>
            </w:r>
            <w:r w:rsidR="00C05C8C">
              <w:rPr>
                <w:noProof/>
                <w:webHidden/>
              </w:rPr>
              <w:fldChar w:fldCharType="end"/>
            </w:r>
          </w:hyperlink>
        </w:p>
        <w:p w14:paraId="08EFFA53" w14:textId="70453DC3" w:rsidR="00C05C8C" w:rsidRDefault="00000000">
          <w:pPr>
            <w:pStyle w:val="TOC2"/>
            <w:tabs>
              <w:tab w:val="left" w:pos="880"/>
              <w:tab w:val="right" w:leader="dot" w:pos="10790"/>
            </w:tabs>
            <w:rPr>
              <w:noProof/>
              <w:sz w:val="22"/>
              <w:szCs w:val="22"/>
            </w:rPr>
          </w:pPr>
          <w:hyperlink w:anchor="_Toc117274669" w:history="1">
            <w:r w:rsidR="00C05C8C" w:rsidRPr="00FC5F9A">
              <w:rPr>
                <w:rStyle w:val="Hyperlink"/>
                <w:rFonts w:cstheme="minorHAnsi"/>
                <w:noProof/>
              </w:rPr>
              <w:t>19.1</w:t>
            </w:r>
            <w:r w:rsidR="00C05C8C">
              <w:rPr>
                <w:noProof/>
                <w:sz w:val="22"/>
                <w:szCs w:val="22"/>
              </w:rPr>
              <w:tab/>
            </w:r>
            <w:r w:rsidR="00C05C8C" w:rsidRPr="00FC5F9A">
              <w:rPr>
                <w:rStyle w:val="Hyperlink"/>
                <w:rFonts w:cstheme="minorHAnsi"/>
                <w:noProof/>
              </w:rPr>
              <w:t>Preferences</w:t>
            </w:r>
            <w:r w:rsidR="00C05C8C">
              <w:rPr>
                <w:noProof/>
                <w:webHidden/>
              </w:rPr>
              <w:tab/>
            </w:r>
            <w:r w:rsidR="00C05C8C">
              <w:rPr>
                <w:noProof/>
                <w:webHidden/>
              </w:rPr>
              <w:fldChar w:fldCharType="begin"/>
            </w:r>
            <w:r w:rsidR="00C05C8C">
              <w:rPr>
                <w:noProof/>
                <w:webHidden/>
              </w:rPr>
              <w:instrText xml:space="preserve"> PAGEREF _Toc117274669 \h </w:instrText>
            </w:r>
            <w:r w:rsidR="00C05C8C">
              <w:rPr>
                <w:noProof/>
                <w:webHidden/>
              </w:rPr>
            </w:r>
            <w:r w:rsidR="00C05C8C">
              <w:rPr>
                <w:noProof/>
                <w:webHidden/>
              </w:rPr>
              <w:fldChar w:fldCharType="separate"/>
            </w:r>
            <w:r w:rsidR="00C05C8C">
              <w:rPr>
                <w:noProof/>
                <w:webHidden/>
              </w:rPr>
              <w:t>126</w:t>
            </w:r>
            <w:r w:rsidR="00C05C8C">
              <w:rPr>
                <w:noProof/>
                <w:webHidden/>
              </w:rPr>
              <w:fldChar w:fldCharType="end"/>
            </w:r>
          </w:hyperlink>
        </w:p>
        <w:p w14:paraId="7962F16E" w14:textId="2907FEF9" w:rsidR="00C05C8C" w:rsidRDefault="00000000">
          <w:pPr>
            <w:pStyle w:val="TOC2"/>
            <w:tabs>
              <w:tab w:val="left" w:pos="880"/>
              <w:tab w:val="right" w:leader="dot" w:pos="10790"/>
            </w:tabs>
            <w:rPr>
              <w:noProof/>
              <w:sz w:val="22"/>
              <w:szCs w:val="22"/>
            </w:rPr>
          </w:pPr>
          <w:hyperlink w:anchor="_Toc117274670" w:history="1">
            <w:r w:rsidR="00C05C8C" w:rsidRPr="00FC5F9A">
              <w:rPr>
                <w:rStyle w:val="Hyperlink"/>
                <w:rFonts w:cstheme="minorHAnsi"/>
                <w:noProof/>
              </w:rPr>
              <w:t>19.2</w:t>
            </w:r>
            <w:r w:rsidR="00C05C8C">
              <w:rPr>
                <w:noProof/>
                <w:sz w:val="22"/>
                <w:szCs w:val="22"/>
              </w:rPr>
              <w:tab/>
            </w:r>
            <w:r w:rsidR="00C05C8C" w:rsidRPr="00FC5F9A">
              <w:rPr>
                <w:rStyle w:val="Hyperlink"/>
                <w:rFonts w:cstheme="minorHAnsi"/>
                <w:noProof/>
              </w:rPr>
              <w:t>Language Preference</w:t>
            </w:r>
            <w:r w:rsidR="00C05C8C">
              <w:rPr>
                <w:noProof/>
                <w:webHidden/>
              </w:rPr>
              <w:tab/>
            </w:r>
            <w:r w:rsidR="00C05C8C">
              <w:rPr>
                <w:noProof/>
                <w:webHidden/>
              </w:rPr>
              <w:fldChar w:fldCharType="begin"/>
            </w:r>
            <w:r w:rsidR="00C05C8C">
              <w:rPr>
                <w:noProof/>
                <w:webHidden/>
              </w:rPr>
              <w:instrText xml:space="preserve"> PAGEREF _Toc117274670 \h </w:instrText>
            </w:r>
            <w:r w:rsidR="00C05C8C">
              <w:rPr>
                <w:noProof/>
                <w:webHidden/>
              </w:rPr>
            </w:r>
            <w:r w:rsidR="00C05C8C">
              <w:rPr>
                <w:noProof/>
                <w:webHidden/>
              </w:rPr>
              <w:fldChar w:fldCharType="separate"/>
            </w:r>
            <w:r w:rsidR="00C05C8C">
              <w:rPr>
                <w:noProof/>
                <w:webHidden/>
              </w:rPr>
              <w:t>127</w:t>
            </w:r>
            <w:r w:rsidR="00C05C8C">
              <w:rPr>
                <w:noProof/>
                <w:webHidden/>
              </w:rPr>
              <w:fldChar w:fldCharType="end"/>
            </w:r>
          </w:hyperlink>
        </w:p>
        <w:p w14:paraId="63D4FA67" w14:textId="286BBCA0" w:rsidR="00C05C8C" w:rsidRDefault="00000000">
          <w:pPr>
            <w:pStyle w:val="TOC2"/>
            <w:tabs>
              <w:tab w:val="left" w:pos="880"/>
              <w:tab w:val="right" w:leader="dot" w:pos="10790"/>
            </w:tabs>
            <w:rPr>
              <w:noProof/>
              <w:sz w:val="22"/>
              <w:szCs w:val="22"/>
            </w:rPr>
          </w:pPr>
          <w:hyperlink w:anchor="_Toc117274671" w:history="1">
            <w:r w:rsidR="00C05C8C" w:rsidRPr="00FC5F9A">
              <w:rPr>
                <w:rStyle w:val="Hyperlink"/>
                <w:rFonts w:cstheme="minorHAnsi"/>
                <w:noProof/>
              </w:rPr>
              <w:t>19.3</w:t>
            </w:r>
            <w:r w:rsidR="00C05C8C">
              <w:rPr>
                <w:noProof/>
                <w:sz w:val="22"/>
                <w:szCs w:val="22"/>
              </w:rPr>
              <w:tab/>
            </w:r>
            <w:r w:rsidR="00C05C8C" w:rsidRPr="00FC5F9A">
              <w:rPr>
                <w:rStyle w:val="Hyperlink"/>
                <w:rFonts w:cstheme="minorHAnsi"/>
                <w:noProof/>
              </w:rPr>
              <w:t>Enable / Disable Biometric</w:t>
            </w:r>
            <w:r w:rsidR="00C05C8C">
              <w:rPr>
                <w:noProof/>
                <w:webHidden/>
              </w:rPr>
              <w:tab/>
            </w:r>
            <w:r w:rsidR="00C05C8C">
              <w:rPr>
                <w:noProof/>
                <w:webHidden/>
              </w:rPr>
              <w:fldChar w:fldCharType="begin"/>
            </w:r>
            <w:r w:rsidR="00C05C8C">
              <w:rPr>
                <w:noProof/>
                <w:webHidden/>
              </w:rPr>
              <w:instrText xml:space="preserve"> PAGEREF _Toc117274671 \h </w:instrText>
            </w:r>
            <w:r w:rsidR="00C05C8C">
              <w:rPr>
                <w:noProof/>
                <w:webHidden/>
              </w:rPr>
            </w:r>
            <w:r w:rsidR="00C05C8C">
              <w:rPr>
                <w:noProof/>
                <w:webHidden/>
              </w:rPr>
              <w:fldChar w:fldCharType="separate"/>
            </w:r>
            <w:r w:rsidR="00C05C8C">
              <w:rPr>
                <w:noProof/>
                <w:webHidden/>
              </w:rPr>
              <w:t>127</w:t>
            </w:r>
            <w:r w:rsidR="00C05C8C">
              <w:rPr>
                <w:noProof/>
                <w:webHidden/>
              </w:rPr>
              <w:fldChar w:fldCharType="end"/>
            </w:r>
          </w:hyperlink>
        </w:p>
        <w:p w14:paraId="7C971B8E" w14:textId="28F03A5F" w:rsidR="00C05C8C" w:rsidRDefault="00000000">
          <w:pPr>
            <w:pStyle w:val="TOC2"/>
            <w:tabs>
              <w:tab w:val="left" w:pos="880"/>
              <w:tab w:val="right" w:leader="dot" w:pos="10790"/>
            </w:tabs>
            <w:rPr>
              <w:noProof/>
              <w:sz w:val="22"/>
              <w:szCs w:val="22"/>
            </w:rPr>
          </w:pPr>
          <w:hyperlink w:anchor="_Toc117274672" w:history="1">
            <w:r w:rsidR="00C05C8C" w:rsidRPr="00FC5F9A">
              <w:rPr>
                <w:rStyle w:val="Hyperlink"/>
                <w:rFonts w:cstheme="minorHAnsi"/>
                <w:noProof/>
              </w:rPr>
              <w:t>19.4</w:t>
            </w:r>
            <w:r w:rsidR="00C05C8C">
              <w:rPr>
                <w:noProof/>
                <w:sz w:val="22"/>
                <w:szCs w:val="22"/>
              </w:rPr>
              <w:tab/>
            </w:r>
            <w:r w:rsidR="00C05C8C" w:rsidRPr="00FC5F9A">
              <w:rPr>
                <w:rStyle w:val="Hyperlink"/>
                <w:rFonts w:cstheme="minorHAnsi"/>
                <w:noProof/>
              </w:rPr>
              <w:t>Change Passowrd</w:t>
            </w:r>
            <w:r w:rsidR="00C05C8C">
              <w:rPr>
                <w:noProof/>
                <w:webHidden/>
              </w:rPr>
              <w:tab/>
            </w:r>
            <w:r w:rsidR="00C05C8C">
              <w:rPr>
                <w:noProof/>
                <w:webHidden/>
              </w:rPr>
              <w:fldChar w:fldCharType="begin"/>
            </w:r>
            <w:r w:rsidR="00C05C8C">
              <w:rPr>
                <w:noProof/>
                <w:webHidden/>
              </w:rPr>
              <w:instrText xml:space="preserve"> PAGEREF _Toc117274672 \h </w:instrText>
            </w:r>
            <w:r w:rsidR="00C05C8C">
              <w:rPr>
                <w:noProof/>
                <w:webHidden/>
              </w:rPr>
            </w:r>
            <w:r w:rsidR="00C05C8C">
              <w:rPr>
                <w:noProof/>
                <w:webHidden/>
              </w:rPr>
              <w:fldChar w:fldCharType="separate"/>
            </w:r>
            <w:r w:rsidR="00C05C8C">
              <w:rPr>
                <w:noProof/>
                <w:webHidden/>
              </w:rPr>
              <w:t>127</w:t>
            </w:r>
            <w:r w:rsidR="00C05C8C">
              <w:rPr>
                <w:noProof/>
                <w:webHidden/>
              </w:rPr>
              <w:fldChar w:fldCharType="end"/>
            </w:r>
          </w:hyperlink>
        </w:p>
        <w:p w14:paraId="4C090421" w14:textId="0B9379AC" w:rsidR="00C05C8C" w:rsidRDefault="00000000">
          <w:pPr>
            <w:pStyle w:val="TOC2"/>
            <w:tabs>
              <w:tab w:val="left" w:pos="880"/>
              <w:tab w:val="right" w:leader="dot" w:pos="10790"/>
            </w:tabs>
            <w:rPr>
              <w:noProof/>
              <w:sz w:val="22"/>
              <w:szCs w:val="22"/>
            </w:rPr>
          </w:pPr>
          <w:hyperlink w:anchor="_Toc117274673" w:history="1">
            <w:r w:rsidR="00C05C8C" w:rsidRPr="00FC5F9A">
              <w:rPr>
                <w:rStyle w:val="Hyperlink"/>
                <w:rFonts w:cstheme="minorHAnsi"/>
                <w:noProof/>
              </w:rPr>
              <w:t>19.5</w:t>
            </w:r>
            <w:r w:rsidR="00C05C8C">
              <w:rPr>
                <w:noProof/>
                <w:sz w:val="22"/>
                <w:szCs w:val="22"/>
              </w:rPr>
              <w:tab/>
            </w:r>
            <w:r w:rsidR="00C05C8C" w:rsidRPr="00FC5F9A">
              <w:rPr>
                <w:rStyle w:val="Hyperlink"/>
                <w:rFonts w:cstheme="minorHAnsi"/>
                <w:noProof/>
              </w:rPr>
              <w:t>Change TPIN</w:t>
            </w:r>
            <w:r w:rsidR="00C05C8C">
              <w:rPr>
                <w:noProof/>
                <w:webHidden/>
              </w:rPr>
              <w:tab/>
            </w:r>
            <w:r w:rsidR="00C05C8C">
              <w:rPr>
                <w:noProof/>
                <w:webHidden/>
              </w:rPr>
              <w:fldChar w:fldCharType="begin"/>
            </w:r>
            <w:r w:rsidR="00C05C8C">
              <w:rPr>
                <w:noProof/>
                <w:webHidden/>
              </w:rPr>
              <w:instrText xml:space="preserve"> PAGEREF _Toc117274673 \h </w:instrText>
            </w:r>
            <w:r w:rsidR="00C05C8C">
              <w:rPr>
                <w:noProof/>
                <w:webHidden/>
              </w:rPr>
            </w:r>
            <w:r w:rsidR="00C05C8C">
              <w:rPr>
                <w:noProof/>
                <w:webHidden/>
              </w:rPr>
              <w:fldChar w:fldCharType="separate"/>
            </w:r>
            <w:r w:rsidR="00C05C8C">
              <w:rPr>
                <w:noProof/>
                <w:webHidden/>
              </w:rPr>
              <w:t>127</w:t>
            </w:r>
            <w:r w:rsidR="00C05C8C">
              <w:rPr>
                <w:noProof/>
                <w:webHidden/>
              </w:rPr>
              <w:fldChar w:fldCharType="end"/>
            </w:r>
          </w:hyperlink>
        </w:p>
        <w:p w14:paraId="10F05569" w14:textId="3515878F" w:rsidR="00C05C8C" w:rsidRDefault="00000000">
          <w:pPr>
            <w:pStyle w:val="TOC2"/>
            <w:tabs>
              <w:tab w:val="left" w:pos="880"/>
              <w:tab w:val="right" w:leader="dot" w:pos="10790"/>
            </w:tabs>
            <w:rPr>
              <w:noProof/>
              <w:sz w:val="22"/>
              <w:szCs w:val="22"/>
            </w:rPr>
          </w:pPr>
          <w:hyperlink w:anchor="_Toc117274674" w:history="1">
            <w:r w:rsidR="00C05C8C" w:rsidRPr="00FC5F9A">
              <w:rPr>
                <w:rStyle w:val="Hyperlink"/>
                <w:rFonts w:cstheme="minorHAnsi"/>
                <w:noProof/>
              </w:rPr>
              <w:t>19.6</w:t>
            </w:r>
            <w:r w:rsidR="00C05C8C">
              <w:rPr>
                <w:noProof/>
                <w:sz w:val="22"/>
                <w:szCs w:val="22"/>
              </w:rPr>
              <w:tab/>
            </w:r>
            <w:r w:rsidR="00C05C8C" w:rsidRPr="00FC5F9A">
              <w:rPr>
                <w:rStyle w:val="Hyperlink"/>
                <w:rFonts w:cstheme="minorHAnsi"/>
                <w:noProof/>
              </w:rPr>
              <w:t>Forgot TPIN</w:t>
            </w:r>
            <w:r w:rsidR="00C05C8C">
              <w:rPr>
                <w:noProof/>
                <w:webHidden/>
              </w:rPr>
              <w:tab/>
            </w:r>
            <w:r w:rsidR="00C05C8C">
              <w:rPr>
                <w:noProof/>
                <w:webHidden/>
              </w:rPr>
              <w:fldChar w:fldCharType="begin"/>
            </w:r>
            <w:r w:rsidR="00C05C8C">
              <w:rPr>
                <w:noProof/>
                <w:webHidden/>
              </w:rPr>
              <w:instrText xml:space="preserve"> PAGEREF _Toc117274674 \h </w:instrText>
            </w:r>
            <w:r w:rsidR="00C05C8C">
              <w:rPr>
                <w:noProof/>
                <w:webHidden/>
              </w:rPr>
            </w:r>
            <w:r w:rsidR="00C05C8C">
              <w:rPr>
                <w:noProof/>
                <w:webHidden/>
              </w:rPr>
              <w:fldChar w:fldCharType="separate"/>
            </w:r>
            <w:r w:rsidR="00C05C8C">
              <w:rPr>
                <w:noProof/>
                <w:webHidden/>
              </w:rPr>
              <w:t>127</w:t>
            </w:r>
            <w:r w:rsidR="00C05C8C">
              <w:rPr>
                <w:noProof/>
                <w:webHidden/>
              </w:rPr>
              <w:fldChar w:fldCharType="end"/>
            </w:r>
          </w:hyperlink>
        </w:p>
        <w:p w14:paraId="6F095470" w14:textId="1532C969" w:rsidR="00C05C8C" w:rsidRDefault="00000000">
          <w:pPr>
            <w:pStyle w:val="TOC2"/>
            <w:tabs>
              <w:tab w:val="left" w:pos="880"/>
              <w:tab w:val="right" w:leader="dot" w:pos="10790"/>
            </w:tabs>
            <w:rPr>
              <w:noProof/>
              <w:sz w:val="22"/>
              <w:szCs w:val="22"/>
            </w:rPr>
          </w:pPr>
          <w:hyperlink w:anchor="_Toc117274675" w:history="1">
            <w:r w:rsidR="00C05C8C" w:rsidRPr="00FC5F9A">
              <w:rPr>
                <w:rStyle w:val="Hyperlink"/>
                <w:rFonts w:cstheme="minorHAnsi"/>
                <w:noProof/>
              </w:rPr>
              <w:t>19.7</w:t>
            </w:r>
            <w:r w:rsidR="00C05C8C">
              <w:rPr>
                <w:noProof/>
                <w:sz w:val="22"/>
                <w:szCs w:val="22"/>
              </w:rPr>
              <w:tab/>
            </w:r>
            <w:r w:rsidR="00C05C8C" w:rsidRPr="00FC5F9A">
              <w:rPr>
                <w:rStyle w:val="Hyperlink"/>
                <w:rFonts w:cstheme="minorHAnsi"/>
                <w:noProof/>
              </w:rPr>
              <w:t>Manage Profile</w:t>
            </w:r>
            <w:r w:rsidR="00C05C8C">
              <w:rPr>
                <w:noProof/>
                <w:webHidden/>
              </w:rPr>
              <w:tab/>
            </w:r>
            <w:r w:rsidR="00C05C8C">
              <w:rPr>
                <w:noProof/>
                <w:webHidden/>
              </w:rPr>
              <w:fldChar w:fldCharType="begin"/>
            </w:r>
            <w:r w:rsidR="00C05C8C">
              <w:rPr>
                <w:noProof/>
                <w:webHidden/>
              </w:rPr>
              <w:instrText xml:space="preserve"> PAGEREF _Toc117274675 \h </w:instrText>
            </w:r>
            <w:r w:rsidR="00C05C8C">
              <w:rPr>
                <w:noProof/>
                <w:webHidden/>
              </w:rPr>
            </w:r>
            <w:r w:rsidR="00C05C8C">
              <w:rPr>
                <w:noProof/>
                <w:webHidden/>
              </w:rPr>
              <w:fldChar w:fldCharType="separate"/>
            </w:r>
            <w:r w:rsidR="00C05C8C">
              <w:rPr>
                <w:noProof/>
                <w:webHidden/>
              </w:rPr>
              <w:t>127</w:t>
            </w:r>
            <w:r w:rsidR="00C05C8C">
              <w:rPr>
                <w:noProof/>
                <w:webHidden/>
              </w:rPr>
              <w:fldChar w:fldCharType="end"/>
            </w:r>
          </w:hyperlink>
        </w:p>
        <w:p w14:paraId="53F94ED6" w14:textId="33DE8DF5" w:rsidR="00C05C8C" w:rsidRDefault="00000000" w:rsidP="00C05C8C">
          <w:pPr>
            <w:pStyle w:val="TOC3"/>
            <w:rPr>
              <w:noProof/>
              <w:sz w:val="22"/>
              <w:szCs w:val="22"/>
            </w:rPr>
          </w:pPr>
          <w:hyperlink w:anchor="_Toc117274676" w:history="1">
            <w:r w:rsidR="00C05C8C" w:rsidRPr="00FC5F9A">
              <w:rPr>
                <w:rStyle w:val="Hyperlink"/>
                <w:noProof/>
              </w:rPr>
              <w:t>19.7.1</w:t>
            </w:r>
            <w:r w:rsidR="00C05C8C">
              <w:rPr>
                <w:noProof/>
                <w:sz w:val="22"/>
                <w:szCs w:val="22"/>
              </w:rPr>
              <w:tab/>
            </w:r>
            <w:r w:rsidR="00C05C8C" w:rsidRPr="00FC5F9A">
              <w:rPr>
                <w:rStyle w:val="Hyperlink"/>
                <w:noProof/>
              </w:rPr>
              <w:t>Upload Image</w:t>
            </w:r>
            <w:r w:rsidR="00C05C8C">
              <w:rPr>
                <w:noProof/>
                <w:webHidden/>
              </w:rPr>
              <w:tab/>
            </w:r>
            <w:r w:rsidR="00C05C8C">
              <w:rPr>
                <w:noProof/>
                <w:webHidden/>
              </w:rPr>
              <w:fldChar w:fldCharType="begin"/>
            </w:r>
            <w:r w:rsidR="00C05C8C">
              <w:rPr>
                <w:noProof/>
                <w:webHidden/>
              </w:rPr>
              <w:instrText xml:space="preserve"> PAGEREF _Toc117274676 \h </w:instrText>
            </w:r>
            <w:r w:rsidR="00C05C8C">
              <w:rPr>
                <w:noProof/>
                <w:webHidden/>
              </w:rPr>
            </w:r>
            <w:r w:rsidR="00C05C8C">
              <w:rPr>
                <w:noProof/>
                <w:webHidden/>
              </w:rPr>
              <w:fldChar w:fldCharType="separate"/>
            </w:r>
            <w:r w:rsidR="00C05C8C">
              <w:rPr>
                <w:noProof/>
                <w:webHidden/>
              </w:rPr>
              <w:t>128</w:t>
            </w:r>
            <w:r w:rsidR="00C05C8C">
              <w:rPr>
                <w:noProof/>
                <w:webHidden/>
              </w:rPr>
              <w:fldChar w:fldCharType="end"/>
            </w:r>
          </w:hyperlink>
        </w:p>
        <w:p w14:paraId="1E525537" w14:textId="653007F9" w:rsidR="00C05C8C" w:rsidRDefault="00000000" w:rsidP="00C05C8C">
          <w:pPr>
            <w:pStyle w:val="TOC3"/>
            <w:rPr>
              <w:noProof/>
              <w:sz w:val="22"/>
              <w:szCs w:val="22"/>
            </w:rPr>
          </w:pPr>
          <w:hyperlink w:anchor="_Toc117274677" w:history="1">
            <w:r w:rsidR="00C05C8C" w:rsidRPr="00FC5F9A">
              <w:rPr>
                <w:rStyle w:val="Hyperlink"/>
                <w:noProof/>
              </w:rPr>
              <w:t>19.7.2</w:t>
            </w:r>
            <w:r w:rsidR="00C05C8C">
              <w:rPr>
                <w:noProof/>
                <w:sz w:val="22"/>
                <w:szCs w:val="22"/>
              </w:rPr>
              <w:tab/>
            </w:r>
            <w:r w:rsidR="00C05C8C" w:rsidRPr="00FC5F9A">
              <w:rPr>
                <w:rStyle w:val="Hyperlink"/>
                <w:noProof/>
              </w:rPr>
              <w:t>Update Mobile Number</w:t>
            </w:r>
            <w:r w:rsidR="00C05C8C">
              <w:rPr>
                <w:noProof/>
                <w:webHidden/>
              </w:rPr>
              <w:tab/>
            </w:r>
            <w:r w:rsidR="00C05C8C">
              <w:rPr>
                <w:noProof/>
                <w:webHidden/>
              </w:rPr>
              <w:fldChar w:fldCharType="begin"/>
            </w:r>
            <w:r w:rsidR="00C05C8C">
              <w:rPr>
                <w:noProof/>
                <w:webHidden/>
              </w:rPr>
              <w:instrText xml:space="preserve"> PAGEREF _Toc117274677 \h </w:instrText>
            </w:r>
            <w:r w:rsidR="00C05C8C">
              <w:rPr>
                <w:noProof/>
                <w:webHidden/>
              </w:rPr>
            </w:r>
            <w:r w:rsidR="00C05C8C">
              <w:rPr>
                <w:noProof/>
                <w:webHidden/>
              </w:rPr>
              <w:fldChar w:fldCharType="separate"/>
            </w:r>
            <w:r w:rsidR="00C05C8C">
              <w:rPr>
                <w:noProof/>
                <w:webHidden/>
              </w:rPr>
              <w:t>128</w:t>
            </w:r>
            <w:r w:rsidR="00C05C8C">
              <w:rPr>
                <w:noProof/>
                <w:webHidden/>
              </w:rPr>
              <w:fldChar w:fldCharType="end"/>
            </w:r>
          </w:hyperlink>
        </w:p>
        <w:p w14:paraId="579BE0EB" w14:textId="41C19130" w:rsidR="00C05C8C" w:rsidRDefault="00000000" w:rsidP="00C05C8C">
          <w:pPr>
            <w:pStyle w:val="TOC3"/>
            <w:rPr>
              <w:noProof/>
              <w:sz w:val="22"/>
              <w:szCs w:val="22"/>
            </w:rPr>
          </w:pPr>
          <w:hyperlink w:anchor="_Toc117274678" w:history="1">
            <w:r w:rsidR="00C05C8C" w:rsidRPr="00FC5F9A">
              <w:rPr>
                <w:rStyle w:val="Hyperlink"/>
                <w:noProof/>
              </w:rPr>
              <w:t>19.7.3</w:t>
            </w:r>
            <w:r w:rsidR="00C05C8C">
              <w:rPr>
                <w:noProof/>
                <w:sz w:val="22"/>
                <w:szCs w:val="22"/>
              </w:rPr>
              <w:tab/>
            </w:r>
            <w:r w:rsidR="00C05C8C" w:rsidRPr="00FC5F9A">
              <w:rPr>
                <w:rStyle w:val="Hyperlink"/>
                <w:noProof/>
              </w:rPr>
              <w:t>Update Email Address</w:t>
            </w:r>
            <w:r w:rsidR="00C05C8C">
              <w:rPr>
                <w:noProof/>
                <w:webHidden/>
              </w:rPr>
              <w:tab/>
            </w:r>
            <w:r w:rsidR="00C05C8C">
              <w:rPr>
                <w:noProof/>
                <w:webHidden/>
              </w:rPr>
              <w:fldChar w:fldCharType="begin"/>
            </w:r>
            <w:r w:rsidR="00C05C8C">
              <w:rPr>
                <w:noProof/>
                <w:webHidden/>
              </w:rPr>
              <w:instrText xml:space="preserve"> PAGEREF _Toc117274678 \h </w:instrText>
            </w:r>
            <w:r w:rsidR="00C05C8C">
              <w:rPr>
                <w:noProof/>
                <w:webHidden/>
              </w:rPr>
            </w:r>
            <w:r w:rsidR="00C05C8C">
              <w:rPr>
                <w:noProof/>
                <w:webHidden/>
              </w:rPr>
              <w:fldChar w:fldCharType="separate"/>
            </w:r>
            <w:r w:rsidR="00C05C8C">
              <w:rPr>
                <w:noProof/>
                <w:webHidden/>
              </w:rPr>
              <w:t>128</w:t>
            </w:r>
            <w:r w:rsidR="00C05C8C">
              <w:rPr>
                <w:noProof/>
                <w:webHidden/>
              </w:rPr>
              <w:fldChar w:fldCharType="end"/>
            </w:r>
          </w:hyperlink>
        </w:p>
        <w:p w14:paraId="12106B38" w14:textId="700614E9" w:rsidR="00C05C8C" w:rsidRDefault="00000000" w:rsidP="00C05C8C">
          <w:pPr>
            <w:pStyle w:val="TOC3"/>
            <w:rPr>
              <w:noProof/>
              <w:sz w:val="22"/>
              <w:szCs w:val="22"/>
            </w:rPr>
          </w:pPr>
          <w:hyperlink w:anchor="_Toc117274679" w:history="1">
            <w:r w:rsidR="00C05C8C" w:rsidRPr="00FC5F9A">
              <w:rPr>
                <w:rStyle w:val="Hyperlink"/>
                <w:noProof/>
              </w:rPr>
              <w:t>19.7.4</w:t>
            </w:r>
            <w:r w:rsidR="00C05C8C">
              <w:rPr>
                <w:noProof/>
                <w:sz w:val="22"/>
                <w:szCs w:val="22"/>
              </w:rPr>
              <w:tab/>
            </w:r>
            <w:r w:rsidR="00C05C8C" w:rsidRPr="00FC5F9A">
              <w:rPr>
                <w:rStyle w:val="Hyperlink"/>
                <w:noProof/>
              </w:rPr>
              <w:t>Update Address</w:t>
            </w:r>
            <w:r w:rsidR="00C05C8C">
              <w:rPr>
                <w:noProof/>
                <w:webHidden/>
              </w:rPr>
              <w:tab/>
            </w:r>
            <w:r w:rsidR="00C05C8C">
              <w:rPr>
                <w:noProof/>
                <w:webHidden/>
              </w:rPr>
              <w:fldChar w:fldCharType="begin"/>
            </w:r>
            <w:r w:rsidR="00C05C8C">
              <w:rPr>
                <w:noProof/>
                <w:webHidden/>
              </w:rPr>
              <w:instrText xml:space="preserve"> PAGEREF _Toc117274679 \h </w:instrText>
            </w:r>
            <w:r w:rsidR="00C05C8C">
              <w:rPr>
                <w:noProof/>
                <w:webHidden/>
              </w:rPr>
            </w:r>
            <w:r w:rsidR="00C05C8C">
              <w:rPr>
                <w:noProof/>
                <w:webHidden/>
              </w:rPr>
              <w:fldChar w:fldCharType="separate"/>
            </w:r>
            <w:r w:rsidR="00C05C8C">
              <w:rPr>
                <w:noProof/>
                <w:webHidden/>
              </w:rPr>
              <w:t>129</w:t>
            </w:r>
            <w:r w:rsidR="00C05C8C">
              <w:rPr>
                <w:noProof/>
                <w:webHidden/>
              </w:rPr>
              <w:fldChar w:fldCharType="end"/>
            </w:r>
          </w:hyperlink>
        </w:p>
        <w:p w14:paraId="1AEE00A3" w14:textId="42AFD5AE" w:rsidR="00C05C8C" w:rsidRDefault="00000000" w:rsidP="00C05C8C">
          <w:pPr>
            <w:pStyle w:val="TOC3"/>
            <w:rPr>
              <w:noProof/>
              <w:sz w:val="22"/>
              <w:szCs w:val="22"/>
            </w:rPr>
          </w:pPr>
          <w:hyperlink w:anchor="_Toc117274680" w:history="1">
            <w:r w:rsidR="00C05C8C" w:rsidRPr="00FC5F9A">
              <w:rPr>
                <w:rStyle w:val="Hyperlink"/>
                <w:noProof/>
              </w:rPr>
              <w:t>19.7.5</w:t>
            </w:r>
            <w:r w:rsidR="00C05C8C">
              <w:rPr>
                <w:noProof/>
                <w:sz w:val="22"/>
                <w:szCs w:val="22"/>
              </w:rPr>
              <w:tab/>
            </w:r>
            <w:r w:rsidR="00C05C8C" w:rsidRPr="00FC5F9A">
              <w:rPr>
                <w:rStyle w:val="Hyperlink"/>
                <w:noProof/>
              </w:rPr>
              <w:t>Update EID</w:t>
            </w:r>
            <w:r w:rsidR="00C05C8C">
              <w:rPr>
                <w:noProof/>
                <w:webHidden/>
              </w:rPr>
              <w:tab/>
            </w:r>
            <w:r w:rsidR="00C05C8C">
              <w:rPr>
                <w:noProof/>
                <w:webHidden/>
              </w:rPr>
              <w:fldChar w:fldCharType="begin"/>
            </w:r>
            <w:r w:rsidR="00C05C8C">
              <w:rPr>
                <w:noProof/>
                <w:webHidden/>
              </w:rPr>
              <w:instrText xml:space="preserve"> PAGEREF _Toc117274680 \h </w:instrText>
            </w:r>
            <w:r w:rsidR="00C05C8C">
              <w:rPr>
                <w:noProof/>
                <w:webHidden/>
              </w:rPr>
            </w:r>
            <w:r w:rsidR="00C05C8C">
              <w:rPr>
                <w:noProof/>
                <w:webHidden/>
              </w:rPr>
              <w:fldChar w:fldCharType="separate"/>
            </w:r>
            <w:r w:rsidR="00C05C8C">
              <w:rPr>
                <w:noProof/>
                <w:webHidden/>
              </w:rPr>
              <w:t>129</w:t>
            </w:r>
            <w:r w:rsidR="00C05C8C">
              <w:rPr>
                <w:noProof/>
                <w:webHidden/>
              </w:rPr>
              <w:fldChar w:fldCharType="end"/>
            </w:r>
          </w:hyperlink>
        </w:p>
        <w:p w14:paraId="379B3705" w14:textId="5DBDB063" w:rsidR="00C05C8C" w:rsidRDefault="00000000" w:rsidP="00C05C8C">
          <w:pPr>
            <w:pStyle w:val="TOC3"/>
            <w:rPr>
              <w:noProof/>
              <w:sz w:val="22"/>
              <w:szCs w:val="22"/>
            </w:rPr>
          </w:pPr>
          <w:hyperlink w:anchor="_Toc117274681" w:history="1">
            <w:r w:rsidR="00C05C8C" w:rsidRPr="00FC5F9A">
              <w:rPr>
                <w:rStyle w:val="Hyperlink"/>
                <w:noProof/>
              </w:rPr>
              <w:t>19.7.6</w:t>
            </w:r>
            <w:r w:rsidR="00C05C8C">
              <w:rPr>
                <w:noProof/>
                <w:sz w:val="22"/>
                <w:szCs w:val="22"/>
              </w:rPr>
              <w:tab/>
            </w:r>
            <w:r w:rsidR="00C05C8C" w:rsidRPr="00FC5F9A">
              <w:rPr>
                <w:rStyle w:val="Hyperlink"/>
                <w:noProof/>
              </w:rPr>
              <w:t>Update Passport</w:t>
            </w:r>
            <w:r w:rsidR="00C05C8C">
              <w:rPr>
                <w:noProof/>
                <w:webHidden/>
              </w:rPr>
              <w:tab/>
            </w:r>
            <w:r w:rsidR="00C05C8C">
              <w:rPr>
                <w:noProof/>
                <w:webHidden/>
              </w:rPr>
              <w:fldChar w:fldCharType="begin"/>
            </w:r>
            <w:r w:rsidR="00C05C8C">
              <w:rPr>
                <w:noProof/>
                <w:webHidden/>
              </w:rPr>
              <w:instrText xml:space="preserve"> PAGEREF _Toc117274681 \h </w:instrText>
            </w:r>
            <w:r w:rsidR="00C05C8C">
              <w:rPr>
                <w:noProof/>
                <w:webHidden/>
              </w:rPr>
            </w:r>
            <w:r w:rsidR="00C05C8C">
              <w:rPr>
                <w:noProof/>
                <w:webHidden/>
              </w:rPr>
              <w:fldChar w:fldCharType="separate"/>
            </w:r>
            <w:r w:rsidR="00C05C8C">
              <w:rPr>
                <w:noProof/>
                <w:webHidden/>
              </w:rPr>
              <w:t>129</w:t>
            </w:r>
            <w:r w:rsidR="00C05C8C">
              <w:rPr>
                <w:noProof/>
                <w:webHidden/>
              </w:rPr>
              <w:fldChar w:fldCharType="end"/>
            </w:r>
          </w:hyperlink>
        </w:p>
        <w:p w14:paraId="589A916F" w14:textId="45A5D082" w:rsidR="00C05C8C" w:rsidRDefault="00000000" w:rsidP="00C05C8C">
          <w:pPr>
            <w:pStyle w:val="TOC1"/>
            <w:rPr>
              <w:noProof/>
              <w:sz w:val="22"/>
              <w:szCs w:val="22"/>
            </w:rPr>
          </w:pPr>
          <w:hyperlink w:anchor="_Toc117274682" w:history="1">
            <w:r w:rsidR="00C05C8C" w:rsidRPr="00FC5F9A">
              <w:rPr>
                <w:rStyle w:val="Hyperlink"/>
                <w:rFonts w:cstheme="minorHAnsi"/>
                <w:noProof/>
              </w:rPr>
              <w:t>20.</w:t>
            </w:r>
            <w:r w:rsidR="00C05C8C">
              <w:rPr>
                <w:noProof/>
                <w:sz w:val="22"/>
                <w:szCs w:val="22"/>
              </w:rPr>
              <w:tab/>
            </w:r>
            <w:r w:rsidR="00C05C8C" w:rsidRPr="00FC5F9A">
              <w:rPr>
                <w:rStyle w:val="Hyperlink"/>
                <w:rFonts w:cstheme="minorHAnsi"/>
                <w:noProof/>
              </w:rPr>
              <w:t>Logout</w:t>
            </w:r>
            <w:r w:rsidR="00C05C8C">
              <w:rPr>
                <w:noProof/>
                <w:webHidden/>
              </w:rPr>
              <w:tab/>
            </w:r>
            <w:r w:rsidR="00C05C8C">
              <w:rPr>
                <w:noProof/>
                <w:webHidden/>
              </w:rPr>
              <w:fldChar w:fldCharType="begin"/>
            </w:r>
            <w:r w:rsidR="00C05C8C">
              <w:rPr>
                <w:noProof/>
                <w:webHidden/>
              </w:rPr>
              <w:instrText xml:space="preserve"> PAGEREF _Toc117274682 \h </w:instrText>
            </w:r>
            <w:r w:rsidR="00C05C8C">
              <w:rPr>
                <w:noProof/>
                <w:webHidden/>
              </w:rPr>
            </w:r>
            <w:r w:rsidR="00C05C8C">
              <w:rPr>
                <w:noProof/>
                <w:webHidden/>
              </w:rPr>
              <w:fldChar w:fldCharType="separate"/>
            </w:r>
            <w:r w:rsidR="00C05C8C">
              <w:rPr>
                <w:noProof/>
                <w:webHidden/>
              </w:rPr>
              <w:t>130</w:t>
            </w:r>
            <w:r w:rsidR="00C05C8C">
              <w:rPr>
                <w:noProof/>
                <w:webHidden/>
              </w:rPr>
              <w:fldChar w:fldCharType="end"/>
            </w:r>
          </w:hyperlink>
        </w:p>
        <w:p w14:paraId="3CCA2844" w14:textId="7E60DFC8" w:rsidR="00C05C8C" w:rsidRDefault="00000000" w:rsidP="00C05C8C">
          <w:pPr>
            <w:pStyle w:val="TOC1"/>
            <w:rPr>
              <w:noProof/>
              <w:sz w:val="22"/>
              <w:szCs w:val="22"/>
            </w:rPr>
          </w:pPr>
          <w:hyperlink w:anchor="_Toc117274683" w:history="1">
            <w:r w:rsidR="00C05C8C" w:rsidRPr="00FC5F9A">
              <w:rPr>
                <w:rStyle w:val="Hyperlink"/>
                <w:rFonts w:cstheme="minorHAnsi"/>
                <w:noProof/>
              </w:rPr>
              <w:t>21.</w:t>
            </w:r>
            <w:r w:rsidR="00C05C8C">
              <w:rPr>
                <w:noProof/>
                <w:sz w:val="22"/>
                <w:szCs w:val="22"/>
              </w:rPr>
              <w:tab/>
            </w:r>
            <w:r w:rsidR="00C05C8C" w:rsidRPr="00FC5F9A">
              <w:rPr>
                <w:rStyle w:val="Hyperlink"/>
                <w:rFonts w:cstheme="minorHAnsi"/>
                <w:noProof/>
              </w:rPr>
              <w:t>Admin</w:t>
            </w:r>
            <w:r w:rsidR="00C05C8C">
              <w:rPr>
                <w:noProof/>
                <w:webHidden/>
              </w:rPr>
              <w:tab/>
            </w:r>
            <w:r w:rsidR="00C05C8C">
              <w:rPr>
                <w:noProof/>
                <w:webHidden/>
              </w:rPr>
              <w:fldChar w:fldCharType="begin"/>
            </w:r>
            <w:r w:rsidR="00C05C8C">
              <w:rPr>
                <w:noProof/>
                <w:webHidden/>
              </w:rPr>
              <w:instrText xml:space="preserve"> PAGEREF _Toc117274683 \h </w:instrText>
            </w:r>
            <w:r w:rsidR="00C05C8C">
              <w:rPr>
                <w:noProof/>
                <w:webHidden/>
              </w:rPr>
            </w:r>
            <w:r w:rsidR="00C05C8C">
              <w:rPr>
                <w:noProof/>
                <w:webHidden/>
              </w:rPr>
              <w:fldChar w:fldCharType="separate"/>
            </w:r>
            <w:r w:rsidR="00C05C8C">
              <w:rPr>
                <w:noProof/>
                <w:webHidden/>
              </w:rPr>
              <w:t>130</w:t>
            </w:r>
            <w:r w:rsidR="00C05C8C">
              <w:rPr>
                <w:noProof/>
                <w:webHidden/>
              </w:rPr>
              <w:fldChar w:fldCharType="end"/>
            </w:r>
          </w:hyperlink>
        </w:p>
        <w:p w14:paraId="3277837C" w14:textId="6DA2E881" w:rsidR="00C05C8C" w:rsidRDefault="00000000" w:rsidP="00C05C8C">
          <w:pPr>
            <w:pStyle w:val="TOC3"/>
            <w:rPr>
              <w:noProof/>
              <w:sz w:val="22"/>
              <w:szCs w:val="22"/>
            </w:rPr>
          </w:pPr>
          <w:hyperlink w:anchor="_Toc117274684" w:history="1">
            <w:r w:rsidR="00C05C8C" w:rsidRPr="00FC5F9A">
              <w:rPr>
                <w:rStyle w:val="Hyperlink"/>
                <w:noProof/>
              </w:rPr>
              <w:t>21.1.1</w:t>
            </w:r>
            <w:r w:rsidR="00C05C8C">
              <w:rPr>
                <w:noProof/>
                <w:sz w:val="22"/>
                <w:szCs w:val="22"/>
              </w:rPr>
              <w:tab/>
            </w:r>
            <w:r w:rsidR="00C05C8C" w:rsidRPr="00FC5F9A">
              <w:rPr>
                <w:rStyle w:val="Hyperlink"/>
                <w:noProof/>
              </w:rPr>
              <w:t>Language Management</w:t>
            </w:r>
            <w:r w:rsidR="00C05C8C">
              <w:rPr>
                <w:noProof/>
                <w:webHidden/>
              </w:rPr>
              <w:tab/>
            </w:r>
            <w:r w:rsidR="00C05C8C">
              <w:rPr>
                <w:noProof/>
                <w:webHidden/>
              </w:rPr>
              <w:fldChar w:fldCharType="begin"/>
            </w:r>
            <w:r w:rsidR="00C05C8C">
              <w:rPr>
                <w:noProof/>
                <w:webHidden/>
              </w:rPr>
              <w:instrText xml:space="preserve"> PAGEREF _Toc117274684 \h </w:instrText>
            </w:r>
            <w:r w:rsidR="00C05C8C">
              <w:rPr>
                <w:noProof/>
                <w:webHidden/>
              </w:rPr>
            </w:r>
            <w:r w:rsidR="00C05C8C">
              <w:rPr>
                <w:noProof/>
                <w:webHidden/>
              </w:rPr>
              <w:fldChar w:fldCharType="separate"/>
            </w:r>
            <w:r w:rsidR="00C05C8C">
              <w:rPr>
                <w:noProof/>
                <w:webHidden/>
              </w:rPr>
              <w:t>130</w:t>
            </w:r>
            <w:r w:rsidR="00C05C8C">
              <w:rPr>
                <w:noProof/>
                <w:webHidden/>
              </w:rPr>
              <w:fldChar w:fldCharType="end"/>
            </w:r>
          </w:hyperlink>
        </w:p>
        <w:p w14:paraId="2DFBEA2A" w14:textId="618BF458" w:rsidR="00C05C8C" w:rsidRDefault="00000000" w:rsidP="00C05C8C">
          <w:pPr>
            <w:pStyle w:val="TOC3"/>
            <w:rPr>
              <w:noProof/>
              <w:sz w:val="22"/>
              <w:szCs w:val="22"/>
            </w:rPr>
          </w:pPr>
          <w:hyperlink w:anchor="_Toc117274685" w:history="1">
            <w:r w:rsidR="00C05C8C" w:rsidRPr="00FC5F9A">
              <w:rPr>
                <w:rStyle w:val="Hyperlink"/>
                <w:noProof/>
              </w:rPr>
              <w:t>21.1.2</w:t>
            </w:r>
            <w:r w:rsidR="00C05C8C">
              <w:rPr>
                <w:noProof/>
                <w:sz w:val="22"/>
                <w:szCs w:val="22"/>
              </w:rPr>
              <w:tab/>
            </w:r>
            <w:r w:rsidR="00C05C8C" w:rsidRPr="00FC5F9A">
              <w:rPr>
                <w:rStyle w:val="Hyperlink"/>
                <w:noProof/>
              </w:rPr>
              <w:t>Second Factor Authentication (SFAs) Management</w:t>
            </w:r>
            <w:r w:rsidR="00C05C8C">
              <w:rPr>
                <w:noProof/>
                <w:webHidden/>
              </w:rPr>
              <w:tab/>
            </w:r>
            <w:r w:rsidR="00C05C8C">
              <w:rPr>
                <w:noProof/>
                <w:webHidden/>
              </w:rPr>
              <w:fldChar w:fldCharType="begin"/>
            </w:r>
            <w:r w:rsidR="00C05C8C">
              <w:rPr>
                <w:noProof/>
                <w:webHidden/>
              </w:rPr>
              <w:instrText xml:space="preserve"> PAGEREF _Toc117274685 \h </w:instrText>
            </w:r>
            <w:r w:rsidR="00C05C8C">
              <w:rPr>
                <w:noProof/>
                <w:webHidden/>
              </w:rPr>
            </w:r>
            <w:r w:rsidR="00C05C8C">
              <w:rPr>
                <w:noProof/>
                <w:webHidden/>
              </w:rPr>
              <w:fldChar w:fldCharType="separate"/>
            </w:r>
            <w:r w:rsidR="00C05C8C">
              <w:rPr>
                <w:noProof/>
                <w:webHidden/>
              </w:rPr>
              <w:t>130</w:t>
            </w:r>
            <w:r w:rsidR="00C05C8C">
              <w:rPr>
                <w:noProof/>
                <w:webHidden/>
              </w:rPr>
              <w:fldChar w:fldCharType="end"/>
            </w:r>
          </w:hyperlink>
        </w:p>
        <w:p w14:paraId="345316FD" w14:textId="3DE0B444" w:rsidR="00C05C8C" w:rsidRDefault="00000000" w:rsidP="00C05C8C">
          <w:pPr>
            <w:pStyle w:val="TOC3"/>
            <w:rPr>
              <w:noProof/>
              <w:sz w:val="22"/>
              <w:szCs w:val="22"/>
            </w:rPr>
          </w:pPr>
          <w:hyperlink w:anchor="_Toc117274686" w:history="1">
            <w:r w:rsidR="00C05C8C" w:rsidRPr="00FC5F9A">
              <w:rPr>
                <w:rStyle w:val="Hyperlink"/>
                <w:noProof/>
              </w:rPr>
              <w:t>21.1.3</w:t>
            </w:r>
            <w:r w:rsidR="00C05C8C">
              <w:rPr>
                <w:noProof/>
                <w:sz w:val="22"/>
                <w:szCs w:val="22"/>
              </w:rPr>
              <w:tab/>
            </w:r>
            <w:r w:rsidR="00C05C8C" w:rsidRPr="00FC5F9A">
              <w:rPr>
                <w:rStyle w:val="Hyperlink"/>
                <w:noProof/>
              </w:rPr>
              <w:t>Limit Management</w:t>
            </w:r>
            <w:r w:rsidR="00C05C8C">
              <w:rPr>
                <w:noProof/>
                <w:webHidden/>
              </w:rPr>
              <w:tab/>
            </w:r>
            <w:r w:rsidR="00C05C8C">
              <w:rPr>
                <w:noProof/>
                <w:webHidden/>
              </w:rPr>
              <w:fldChar w:fldCharType="begin"/>
            </w:r>
            <w:r w:rsidR="00C05C8C">
              <w:rPr>
                <w:noProof/>
                <w:webHidden/>
              </w:rPr>
              <w:instrText xml:space="preserve"> PAGEREF _Toc117274686 \h </w:instrText>
            </w:r>
            <w:r w:rsidR="00C05C8C">
              <w:rPr>
                <w:noProof/>
                <w:webHidden/>
              </w:rPr>
            </w:r>
            <w:r w:rsidR="00C05C8C">
              <w:rPr>
                <w:noProof/>
                <w:webHidden/>
              </w:rPr>
              <w:fldChar w:fldCharType="separate"/>
            </w:r>
            <w:r w:rsidR="00C05C8C">
              <w:rPr>
                <w:noProof/>
                <w:webHidden/>
              </w:rPr>
              <w:t>130</w:t>
            </w:r>
            <w:r w:rsidR="00C05C8C">
              <w:rPr>
                <w:noProof/>
                <w:webHidden/>
              </w:rPr>
              <w:fldChar w:fldCharType="end"/>
            </w:r>
          </w:hyperlink>
        </w:p>
        <w:p w14:paraId="72A5B78E" w14:textId="6004C0AC" w:rsidR="00C05C8C" w:rsidRDefault="00000000" w:rsidP="00C05C8C">
          <w:pPr>
            <w:pStyle w:val="TOC3"/>
            <w:rPr>
              <w:noProof/>
              <w:sz w:val="22"/>
              <w:szCs w:val="22"/>
            </w:rPr>
          </w:pPr>
          <w:hyperlink w:anchor="_Toc117274687" w:history="1">
            <w:r w:rsidR="00C05C8C" w:rsidRPr="00FC5F9A">
              <w:rPr>
                <w:rStyle w:val="Hyperlink"/>
                <w:noProof/>
              </w:rPr>
              <w:t>21.1.4</w:t>
            </w:r>
            <w:r w:rsidR="00C05C8C">
              <w:rPr>
                <w:noProof/>
                <w:sz w:val="22"/>
                <w:szCs w:val="22"/>
              </w:rPr>
              <w:tab/>
            </w:r>
            <w:r w:rsidR="00C05C8C" w:rsidRPr="00FC5F9A">
              <w:rPr>
                <w:rStyle w:val="Hyperlink"/>
                <w:noProof/>
              </w:rPr>
              <w:t>Promotion Management</w:t>
            </w:r>
            <w:r w:rsidR="00C05C8C">
              <w:rPr>
                <w:noProof/>
                <w:webHidden/>
              </w:rPr>
              <w:tab/>
            </w:r>
            <w:r w:rsidR="00C05C8C">
              <w:rPr>
                <w:noProof/>
                <w:webHidden/>
              </w:rPr>
              <w:fldChar w:fldCharType="begin"/>
            </w:r>
            <w:r w:rsidR="00C05C8C">
              <w:rPr>
                <w:noProof/>
                <w:webHidden/>
              </w:rPr>
              <w:instrText xml:space="preserve"> PAGEREF _Toc117274687 \h </w:instrText>
            </w:r>
            <w:r w:rsidR="00C05C8C">
              <w:rPr>
                <w:noProof/>
                <w:webHidden/>
              </w:rPr>
            </w:r>
            <w:r w:rsidR="00C05C8C">
              <w:rPr>
                <w:noProof/>
                <w:webHidden/>
              </w:rPr>
              <w:fldChar w:fldCharType="separate"/>
            </w:r>
            <w:r w:rsidR="00C05C8C">
              <w:rPr>
                <w:noProof/>
                <w:webHidden/>
              </w:rPr>
              <w:t>131</w:t>
            </w:r>
            <w:r w:rsidR="00C05C8C">
              <w:rPr>
                <w:noProof/>
                <w:webHidden/>
              </w:rPr>
              <w:fldChar w:fldCharType="end"/>
            </w:r>
          </w:hyperlink>
        </w:p>
        <w:p w14:paraId="5A7FC602" w14:textId="0A9274DE" w:rsidR="00C05C8C" w:rsidRDefault="00000000" w:rsidP="00C05C8C">
          <w:pPr>
            <w:pStyle w:val="TOC3"/>
            <w:rPr>
              <w:noProof/>
              <w:sz w:val="22"/>
              <w:szCs w:val="22"/>
            </w:rPr>
          </w:pPr>
          <w:hyperlink w:anchor="_Toc117274688" w:history="1">
            <w:r w:rsidR="00C05C8C" w:rsidRPr="00FC5F9A">
              <w:rPr>
                <w:rStyle w:val="Hyperlink"/>
                <w:noProof/>
              </w:rPr>
              <w:t>21.1.5</w:t>
            </w:r>
            <w:r w:rsidR="00C05C8C">
              <w:rPr>
                <w:noProof/>
                <w:sz w:val="22"/>
                <w:szCs w:val="22"/>
              </w:rPr>
              <w:tab/>
            </w:r>
            <w:r w:rsidR="00C05C8C" w:rsidRPr="00FC5F9A">
              <w:rPr>
                <w:rStyle w:val="Hyperlink"/>
                <w:noProof/>
              </w:rPr>
              <w:t>Announcement Management</w:t>
            </w:r>
            <w:r w:rsidR="00C05C8C">
              <w:rPr>
                <w:noProof/>
                <w:webHidden/>
              </w:rPr>
              <w:tab/>
            </w:r>
            <w:r w:rsidR="00C05C8C">
              <w:rPr>
                <w:noProof/>
                <w:webHidden/>
              </w:rPr>
              <w:fldChar w:fldCharType="begin"/>
            </w:r>
            <w:r w:rsidR="00C05C8C">
              <w:rPr>
                <w:noProof/>
                <w:webHidden/>
              </w:rPr>
              <w:instrText xml:space="preserve"> PAGEREF _Toc117274688 \h </w:instrText>
            </w:r>
            <w:r w:rsidR="00C05C8C">
              <w:rPr>
                <w:noProof/>
                <w:webHidden/>
              </w:rPr>
            </w:r>
            <w:r w:rsidR="00C05C8C">
              <w:rPr>
                <w:noProof/>
                <w:webHidden/>
              </w:rPr>
              <w:fldChar w:fldCharType="separate"/>
            </w:r>
            <w:r w:rsidR="00C05C8C">
              <w:rPr>
                <w:noProof/>
                <w:webHidden/>
              </w:rPr>
              <w:t>131</w:t>
            </w:r>
            <w:r w:rsidR="00C05C8C">
              <w:rPr>
                <w:noProof/>
                <w:webHidden/>
              </w:rPr>
              <w:fldChar w:fldCharType="end"/>
            </w:r>
          </w:hyperlink>
        </w:p>
        <w:p w14:paraId="72DC2BA4" w14:textId="318A55AE" w:rsidR="00C05C8C" w:rsidRDefault="00000000" w:rsidP="00C05C8C">
          <w:pPr>
            <w:pStyle w:val="TOC3"/>
            <w:rPr>
              <w:noProof/>
              <w:sz w:val="22"/>
              <w:szCs w:val="22"/>
            </w:rPr>
          </w:pPr>
          <w:hyperlink w:anchor="_Toc117274689" w:history="1">
            <w:r w:rsidR="00C05C8C" w:rsidRPr="00FC5F9A">
              <w:rPr>
                <w:rStyle w:val="Hyperlink"/>
                <w:noProof/>
              </w:rPr>
              <w:t>21.1.6</w:t>
            </w:r>
            <w:r w:rsidR="00C05C8C">
              <w:rPr>
                <w:noProof/>
                <w:sz w:val="22"/>
                <w:szCs w:val="22"/>
              </w:rPr>
              <w:tab/>
            </w:r>
            <w:r w:rsidR="00C05C8C" w:rsidRPr="00FC5F9A">
              <w:rPr>
                <w:rStyle w:val="Hyperlink"/>
                <w:noProof/>
              </w:rPr>
              <w:t>Survey Management</w:t>
            </w:r>
            <w:r w:rsidR="00C05C8C">
              <w:rPr>
                <w:noProof/>
                <w:webHidden/>
              </w:rPr>
              <w:tab/>
            </w:r>
            <w:r w:rsidR="00C05C8C">
              <w:rPr>
                <w:noProof/>
                <w:webHidden/>
              </w:rPr>
              <w:fldChar w:fldCharType="begin"/>
            </w:r>
            <w:r w:rsidR="00C05C8C">
              <w:rPr>
                <w:noProof/>
                <w:webHidden/>
              </w:rPr>
              <w:instrText xml:space="preserve"> PAGEREF _Toc117274689 \h </w:instrText>
            </w:r>
            <w:r w:rsidR="00C05C8C">
              <w:rPr>
                <w:noProof/>
                <w:webHidden/>
              </w:rPr>
            </w:r>
            <w:r w:rsidR="00C05C8C">
              <w:rPr>
                <w:noProof/>
                <w:webHidden/>
              </w:rPr>
              <w:fldChar w:fldCharType="separate"/>
            </w:r>
            <w:r w:rsidR="00C05C8C">
              <w:rPr>
                <w:noProof/>
                <w:webHidden/>
              </w:rPr>
              <w:t>132</w:t>
            </w:r>
            <w:r w:rsidR="00C05C8C">
              <w:rPr>
                <w:noProof/>
                <w:webHidden/>
              </w:rPr>
              <w:fldChar w:fldCharType="end"/>
            </w:r>
          </w:hyperlink>
        </w:p>
        <w:p w14:paraId="21CDF11E" w14:textId="03832885" w:rsidR="00D84F5F" w:rsidRDefault="00D84F5F">
          <w:r>
            <w:rPr>
              <w:b/>
              <w:bCs/>
              <w:noProof/>
              <w:color w:val="2B579A"/>
              <w:shd w:val="clear" w:color="auto" w:fill="E6E6E6"/>
            </w:rPr>
            <w:fldChar w:fldCharType="end"/>
          </w:r>
        </w:p>
      </w:sdtContent>
    </w:sdt>
    <w:p w14:paraId="5F157D17" w14:textId="77777777" w:rsidR="00CC4278" w:rsidRDefault="00CC4278" w:rsidP="006C34E6">
      <w:pPr>
        <w:jc w:val="both"/>
        <w:rPr>
          <w:rFonts w:cstheme="minorHAnsi"/>
          <w:sz w:val="24"/>
          <w:szCs w:val="24"/>
        </w:rPr>
      </w:pPr>
    </w:p>
    <w:p w14:paraId="5E62502D" w14:textId="737EB5E8" w:rsidR="00232CBC" w:rsidRPr="00523887" w:rsidRDefault="00232CBC" w:rsidP="006C34E6">
      <w:pPr>
        <w:jc w:val="both"/>
        <w:rPr>
          <w:rFonts w:cstheme="minorHAnsi"/>
          <w:sz w:val="24"/>
          <w:szCs w:val="24"/>
        </w:rPr>
      </w:pPr>
      <w:r w:rsidRPr="00523887">
        <w:rPr>
          <w:rFonts w:cstheme="minorHAnsi"/>
          <w:sz w:val="24"/>
          <w:szCs w:val="24"/>
        </w:rPr>
        <w:br w:type="page"/>
      </w:r>
    </w:p>
    <w:p w14:paraId="7CAAB991" w14:textId="034F377C" w:rsidR="00217B38" w:rsidRDefault="005850F6" w:rsidP="00471E69">
      <w:pPr>
        <w:pStyle w:val="Heading1"/>
        <w:ind w:left="720"/>
        <w:jc w:val="both"/>
        <w:rPr>
          <w:rFonts w:cstheme="minorHAnsi"/>
          <w:sz w:val="24"/>
          <w:szCs w:val="24"/>
        </w:rPr>
      </w:pPr>
      <w:bookmarkStart w:id="0" w:name="_Toc117274544"/>
      <w:r>
        <w:rPr>
          <w:rFonts w:cstheme="minorHAnsi"/>
          <w:sz w:val="24"/>
          <w:szCs w:val="24"/>
        </w:rPr>
        <w:lastRenderedPageBreak/>
        <w:t xml:space="preserve"> </w:t>
      </w:r>
      <w:r w:rsidR="00217B38">
        <w:rPr>
          <w:rFonts w:cstheme="minorHAnsi"/>
          <w:sz w:val="24"/>
          <w:szCs w:val="24"/>
        </w:rPr>
        <w:t>Document History</w:t>
      </w:r>
      <w:bookmarkEnd w:id="0"/>
      <w:r w:rsidR="00217B38">
        <w:rPr>
          <w:rFonts w:cstheme="minorHAnsi"/>
          <w:sz w:val="24"/>
          <w:szCs w:val="24"/>
        </w:rPr>
        <w:t xml:space="preserve"> </w:t>
      </w:r>
    </w:p>
    <w:tbl>
      <w:tblPr>
        <w:tblStyle w:val="TableGrid"/>
        <w:tblW w:w="10260" w:type="dxa"/>
        <w:tblInd w:w="625" w:type="dxa"/>
        <w:tblLook w:val="04A0" w:firstRow="1" w:lastRow="0" w:firstColumn="1" w:lastColumn="0" w:noHBand="0" w:noVBand="1"/>
      </w:tblPr>
      <w:tblGrid>
        <w:gridCol w:w="1533"/>
        <w:gridCol w:w="4677"/>
        <w:gridCol w:w="1080"/>
        <w:gridCol w:w="2970"/>
      </w:tblGrid>
      <w:tr w:rsidR="00217B38" w14:paraId="3EC22C38" w14:textId="77777777" w:rsidTr="3D55BA36">
        <w:tc>
          <w:tcPr>
            <w:tcW w:w="1533" w:type="dxa"/>
          </w:tcPr>
          <w:p w14:paraId="3C9DED1B" w14:textId="101D4737" w:rsidR="00217B38" w:rsidRPr="00CC4278" w:rsidRDefault="00217B38" w:rsidP="00CC4278">
            <w:pPr>
              <w:rPr>
                <w:b/>
                <w:bCs/>
              </w:rPr>
            </w:pPr>
            <w:r w:rsidRPr="00CC4278">
              <w:rPr>
                <w:b/>
                <w:bCs/>
              </w:rPr>
              <w:t xml:space="preserve">Date </w:t>
            </w:r>
          </w:p>
        </w:tc>
        <w:tc>
          <w:tcPr>
            <w:tcW w:w="4677" w:type="dxa"/>
          </w:tcPr>
          <w:p w14:paraId="119E0159" w14:textId="10592A34" w:rsidR="00217B38" w:rsidRPr="00CC4278" w:rsidRDefault="00217B38" w:rsidP="00CC4278">
            <w:pPr>
              <w:rPr>
                <w:b/>
                <w:bCs/>
              </w:rPr>
            </w:pPr>
            <w:r w:rsidRPr="00CC4278">
              <w:rPr>
                <w:b/>
                <w:bCs/>
              </w:rPr>
              <w:t xml:space="preserve">Subject </w:t>
            </w:r>
          </w:p>
        </w:tc>
        <w:tc>
          <w:tcPr>
            <w:tcW w:w="1080" w:type="dxa"/>
          </w:tcPr>
          <w:p w14:paraId="75A67351" w14:textId="0B7F7001" w:rsidR="00217B38" w:rsidRPr="00CC4278" w:rsidRDefault="00217B38" w:rsidP="00CC4278">
            <w:pPr>
              <w:rPr>
                <w:b/>
                <w:bCs/>
              </w:rPr>
            </w:pPr>
            <w:r w:rsidRPr="00CC4278">
              <w:rPr>
                <w:b/>
                <w:bCs/>
              </w:rPr>
              <w:t xml:space="preserve">Version </w:t>
            </w:r>
          </w:p>
        </w:tc>
        <w:tc>
          <w:tcPr>
            <w:tcW w:w="2970" w:type="dxa"/>
          </w:tcPr>
          <w:p w14:paraId="0DA2EF47" w14:textId="28486402" w:rsidR="00217B38" w:rsidRPr="00CC4278" w:rsidRDefault="00217B38" w:rsidP="00CC4278">
            <w:pPr>
              <w:rPr>
                <w:b/>
                <w:bCs/>
              </w:rPr>
            </w:pPr>
            <w:r w:rsidRPr="00CC4278">
              <w:rPr>
                <w:b/>
                <w:bCs/>
              </w:rPr>
              <w:t xml:space="preserve">Comment </w:t>
            </w:r>
          </w:p>
        </w:tc>
      </w:tr>
      <w:tr w:rsidR="00217B38" w14:paraId="28708E74" w14:textId="77777777" w:rsidTr="3D55BA36">
        <w:tc>
          <w:tcPr>
            <w:tcW w:w="1533" w:type="dxa"/>
          </w:tcPr>
          <w:p w14:paraId="3A272760" w14:textId="43E9F298" w:rsidR="00217B38" w:rsidRPr="0090478C" w:rsidRDefault="00D47B05">
            <w:pPr>
              <w:rPr>
                <w:rFonts w:ascii="Calibri" w:hAnsi="Calibri" w:cs="Calibri"/>
                <w:color w:val="000000"/>
              </w:rPr>
            </w:pPr>
            <w:r>
              <w:rPr>
                <w:rFonts w:ascii="Calibri" w:hAnsi="Calibri" w:cs="Calibri"/>
                <w:color w:val="000000"/>
              </w:rPr>
              <w:t>30</w:t>
            </w:r>
            <w:r w:rsidR="00217B38" w:rsidRPr="0090478C">
              <w:rPr>
                <w:rFonts w:ascii="Calibri" w:hAnsi="Calibri" w:cs="Calibri"/>
                <w:color w:val="000000"/>
              </w:rPr>
              <w:t>/</w:t>
            </w:r>
            <w:r w:rsidR="00694B3C">
              <w:rPr>
                <w:rFonts w:ascii="Calibri" w:hAnsi="Calibri" w:cs="Calibri"/>
                <w:color w:val="000000"/>
              </w:rPr>
              <w:t>0</w:t>
            </w:r>
            <w:r>
              <w:rPr>
                <w:rFonts w:ascii="Calibri" w:hAnsi="Calibri" w:cs="Calibri"/>
                <w:color w:val="000000"/>
              </w:rPr>
              <w:t>3</w:t>
            </w:r>
            <w:r w:rsidR="00217B38" w:rsidRPr="0090478C">
              <w:rPr>
                <w:rFonts w:ascii="Calibri" w:hAnsi="Calibri" w:cs="Calibri"/>
                <w:color w:val="000000"/>
              </w:rPr>
              <w:t>/202</w:t>
            </w:r>
            <w:r w:rsidR="00694B3C">
              <w:rPr>
                <w:rFonts w:ascii="Calibri" w:hAnsi="Calibri" w:cs="Calibri"/>
                <w:color w:val="000000"/>
              </w:rPr>
              <w:t>2</w:t>
            </w:r>
          </w:p>
        </w:tc>
        <w:tc>
          <w:tcPr>
            <w:tcW w:w="4677" w:type="dxa"/>
          </w:tcPr>
          <w:p w14:paraId="0B1E6F36" w14:textId="2D2E1D1F" w:rsidR="00217B38" w:rsidRPr="0090478C" w:rsidRDefault="00D47B05">
            <w:pPr>
              <w:rPr>
                <w:rFonts w:ascii="Calibri" w:hAnsi="Calibri" w:cs="Calibri"/>
                <w:color w:val="000000"/>
              </w:rPr>
            </w:pPr>
            <w:r>
              <w:rPr>
                <w:rFonts w:ascii="Calibri" w:hAnsi="Calibri" w:cs="Calibri"/>
                <w:color w:val="000000"/>
              </w:rPr>
              <w:t>Sprint 1 Features Document</w:t>
            </w:r>
          </w:p>
        </w:tc>
        <w:tc>
          <w:tcPr>
            <w:tcW w:w="1080" w:type="dxa"/>
          </w:tcPr>
          <w:p w14:paraId="299D1C39" w14:textId="2A13FE0E" w:rsidR="00217B38" w:rsidRPr="00694B3C" w:rsidRDefault="00694B3C">
            <w:pPr>
              <w:rPr>
                <w:rFonts w:ascii="Calibri" w:hAnsi="Calibri" w:cs="Calibri"/>
                <w:color w:val="000000"/>
              </w:rPr>
            </w:pPr>
            <w:r w:rsidRPr="00694B3C">
              <w:rPr>
                <w:rFonts w:ascii="Calibri" w:hAnsi="Calibri" w:cs="Calibri"/>
                <w:color w:val="000000"/>
              </w:rPr>
              <w:t>1.0</w:t>
            </w:r>
          </w:p>
        </w:tc>
        <w:tc>
          <w:tcPr>
            <w:tcW w:w="2970" w:type="dxa"/>
          </w:tcPr>
          <w:p w14:paraId="0B5073A1" w14:textId="77777777" w:rsidR="00217B38" w:rsidRPr="00694B3C" w:rsidRDefault="00217B38">
            <w:pPr>
              <w:rPr>
                <w:rFonts w:ascii="Calibri" w:hAnsi="Calibri" w:cs="Calibri"/>
                <w:color w:val="000000"/>
              </w:rPr>
            </w:pPr>
          </w:p>
        </w:tc>
      </w:tr>
      <w:tr w:rsidR="00661D03" w14:paraId="514CF682" w14:textId="77777777" w:rsidTr="3D55BA36">
        <w:tc>
          <w:tcPr>
            <w:tcW w:w="1533" w:type="dxa"/>
          </w:tcPr>
          <w:p w14:paraId="0115BD01" w14:textId="6648902A" w:rsidR="00661D03" w:rsidRPr="00694B3C" w:rsidRDefault="00661D03" w:rsidP="00661D03">
            <w:pPr>
              <w:rPr>
                <w:rFonts w:ascii="Calibri" w:hAnsi="Calibri" w:cs="Calibri"/>
                <w:color w:val="000000"/>
              </w:rPr>
            </w:pPr>
            <w:r>
              <w:rPr>
                <w:rFonts w:ascii="Calibri" w:hAnsi="Calibri" w:cs="Calibri"/>
                <w:color w:val="000000"/>
              </w:rPr>
              <w:t>06</w:t>
            </w:r>
            <w:r w:rsidRPr="0090478C">
              <w:rPr>
                <w:rFonts w:ascii="Calibri" w:hAnsi="Calibri" w:cs="Calibri"/>
                <w:color w:val="000000"/>
              </w:rPr>
              <w:t>/</w:t>
            </w:r>
            <w:r>
              <w:rPr>
                <w:rFonts w:ascii="Calibri" w:hAnsi="Calibri" w:cs="Calibri"/>
                <w:color w:val="000000"/>
              </w:rPr>
              <w:t>04</w:t>
            </w:r>
            <w:r w:rsidRPr="0090478C">
              <w:rPr>
                <w:rFonts w:ascii="Calibri" w:hAnsi="Calibri" w:cs="Calibri"/>
                <w:color w:val="000000"/>
              </w:rPr>
              <w:t>/202</w:t>
            </w:r>
            <w:r>
              <w:rPr>
                <w:rFonts w:ascii="Calibri" w:hAnsi="Calibri" w:cs="Calibri"/>
                <w:color w:val="000000"/>
              </w:rPr>
              <w:t>2</w:t>
            </w:r>
          </w:p>
        </w:tc>
        <w:tc>
          <w:tcPr>
            <w:tcW w:w="4677" w:type="dxa"/>
          </w:tcPr>
          <w:p w14:paraId="3A008011" w14:textId="5B7CECFD" w:rsidR="00661D03" w:rsidRPr="00694B3C" w:rsidRDefault="00661D03" w:rsidP="00661D03">
            <w:pPr>
              <w:rPr>
                <w:rFonts w:ascii="Calibri" w:hAnsi="Calibri" w:cs="Calibri"/>
                <w:color w:val="000000"/>
              </w:rPr>
            </w:pPr>
            <w:r>
              <w:rPr>
                <w:rFonts w:ascii="Calibri" w:hAnsi="Calibri" w:cs="Calibri"/>
                <w:color w:val="000000"/>
              </w:rPr>
              <w:t>Sprint 1 Review 2 Features updated</w:t>
            </w:r>
          </w:p>
        </w:tc>
        <w:tc>
          <w:tcPr>
            <w:tcW w:w="1080" w:type="dxa"/>
          </w:tcPr>
          <w:p w14:paraId="403DE890" w14:textId="2D1969AB" w:rsidR="00661D03" w:rsidRPr="00694B3C" w:rsidRDefault="00661D03" w:rsidP="00661D03">
            <w:pPr>
              <w:rPr>
                <w:rFonts w:ascii="Calibri" w:hAnsi="Calibri" w:cs="Calibri"/>
                <w:color w:val="000000"/>
              </w:rPr>
            </w:pPr>
            <w:r w:rsidRPr="00694B3C">
              <w:rPr>
                <w:rFonts w:ascii="Calibri" w:hAnsi="Calibri" w:cs="Calibri"/>
                <w:color w:val="000000"/>
              </w:rPr>
              <w:t>1.</w:t>
            </w:r>
            <w:r>
              <w:rPr>
                <w:rFonts w:ascii="Calibri" w:hAnsi="Calibri" w:cs="Calibri"/>
                <w:color w:val="000000"/>
              </w:rPr>
              <w:t>1</w:t>
            </w:r>
          </w:p>
        </w:tc>
        <w:tc>
          <w:tcPr>
            <w:tcW w:w="2970" w:type="dxa"/>
          </w:tcPr>
          <w:p w14:paraId="220FC032" w14:textId="37872EBE" w:rsidR="00661D03" w:rsidRPr="00694B3C" w:rsidRDefault="00661D03" w:rsidP="00661D03">
            <w:pPr>
              <w:rPr>
                <w:rFonts w:ascii="Calibri" w:hAnsi="Calibri" w:cs="Calibri"/>
                <w:color w:val="000000"/>
              </w:rPr>
            </w:pPr>
          </w:p>
        </w:tc>
      </w:tr>
      <w:tr w:rsidR="00E74547" w14:paraId="667DF69F" w14:textId="77777777" w:rsidTr="3D55BA36">
        <w:tc>
          <w:tcPr>
            <w:tcW w:w="1533" w:type="dxa"/>
          </w:tcPr>
          <w:p w14:paraId="1099C9D9" w14:textId="0CB2D395" w:rsidR="00E74547" w:rsidRPr="00694B3C" w:rsidRDefault="00E74547" w:rsidP="00E74547">
            <w:pPr>
              <w:rPr>
                <w:rFonts w:ascii="Calibri" w:hAnsi="Calibri" w:cs="Calibri"/>
                <w:color w:val="000000"/>
              </w:rPr>
            </w:pPr>
            <w:r>
              <w:rPr>
                <w:rFonts w:ascii="Calibri" w:hAnsi="Calibri" w:cs="Calibri"/>
                <w:color w:val="000000"/>
              </w:rPr>
              <w:t>11</w:t>
            </w:r>
            <w:r w:rsidRPr="0090478C">
              <w:rPr>
                <w:rFonts w:ascii="Calibri" w:hAnsi="Calibri" w:cs="Calibri"/>
                <w:color w:val="000000"/>
              </w:rPr>
              <w:t>/</w:t>
            </w:r>
            <w:r>
              <w:rPr>
                <w:rFonts w:ascii="Calibri" w:hAnsi="Calibri" w:cs="Calibri"/>
                <w:color w:val="000000"/>
              </w:rPr>
              <w:t>04</w:t>
            </w:r>
            <w:r w:rsidRPr="0090478C">
              <w:rPr>
                <w:rFonts w:ascii="Calibri" w:hAnsi="Calibri" w:cs="Calibri"/>
                <w:color w:val="000000"/>
              </w:rPr>
              <w:t>/202</w:t>
            </w:r>
            <w:r>
              <w:rPr>
                <w:rFonts w:ascii="Calibri" w:hAnsi="Calibri" w:cs="Calibri"/>
                <w:color w:val="000000"/>
              </w:rPr>
              <w:t>2</w:t>
            </w:r>
          </w:p>
        </w:tc>
        <w:tc>
          <w:tcPr>
            <w:tcW w:w="4677" w:type="dxa"/>
          </w:tcPr>
          <w:p w14:paraId="76E13D88" w14:textId="166F04C4" w:rsidR="00E74547" w:rsidRPr="00694B3C" w:rsidRDefault="00E74547" w:rsidP="00E74547">
            <w:pPr>
              <w:rPr>
                <w:rFonts w:ascii="Calibri" w:hAnsi="Calibri" w:cs="Calibri"/>
                <w:color w:val="000000"/>
              </w:rPr>
            </w:pPr>
            <w:r w:rsidRPr="00E74547">
              <w:rPr>
                <w:rFonts w:ascii="Calibri" w:hAnsi="Calibri" w:cs="Calibri"/>
                <w:color w:val="000000"/>
              </w:rPr>
              <w:t>Added the transaction advice in Account transactions (Section 7.2, Page No.24) and Fund Transfer Success Screen (Section 10.2, Page No.63).</w:t>
            </w:r>
          </w:p>
        </w:tc>
        <w:tc>
          <w:tcPr>
            <w:tcW w:w="1080" w:type="dxa"/>
          </w:tcPr>
          <w:p w14:paraId="3A0270FC" w14:textId="7E324FDE" w:rsidR="00E74547" w:rsidRPr="00694B3C" w:rsidRDefault="00E74547" w:rsidP="00E74547">
            <w:pPr>
              <w:rPr>
                <w:rFonts w:ascii="Calibri" w:hAnsi="Calibri" w:cs="Calibri"/>
                <w:color w:val="000000"/>
              </w:rPr>
            </w:pPr>
            <w:r>
              <w:rPr>
                <w:rFonts w:ascii="Calibri" w:hAnsi="Calibri" w:cs="Calibri"/>
                <w:color w:val="000000"/>
              </w:rPr>
              <w:t>1.2</w:t>
            </w:r>
          </w:p>
        </w:tc>
        <w:tc>
          <w:tcPr>
            <w:tcW w:w="2970" w:type="dxa"/>
          </w:tcPr>
          <w:p w14:paraId="0AB540A7" w14:textId="406CBF74" w:rsidR="00E74547" w:rsidRPr="00694B3C" w:rsidRDefault="00E74547" w:rsidP="00E74547">
            <w:pPr>
              <w:rPr>
                <w:rFonts w:ascii="Calibri" w:hAnsi="Calibri" w:cs="Calibri"/>
                <w:color w:val="000000"/>
              </w:rPr>
            </w:pPr>
          </w:p>
        </w:tc>
      </w:tr>
      <w:tr w:rsidR="00C36225" w14:paraId="63124C86" w14:textId="77777777" w:rsidTr="3D55BA36">
        <w:tc>
          <w:tcPr>
            <w:tcW w:w="1533" w:type="dxa"/>
          </w:tcPr>
          <w:p w14:paraId="096B1532" w14:textId="61D2D8A7" w:rsidR="00C36225" w:rsidRPr="00694B3C" w:rsidRDefault="00C36225" w:rsidP="00C36225">
            <w:pPr>
              <w:rPr>
                <w:rFonts w:ascii="Calibri" w:hAnsi="Calibri" w:cs="Calibri"/>
                <w:color w:val="000000"/>
              </w:rPr>
            </w:pPr>
            <w:r>
              <w:rPr>
                <w:rFonts w:ascii="Calibri" w:hAnsi="Calibri" w:cs="Calibri"/>
                <w:color w:val="000000"/>
              </w:rPr>
              <w:t>11</w:t>
            </w:r>
            <w:r w:rsidRPr="0090478C">
              <w:rPr>
                <w:rFonts w:ascii="Calibri" w:hAnsi="Calibri" w:cs="Calibri"/>
                <w:color w:val="000000"/>
              </w:rPr>
              <w:t>/</w:t>
            </w:r>
            <w:r>
              <w:rPr>
                <w:rFonts w:ascii="Calibri" w:hAnsi="Calibri" w:cs="Calibri"/>
                <w:color w:val="000000"/>
              </w:rPr>
              <w:t>04</w:t>
            </w:r>
            <w:r w:rsidRPr="0090478C">
              <w:rPr>
                <w:rFonts w:ascii="Calibri" w:hAnsi="Calibri" w:cs="Calibri"/>
                <w:color w:val="000000"/>
              </w:rPr>
              <w:t>/202</w:t>
            </w:r>
            <w:r>
              <w:rPr>
                <w:rFonts w:ascii="Calibri" w:hAnsi="Calibri" w:cs="Calibri"/>
                <w:color w:val="000000"/>
              </w:rPr>
              <w:t>2</w:t>
            </w:r>
          </w:p>
        </w:tc>
        <w:tc>
          <w:tcPr>
            <w:tcW w:w="4677" w:type="dxa"/>
          </w:tcPr>
          <w:p w14:paraId="6C18D410" w14:textId="35CCC141" w:rsidR="00C36225" w:rsidRPr="00694B3C" w:rsidRDefault="00C36225" w:rsidP="00C36225">
            <w:pPr>
              <w:rPr>
                <w:rFonts w:ascii="Calibri" w:hAnsi="Calibri" w:cs="Calibri"/>
                <w:color w:val="000000"/>
              </w:rPr>
            </w:pPr>
            <w:r w:rsidRPr="00E74547">
              <w:rPr>
                <w:rFonts w:ascii="Calibri" w:hAnsi="Calibri" w:cs="Calibri"/>
                <w:color w:val="000000"/>
              </w:rPr>
              <w:t>Added the transaction advice in Account transactions (Section 7.2, Page No.24) and Fund Transfer Success Screen (Section 10.2, Page No.63)</w:t>
            </w:r>
            <w:r>
              <w:rPr>
                <w:rFonts w:ascii="Calibri" w:hAnsi="Calibri" w:cs="Calibri"/>
                <w:color w:val="000000"/>
              </w:rPr>
              <w:t xml:space="preserve"> for IPI</w:t>
            </w:r>
          </w:p>
        </w:tc>
        <w:tc>
          <w:tcPr>
            <w:tcW w:w="1080" w:type="dxa"/>
          </w:tcPr>
          <w:p w14:paraId="0F8C4CCC" w14:textId="2477C7D0" w:rsidR="00C36225" w:rsidRPr="00694B3C" w:rsidRDefault="00C36225" w:rsidP="00C36225">
            <w:pPr>
              <w:rPr>
                <w:rFonts w:ascii="Calibri" w:hAnsi="Calibri" w:cs="Calibri"/>
                <w:color w:val="000000"/>
              </w:rPr>
            </w:pPr>
            <w:r>
              <w:rPr>
                <w:rFonts w:ascii="Calibri" w:hAnsi="Calibri" w:cs="Calibri"/>
                <w:color w:val="000000"/>
              </w:rPr>
              <w:t>1.3</w:t>
            </w:r>
          </w:p>
        </w:tc>
        <w:tc>
          <w:tcPr>
            <w:tcW w:w="2970" w:type="dxa"/>
          </w:tcPr>
          <w:p w14:paraId="146ADFA4" w14:textId="3C78AA19" w:rsidR="00C36225" w:rsidRPr="00694B3C" w:rsidRDefault="00C36225" w:rsidP="00C36225">
            <w:pPr>
              <w:rPr>
                <w:rFonts w:ascii="Calibri" w:hAnsi="Calibri" w:cs="Calibri"/>
                <w:color w:val="000000"/>
              </w:rPr>
            </w:pPr>
          </w:p>
        </w:tc>
      </w:tr>
      <w:tr w:rsidR="00C36225" w14:paraId="3C5F6BE1" w14:textId="77777777" w:rsidTr="3D55BA36">
        <w:tc>
          <w:tcPr>
            <w:tcW w:w="1533" w:type="dxa"/>
          </w:tcPr>
          <w:p w14:paraId="500EA87D" w14:textId="1627445D" w:rsidR="00C36225" w:rsidRPr="00694B3C" w:rsidRDefault="001335D0" w:rsidP="00C36225">
            <w:pPr>
              <w:rPr>
                <w:rFonts w:ascii="Calibri" w:hAnsi="Calibri" w:cs="Calibri"/>
                <w:color w:val="000000"/>
              </w:rPr>
            </w:pPr>
            <w:r>
              <w:rPr>
                <w:rFonts w:ascii="Calibri" w:hAnsi="Calibri" w:cs="Calibri"/>
                <w:color w:val="000000"/>
              </w:rPr>
              <w:t>02/08/2022</w:t>
            </w:r>
          </w:p>
        </w:tc>
        <w:tc>
          <w:tcPr>
            <w:tcW w:w="4677" w:type="dxa"/>
          </w:tcPr>
          <w:p w14:paraId="5D62AE42" w14:textId="61C77457" w:rsidR="00C36225" w:rsidRPr="00694B3C" w:rsidRDefault="001335D0" w:rsidP="00C36225">
            <w:pPr>
              <w:rPr>
                <w:rFonts w:ascii="Calibri" w:hAnsi="Calibri" w:cs="Calibri"/>
                <w:color w:val="000000"/>
              </w:rPr>
            </w:pPr>
            <w:r>
              <w:rPr>
                <w:rFonts w:ascii="Calibri" w:hAnsi="Calibri" w:cs="Calibri"/>
                <w:color w:val="000000"/>
              </w:rPr>
              <w:t>Revised FSD based on business and IT technical discussion</w:t>
            </w:r>
            <w:r w:rsidR="00E70707">
              <w:rPr>
                <w:rFonts w:ascii="Calibri" w:hAnsi="Calibri" w:cs="Calibri"/>
                <w:color w:val="000000"/>
              </w:rPr>
              <w:t xml:space="preserve">. </w:t>
            </w:r>
          </w:p>
        </w:tc>
        <w:tc>
          <w:tcPr>
            <w:tcW w:w="1080" w:type="dxa"/>
          </w:tcPr>
          <w:p w14:paraId="2DC3F491" w14:textId="3E6FFE39" w:rsidR="00C36225" w:rsidRPr="00694B3C" w:rsidRDefault="001335D0" w:rsidP="00C36225">
            <w:pPr>
              <w:rPr>
                <w:rFonts w:ascii="Calibri" w:hAnsi="Calibri" w:cs="Calibri"/>
                <w:color w:val="000000"/>
              </w:rPr>
            </w:pPr>
            <w:r>
              <w:rPr>
                <w:rFonts w:ascii="Calibri" w:hAnsi="Calibri" w:cs="Calibri"/>
                <w:color w:val="000000"/>
              </w:rPr>
              <w:t>2.0</w:t>
            </w:r>
          </w:p>
        </w:tc>
        <w:tc>
          <w:tcPr>
            <w:tcW w:w="2970" w:type="dxa"/>
          </w:tcPr>
          <w:p w14:paraId="518A294E" w14:textId="723BC72C" w:rsidR="00C36225" w:rsidRPr="00694B3C" w:rsidRDefault="00003E9B" w:rsidP="00C36225">
            <w:pPr>
              <w:rPr>
                <w:rFonts w:ascii="Calibri" w:hAnsi="Calibri" w:cs="Calibri"/>
                <w:color w:val="000000"/>
              </w:rPr>
            </w:pPr>
            <w:r>
              <w:rPr>
                <w:rFonts w:ascii="Calibri" w:hAnsi="Calibri" w:cs="Calibri"/>
                <w:color w:val="000000"/>
              </w:rPr>
              <w:t>Updated</w:t>
            </w:r>
            <w:r w:rsidR="00E70707">
              <w:rPr>
                <w:rFonts w:ascii="Calibri" w:hAnsi="Calibri" w:cs="Calibri"/>
                <w:color w:val="000000"/>
              </w:rPr>
              <w:t xml:space="preserve"> the </w:t>
            </w:r>
            <w:r>
              <w:rPr>
                <w:rFonts w:ascii="Calibri" w:hAnsi="Calibri" w:cs="Calibri"/>
                <w:color w:val="000000"/>
              </w:rPr>
              <w:t xml:space="preserve">FSD for </w:t>
            </w:r>
            <w:r w:rsidR="00E70707">
              <w:rPr>
                <w:rFonts w:ascii="Calibri" w:hAnsi="Calibri" w:cs="Calibri"/>
                <w:color w:val="000000"/>
              </w:rPr>
              <w:t>release 1 and 2 of sprint 1.</w:t>
            </w:r>
          </w:p>
        </w:tc>
      </w:tr>
      <w:tr w:rsidR="000829A4" w14:paraId="69A111C0" w14:textId="77777777" w:rsidTr="3D55BA36">
        <w:tc>
          <w:tcPr>
            <w:tcW w:w="1533" w:type="dxa"/>
          </w:tcPr>
          <w:p w14:paraId="31AE2608" w14:textId="18848328" w:rsidR="000829A4" w:rsidRDefault="00B945F2" w:rsidP="000829A4">
            <w:pPr>
              <w:rPr>
                <w:rFonts w:ascii="Calibri" w:hAnsi="Calibri" w:cs="Calibri"/>
                <w:color w:val="000000"/>
              </w:rPr>
            </w:pPr>
            <w:r>
              <w:rPr>
                <w:rFonts w:ascii="Calibri" w:hAnsi="Calibri" w:cs="Calibri"/>
                <w:color w:val="000000"/>
              </w:rPr>
              <w:t>16</w:t>
            </w:r>
            <w:r w:rsidR="000829A4">
              <w:rPr>
                <w:rFonts w:ascii="Calibri" w:hAnsi="Calibri" w:cs="Calibri"/>
                <w:color w:val="000000"/>
              </w:rPr>
              <w:t>/08/2022</w:t>
            </w:r>
          </w:p>
        </w:tc>
        <w:tc>
          <w:tcPr>
            <w:tcW w:w="4677" w:type="dxa"/>
          </w:tcPr>
          <w:p w14:paraId="00F5C1F3" w14:textId="27A4A642" w:rsidR="000829A4" w:rsidRDefault="000829A4" w:rsidP="000829A4">
            <w:pPr>
              <w:rPr>
                <w:rFonts w:ascii="Calibri" w:hAnsi="Calibri" w:cs="Calibri"/>
                <w:color w:val="000000"/>
              </w:rPr>
            </w:pPr>
            <w:r>
              <w:rPr>
                <w:rFonts w:ascii="Calibri" w:hAnsi="Calibri" w:cs="Calibri"/>
                <w:color w:val="000000"/>
              </w:rPr>
              <w:t xml:space="preserve">Revised FSD based on business team feedback </w:t>
            </w:r>
          </w:p>
        </w:tc>
        <w:tc>
          <w:tcPr>
            <w:tcW w:w="1080" w:type="dxa"/>
          </w:tcPr>
          <w:p w14:paraId="6F1E2DDD" w14:textId="5806E87D" w:rsidR="000829A4" w:rsidRDefault="000829A4" w:rsidP="000829A4">
            <w:pPr>
              <w:rPr>
                <w:rFonts w:ascii="Calibri" w:hAnsi="Calibri" w:cs="Calibri"/>
                <w:color w:val="000000"/>
              </w:rPr>
            </w:pPr>
            <w:r>
              <w:rPr>
                <w:rFonts w:ascii="Calibri" w:hAnsi="Calibri" w:cs="Calibri"/>
                <w:color w:val="000000"/>
              </w:rPr>
              <w:t>2.1</w:t>
            </w:r>
          </w:p>
        </w:tc>
        <w:tc>
          <w:tcPr>
            <w:tcW w:w="2970" w:type="dxa"/>
          </w:tcPr>
          <w:p w14:paraId="73D26607" w14:textId="1C11EF16" w:rsidR="000829A4" w:rsidRDefault="000829A4" w:rsidP="000829A4">
            <w:pPr>
              <w:rPr>
                <w:rFonts w:ascii="Calibri" w:hAnsi="Calibri" w:cs="Calibri"/>
                <w:color w:val="000000"/>
              </w:rPr>
            </w:pPr>
          </w:p>
        </w:tc>
      </w:tr>
      <w:tr w:rsidR="009F390F" w14:paraId="7D527D10" w14:textId="77777777" w:rsidTr="002A7FF6">
        <w:trPr>
          <w:trHeight w:val="1859"/>
        </w:trPr>
        <w:tc>
          <w:tcPr>
            <w:tcW w:w="1533" w:type="dxa"/>
          </w:tcPr>
          <w:p w14:paraId="5A648374" w14:textId="4C4F4D9B" w:rsidR="009F390F" w:rsidRDefault="009F390F" w:rsidP="009F390F">
            <w:pPr>
              <w:rPr>
                <w:rFonts w:ascii="Calibri" w:hAnsi="Calibri" w:cs="Calibri"/>
                <w:color w:val="000000"/>
              </w:rPr>
            </w:pPr>
            <w:r>
              <w:rPr>
                <w:rFonts w:ascii="Calibri" w:hAnsi="Calibri" w:cs="Calibri"/>
                <w:color w:val="000000"/>
              </w:rPr>
              <w:t>05/09/2022</w:t>
            </w:r>
          </w:p>
        </w:tc>
        <w:tc>
          <w:tcPr>
            <w:tcW w:w="4677" w:type="dxa"/>
          </w:tcPr>
          <w:p w14:paraId="248BD35C" w14:textId="77777777" w:rsidR="0014390B" w:rsidRDefault="009F390F" w:rsidP="0014390B">
            <w:pPr>
              <w:rPr>
                <w:rFonts w:ascii="Calibri" w:hAnsi="Calibri" w:cs="Calibri"/>
                <w:color w:val="000000"/>
              </w:rPr>
            </w:pPr>
            <w:r>
              <w:rPr>
                <w:rFonts w:ascii="Calibri" w:hAnsi="Calibri" w:cs="Calibri"/>
                <w:color w:val="000000"/>
              </w:rPr>
              <w:t xml:space="preserve">Revised FSD based on Release 3 &amp; 4 features </w:t>
            </w:r>
            <w:r w:rsidR="004A1F71">
              <w:rPr>
                <w:rFonts w:ascii="Calibri" w:hAnsi="Calibri" w:cs="Calibri"/>
                <w:color w:val="000000"/>
              </w:rPr>
              <w:br/>
              <w:t>Other Changes in Existing Module:</w:t>
            </w:r>
            <w:r w:rsidR="004A1F71">
              <w:rPr>
                <w:rFonts w:ascii="Calibri" w:hAnsi="Calibri" w:cs="Calibri"/>
                <w:color w:val="000000"/>
              </w:rPr>
              <w:br/>
              <w:t>1.</w:t>
            </w:r>
            <w:r w:rsidR="0014390B">
              <w:rPr>
                <w:rFonts w:ascii="Calibri" w:hAnsi="Calibri" w:cs="Calibri"/>
                <w:color w:val="000000"/>
              </w:rPr>
              <w:t xml:space="preserve"> Change the label corrections in Fund Transfer Flow (Exchange Rates -&gt; Exchange Amount)</w:t>
            </w:r>
            <w:r w:rsidR="004A1F71">
              <w:rPr>
                <w:rFonts w:ascii="Calibri" w:hAnsi="Calibri" w:cs="Calibri"/>
                <w:color w:val="000000"/>
              </w:rPr>
              <w:t xml:space="preserve"> </w:t>
            </w:r>
          </w:p>
          <w:p w14:paraId="3F411823" w14:textId="701E2065" w:rsidR="0014390B" w:rsidRDefault="0014390B" w:rsidP="0014390B">
            <w:pPr>
              <w:rPr>
                <w:rFonts w:ascii="Calibri" w:hAnsi="Calibri" w:cs="Calibri"/>
                <w:color w:val="000000"/>
              </w:rPr>
            </w:pPr>
            <w:r>
              <w:rPr>
                <w:rFonts w:ascii="Calibri" w:hAnsi="Calibri" w:cs="Calibri"/>
                <w:color w:val="000000"/>
              </w:rPr>
              <w:t>2. Changed the label corrections in Card Payment success screens (Section 12.3) and updated the Card Payment standing order section.</w:t>
            </w:r>
          </w:p>
          <w:p w14:paraId="4ECDB7F4" w14:textId="09044EA4" w:rsidR="0014390B" w:rsidRDefault="0014390B" w:rsidP="0014390B">
            <w:pPr>
              <w:rPr>
                <w:rFonts w:ascii="Calibri" w:hAnsi="Calibri" w:cs="Calibri"/>
                <w:color w:val="000000"/>
              </w:rPr>
            </w:pPr>
            <w:r>
              <w:rPr>
                <w:rFonts w:ascii="Calibri" w:hAnsi="Calibri" w:cs="Calibri"/>
                <w:color w:val="000000"/>
              </w:rPr>
              <w:t>3. Added the Card Beneficiary Module</w:t>
            </w:r>
          </w:p>
          <w:p w14:paraId="5D13DCCB" w14:textId="1C77263E" w:rsidR="0014390B" w:rsidRDefault="0014390B" w:rsidP="0014390B">
            <w:pPr>
              <w:rPr>
                <w:rFonts w:ascii="Calibri" w:hAnsi="Calibri" w:cs="Calibri"/>
                <w:color w:val="000000"/>
              </w:rPr>
            </w:pPr>
            <w:r>
              <w:rPr>
                <w:rFonts w:ascii="Calibri" w:hAnsi="Calibri" w:cs="Calibri"/>
                <w:color w:val="000000"/>
              </w:rPr>
              <w:t>4. Release 3 &amp; 4 Features included</w:t>
            </w:r>
          </w:p>
        </w:tc>
        <w:tc>
          <w:tcPr>
            <w:tcW w:w="1080" w:type="dxa"/>
          </w:tcPr>
          <w:p w14:paraId="5E0A47EA" w14:textId="3CE5E998" w:rsidR="009F390F" w:rsidRDefault="009F390F" w:rsidP="009F390F">
            <w:pPr>
              <w:rPr>
                <w:rFonts w:ascii="Calibri" w:hAnsi="Calibri" w:cs="Calibri"/>
                <w:color w:val="000000"/>
              </w:rPr>
            </w:pPr>
            <w:r>
              <w:rPr>
                <w:rFonts w:ascii="Calibri" w:hAnsi="Calibri" w:cs="Calibri"/>
                <w:color w:val="000000"/>
              </w:rPr>
              <w:t>2.2</w:t>
            </w:r>
          </w:p>
        </w:tc>
        <w:tc>
          <w:tcPr>
            <w:tcW w:w="2970" w:type="dxa"/>
          </w:tcPr>
          <w:p w14:paraId="4B75B2A0" w14:textId="77777777" w:rsidR="009F390F" w:rsidRDefault="009F390F" w:rsidP="009F390F">
            <w:pPr>
              <w:rPr>
                <w:rFonts w:ascii="Calibri" w:hAnsi="Calibri" w:cs="Calibri"/>
                <w:color w:val="000000"/>
              </w:rPr>
            </w:pPr>
          </w:p>
        </w:tc>
      </w:tr>
      <w:tr w:rsidR="00AE0A47" w14:paraId="5295F7EF" w14:textId="77777777" w:rsidTr="002A7FF6">
        <w:trPr>
          <w:trHeight w:val="1859"/>
        </w:trPr>
        <w:tc>
          <w:tcPr>
            <w:tcW w:w="1533" w:type="dxa"/>
          </w:tcPr>
          <w:p w14:paraId="3BD5915F" w14:textId="7AC2F267" w:rsidR="00AE0A47" w:rsidRDefault="00AE0A47" w:rsidP="009F390F">
            <w:pPr>
              <w:rPr>
                <w:rFonts w:ascii="Calibri" w:hAnsi="Calibri" w:cs="Calibri"/>
                <w:color w:val="000000"/>
              </w:rPr>
            </w:pPr>
            <w:r>
              <w:rPr>
                <w:rFonts w:ascii="Calibri" w:hAnsi="Calibri" w:cs="Calibri"/>
                <w:color w:val="000000"/>
              </w:rPr>
              <w:t>10/09/2022</w:t>
            </w:r>
          </w:p>
        </w:tc>
        <w:tc>
          <w:tcPr>
            <w:tcW w:w="4677" w:type="dxa"/>
          </w:tcPr>
          <w:p w14:paraId="362904E1" w14:textId="77777777" w:rsidR="00AE0A47" w:rsidRDefault="00E95D43" w:rsidP="0014390B">
            <w:pPr>
              <w:rPr>
                <w:rFonts w:ascii="Calibri" w:hAnsi="Calibri" w:cs="Calibri"/>
                <w:color w:val="000000"/>
              </w:rPr>
            </w:pPr>
            <w:r>
              <w:rPr>
                <w:rFonts w:ascii="Calibri" w:hAnsi="Calibri" w:cs="Calibri"/>
                <w:color w:val="000000"/>
              </w:rPr>
              <w:t>The following changes incorporated:</w:t>
            </w:r>
          </w:p>
          <w:p w14:paraId="601DF2C6" w14:textId="3B385BAD" w:rsidR="00E95D43" w:rsidRDefault="00E95D43" w:rsidP="00E95D43">
            <w:pPr>
              <w:rPr>
                <w:rFonts w:ascii="Calibri" w:hAnsi="Calibri" w:cs="Calibri"/>
                <w:color w:val="000000"/>
              </w:rPr>
            </w:pPr>
            <w:r>
              <w:rPr>
                <w:rFonts w:ascii="Calibri" w:hAnsi="Calibri" w:cs="Calibri"/>
                <w:color w:val="000000"/>
              </w:rPr>
              <w:t>1. Label corrections in Loans &amp; Deposits</w:t>
            </w:r>
          </w:p>
          <w:p w14:paraId="77F78665" w14:textId="0F97DCB6" w:rsidR="00E95D43" w:rsidRDefault="00E95D43" w:rsidP="00E95D43">
            <w:pPr>
              <w:rPr>
                <w:rFonts w:ascii="Calibri" w:hAnsi="Calibri" w:cs="Calibri"/>
                <w:color w:val="000000"/>
              </w:rPr>
            </w:pPr>
            <w:r>
              <w:rPr>
                <w:rFonts w:ascii="Calibri" w:hAnsi="Calibri" w:cs="Calibri"/>
                <w:color w:val="000000"/>
              </w:rPr>
              <w:t>2. Added new features including FAQS, Migrated Users Login and Spend Analyzer</w:t>
            </w:r>
          </w:p>
          <w:p w14:paraId="0B36CD8B" w14:textId="398D925C" w:rsidR="00E95D43" w:rsidRDefault="00E95D43" w:rsidP="00E95D43">
            <w:pPr>
              <w:rPr>
                <w:rFonts w:ascii="Calibri" w:hAnsi="Calibri" w:cs="Calibri"/>
                <w:color w:val="000000"/>
              </w:rPr>
            </w:pPr>
            <w:r>
              <w:rPr>
                <w:rFonts w:ascii="Calibri" w:hAnsi="Calibri" w:cs="Calibri"/>
                <w:color w:val="000000"/>
              </w:rPr>
              <w:t xml:space="preserve">3. Label changes for the Notification Settings to Consent under Settings and added the promotional and survey consents. </w:t>
            </w:r>
          </w:p>
        </w:tc>
        <w:tc>
          <w:tcPr>
            <w:tcW w:w="1080" w:type="dxa"/>
          </w:tcPr>
          <w:p w14:paraId="507813C7" w14:textId="0AE6ABA4" w:rsidR="00AE0A47" w:rsidRDefault="00AE0A47" w:rsidP="009F390F">
            <w:pPr>
              <w:rPr>
                <w:rFonts w:ascii="Calibri" w:hAnsi="Calibri" w:cs="Calibri"/>
                <w:color w:val="000000"/>
              </w:rPr>
            </w:pPr>
            <w:r>
              <w:rPr>
                <w:rFonts w:ascii="Calibri" w:hAnsi="Calibri" w:cs="Calibri"/>
                <w:color w:val="000000"/>
              </w:rPr>
              <w:t>2.3</w:t>
            </w:r>
          </w:p>
        </w:tc>
        <w:tc>
          <w:tcPr>
            <w:tcW w:w="2970" w:type="dxa"/>
          </w:tcPr>
          <w:p w14:paraId="299BA1AB" w14:textId="77777777" w:rsidR="00AE0A47" w:rsidRDefault="00AE0A47" w:rsidP="009F390F">
            <w:pPr>
              <w:rPr>
                <w:rFonts w:ascii="Calibri" w:hAnsi="Calibri" w:cs="Calibri"/>
                <w:color w:val="000000"/>
              </w:rPr>
            </w:pPr>
          </w:p>
        </w:tc>
      </w:tr>
      <w:tr w:rsidR="009A1E41" w14:paraId="75089279" w14:textId="77777777" w:rsidTr="009A1E41">
        <w:trPr>
          <w:trHeight w:val="1643"/>
        </w:trPr>
        <w:tc>
          <w:tcPr>
            <w:tcW w:w="1533" w:type="dxa"/>
          </w:tcPr>
          <w:p w14:paraId="3596CF35" w14:textId="10CD1F0A" w:rsidR="009A1E41" w:rsidRDefault="009A1E41" w:rsidP="009A1E41">
            <w:pPr>
              <w:rPr>
                <w:rFonts w:ascii="Calibri" w:hAnsi="Calibri" w:cs="Calibri"/>
                <w:color w:val="000000"/>
              </w:rPr>
            </w:pPr>
            <w:r>
              <w:rPr>
                <w:rFonts w:ascii="Calibri" w:hAnsi="Calibri" w:cs="Calibri"/>
                <w:color w:val="000000"/>
              </w:rPr>
              <w:t>17/09/2022</w:t>
            </w:r>
          </w:p>
        </w:tc>
        <w:tc>
          <w:tcPr>
            <w:tcW w:w="4677" w:type="dxa"/>
          </w:tcPr>
          <w:p w14:paraId="1E7E7164" w14:textId="77777777" w:rsidR="009A1E41" w:rsidRDefault="009A1E41" w:rsidP="009A1E41">
            <w:pPr>
              <w:rPr>
                <w:rFonts w:ascii="Calibri" w:hAnsi="Calibri" w:cs="Calibri"/>
                <w:color w:val="000000"/>
              </w:rPr>
            </w:pPr>
            <w:r>
              <w:rPr>
                <w:rFonts w:ascii="Calibri" w:hAnsi="Calibri" w:cs="Calibri"/>
                <w:color w:val="000000"/>
              </w:rPr>
              <w:t xml:space="preserve">Revised FSD includes the following changes: </w:t>
            </w:r>
          </w:p>
          <w:p w14:paraId="24E1297F" w14:textId="03AE18C3" w:rsidR="009A1E41" w:rsidRDefault="009A1E41" w:rsidP="009A1E41">
            <w:pPr>
              <w:rPr>
                <w:rFonts w:ascii="Calibri" w:hAnsi="Calibri" w:cs="Calibri"/>
                <w:color w:val="000000"/>
              </w:rPr>
            </w:pPr>
            <w:r>
              <w:rPr>
                <w:rFonts w:ascii="Calibri" w:hAnsi="Calibri" w:cs="Calibri"/>
                <w:color w:val="000000"/>
              </w:rPr>
              <w:t xml:space="preserve">1. Section 13.1 label changes updated for billers. </w:t>
            </w:r>
          </w:p>
          <w:p w14:paraId="6D01BE48" w14:textId="619BDDA9" w:rsidR="009A1E41" w:rsidRDefault="009A1E41" w:rsidP="009A1E41">
            <w:pPr>
              <w:rPr>
                <w:rFonts w:ascii="Calibri" w:hAnsi="Calibri" w:cs="Calibri"/>
                <w:color w:val="000000"/>
              </w:rPr>
            </w:pPr>
            <w:r>
              <w:rPr>
                <w:rFonts w:ascii="Calibri" w:hAnsi="Calibri" w:cs="Calibri"/>
                <w:color w:val="000000"/>
              </w:rPr>
              <w:t>2. Added Apply for Accounts and Deposits</w:t>
            </w:r>
          </w:p>
          <w:p w14:paraId="76EDC57E" w14:textId="3AA83893" w:rsidR="009A1E41" w:rsidRDefault="009A1E41" w:rsidP="009A1E41">
            <w:pPr>
              <w:rPr>
                <w:rFonts w:ascii="Calibri" w:hAnsi="Calibri" w:cs="Calibri"/>
                <w:color w:val="000000"/>
              </w:rPr>
            </w:pPr>
            <w:r>
              <w:rPr>
                <w:rFonts w:ascii="Calibri" w:hAnsi="Calibri" w:cs="Calibri"/>
                <w:color w:val="000000"/>
              </w:rPr>
              <w:t>3. Updated Update Address, EID and Passport based on latest Business team feedback</w:t>
            </w:r>
          </w:p>
          <w:p w14:paraId="7597FE3D" w14:textId="2F783549" w:rsidR="009A1E41" w:rsidRDefault="009A1E41" w:rsidP="009A1E41">
            <w:pPr>
              <w:rPr>
                <w:rFonts w:ascii="Calibri" w:hAnsi="Calibri" w:cs="Calibri"/>
                <w:color w:val="000000"/>
              </w:rPr>
            </w:pPr>
            <w:r>
              <w:rPr>
                <w:rFonts w:ascii="Calibri" w:hAnsi="Calibri" w:cs="Calibri"/>
                <w:color w:val="000000"/>
              </w:rPr>
              <w:t>4. Updated profile picture changes in IB</w:t>
            </w:r>
          </w:p>
        </w:tc>
        <w:tc>
          <w:tcPr>
            <w:tcW w:w="1080" w:type="dxa"/>
          </w:tcPr>
          <w:p w14:paraId="63017021" w14:textId="371E5636" w:rsidR="009A1E41" w:rsidRDefault="00383CBF" w:rsidP="009A1E41">
            <w:pPr>
              <w:rPr>
                <w:rFonts w:ascii="Calibri" w:hAnsi="Calibri" w:cs="Calibri"/>
                <w:color w:val="000000"/>
              </w:rPr>
            </w:pPr>
            <w:r>
              <w:rPr>
                <w:rFonts w:ascii="Calibri" w:hAnsi="Calibri" w:cs="Calibri"/>
                <w:color w:val="000000"/>
              </w:rPr>
              <w:t>3.0</w:t>
            </w:r>
          </w:p>
        </w:tc>
        <w:tc>
          <w:tcPr>
            <w:tcW w:w="2970" w:type="dxa"/>
          </w:tcPr>
          <w:p w14:paraId="49379980" w14:textId="77777777" w:rsidR="009A1E41" w:rsidRDefault="009A1E41" w:rsidP="009A1E41">
            <w:pPr>
              <w:rPr>
                <w:rFonts w:ascii="Calibri" w:hAnsi="Calibri" w:cs="Calibri"/>
                <w:color w:val="000000"/>
              </w:rPr>
            </w:pPr>
          </w:p>
        </w:tc>
      </w:tr>
      <w:tr w:rsidR="00383CBF" w14:paraId="5B4536CF" w14:textId="77777777" w:rsidTr="009A1E41">
        <w:trPr>
          <w:trHeight w:val="1643"/>
        </w:trPr>
        <w:tc>
          <w:tcPr>
            <w:tcW w:w="1533" w:type="dxa"/>
          </w:tcPr>
          <w:p w14:paraId="646E3A10" w14:textId="3202D41B" w:rsidR="00383CBF" w:rsidRDefault="00383CBF" w:rsidP="00383CBF">
            <w:pPr>
              <w:rPr>
                <w:rFonts w:ascii="Calibri" w:hAnsi="Calibri" w:cs="Calibri"/>
                <w:color w:val="000000"/>
              </w:rPr>
            </w:pPr>
            <w:r>
              <w:rPr>
                <w:rFonts w:ascii="Calibri" w:hAnsi="Calibri" w:cs="Calibri"/>
                <w:color w:val="000000"/>
              </w:rPr>
              <w:t>19/09/2022</w:t>
            </w:r>
          </w:p>
        </w:tc>
        <w:tc>
          <w:tcPr>
            <w:tcW w:w="4677" w:type="dxa"/>
          </w:tcPr>
          <w:p w14:paraId="2BF46428" w14:textId="77777777" w:rsidR="00383CBF" w:rsidRDefault="00383CBF" w:rsidP="00383CBF">
            <w:pPr>
              <w:rPr>
                <w:rFonts w:ascii="Calibri" w:hAnsi="Calibri" w:cs="Calibri"/>
                <w:color w:val="000000"/>
              </w:rPr>
            </w:pPr>
            <w:r>
              <w:rPr>
                <w:rFonts w:ascii="Calibri" w:hAnsi="Calibri" w:cs="Calibri"/>
                <w:color w:val="000000"/>
              </w:rPr>
              <w:t xml:space="preserve">Revised FSD includes the following changes: </w:t>
            </w:r>
          </w:p>
          <w:p w14:paraId="6200E1FB" w14:textId="4DFC4C64" w:rsidR="00383CBF" w:rsidRPr="00453734" w:rsidRDefault="00453734" w:rsidP="00453734">
            <w:pPr>
              <w:rPr>
                <w:rFonts w:ascii="Calibri" w:hAnsi="Calibri" w:cs="Calibri"/>
                <w:color w:val="000000"/>
              </w:rPr>
            </w:pPr>
            <w:r>
              <w:rPr>
                <w:rFonts w:ascii="Calibri" w:hAnsi="Calibri" w:cs="Calibri"/>
                <w:color w:val="000000"/>
              </w:rPr>
              <w:t xml:space="preserve">1. </w:t>
            </w:r>
            <w:r w:rsidR="00383CBF" w:rsidRPr="00453734">
              <w:rPr>
                <w:rFonts w:ascii="Calibri" w:hAnsi="Calibri" w:cs="Calibri"/>
                <w:color w:val="000000"/>
              </w:rPr>
              <w:t>Cheque leaves validation in cheque services</w:t>
            </w:r>
          </w:p>
          <w:p w14:paraId="0C2C6645" w14:textId="77777777" w:rsidR="00453734" w:rsidRDefault="00453734" w:rsidP="00453734">
            <w:pPr>
              <w:rPr>
                <w:rFonts w:ascii="Calibri" w:hAnsi="Calibri" w:cs="Calibri"/>
                <w:color w:val="000000"/>
              </w:rPr>
            </w:pPr>
            <w:r>
              <w:rPr>
                <w:rFonts w:ascii="Calibri" w:hAnsi="Calibri" w:cs="Calibri"/>
                <w:color w:val="000000"/>
              </w:rPr>
              <w:t>2. Added Purpose category in Transfers (Within Al Masraf, UAE &amp; International Transfers)</w:t>
            </w:r>
          </w:p>
          <w:p w14:paraId="73B655B2" w14:textId="74EB6237" w:rsidR="00600CFF" w:rsidRPr="00453734" w:rsidRDefault="00600CFF" w:rsidP="00453734">
            <w:pPr>
              <w:rPr>
                <w:rFonts w:ascii="Calibri" w:hAnsi="Calibri" w:cs="Calibri"/>
                <w:color w:val="000000"/>
              </w:rPr>
            </w:pPr>
            <w:r>
              <w:rPr>
                <w:rFonts w:ascii="Calibri" w:hAnsi="Calibri" w:cs="Calibri"/>
                <w:color w:val="000000"/>
              </w:rPr>
              <w:t>3. Update Menus</w:t>
            </w:r>
          </w:p>
        </w:tc>
        <w:tc>
          <w:tcPr>
            <w:tcW w:w="1080" w:type="dxa"/>
          </w:tcPr>
          <w:p w14:paraId="35027E5B" w14:textId="11EEA035" w:rsidR="00383CBF" w:rsidRDefault="00383CBF" w:rsidP="00383CBF">
            <w:pPr>
              <w:rPr>
                <w:rFonts w:ascii="Calibri" w:hAnsi="Calibri" w:cs="Calibri"/>
                <w:color w:val="000000"/>
              </w:rPr>
            </w:pPr>
            <w:r>
              <w:rPr>
                <w:rFonts w:ascii="Calibri" w:hAnsi="Calibri" w:cs="Calibri"/>
                <w:color w:val="000000"/>
              </w:rPr>
              <w:t>3.1</w:t>
            </w:r>
          </w:p>
        </w:tc>
        <w:tc>
          <w:tcPr>
            <w:tcW w:w="2970" w:type="dxa"/>
          </w:tcPr>
          <w:p w14:paraId="3BB64A17" w14:textId="77777777" w:rsidR="00383CBF" w:rsidRDefault="00383CBF" w:rsidP="00383CBF">
            <w:pPr>
              <w:rPr>
                <w:rFonts w:ascii="Calibri" w:hAnsi="Calibri" w:cs="Calibri"/>
                <w:color w:val="000000"/>
              </w:rPr>
            </w:pPr>
          </w:p>
        </w:tc>
      </w:tr>
      <w:tr w:rsidR="00D9204B" w14:paraId="69EB9385" w14:textId="77777777" w:rsidTr="009A1E41">
        <w:trPr>
          <w:trHeight w:val="1643"/>
        </w:trPr>
        <w:tc>
          <w:tcPr>
            <w:tcW w:w="1533" w:type="dxa"/>
          </w:tcPr>
          <w:p w14:paraId="532919D5" w14:textId="32577C11" w:rsidR="00D9204B" w:rsidRDefault="00D9204B" w:rsidP="00D9204B">
            <w:pPr>
              <w:rPr>
                <w:rFonts w:ascii="Calibri" w:hAnsi="Calibri" w:cs="Calibri"/>
                <w:color w:val="000000"/>
              </w:rPr>
            </w:pPr>
            <w:r>
              <w:rPr>
                <w:rFonts w:ascii="Calibri" w:hAnsi="Calibri" w:cs="Calibri"/>
                <w:color w:val="000000"/>
              </w:rPr>
              <w:t>19/09/2022</w:t>
            </w:r>
          </w:p>
        </w:tc>
        <w:tc>
          <w:tcPr>
            <w:tcW w:w="4677" w:type="dxa"/>
          </w:tcPr>
          <w:p w14:paraId="613F7742" w14:textId="77777777" w:rsidR="00D9204B" w:rsidRDefault="00D9204B" w:rsidP="00D9204B">
            <w:pPr>
              <w:rPr>
                <w:rFonts w:ascii="Calibri" w:hAnsi="Calibri" w:cs="Calibri"/>
                <w:color w:val="000000"/>
              </w:rPr>
            </w:pPr>
            <w:r>
              <w:rPr>
                <w:rFonts w:ascii="Calibri" w:hAnsi="Calibri" w:cs="Calibri"/>
                <w:color w:val="000000"/>
              </w:rPr>
              <w:t xml:space="preserve">Revised FSD includes the following changes: </w:t>
            </w:r>
          </w:p>
          <w:p w14:paraId="6AD0E202" w14:textId="620E50D8" w:rsidR="00D9204B" w:rsidRDefault="00D9204B" w:rsidP="00D9204B">
            <w:pPr>
              <w:rPr>
                <w:rFonts w:ascii="Calibri" w:hAnsi="Calibri" w:cs="Calibri"/>
                <w:color w:val="000000"/>
              </w:rPr>
            </w:pPr>
            <w:r>
              <w:rPr>
                <w:rFonts w:ascii="Calibri" w:hAnsi="Calibri" w:cs="Calibri"/>
                <w:color w:val="000000"/>
              </w:rPr>
              <w:t>1. Apply for Accounts &amp; Deposits validation update</w:t>
            </w:r>
          </w:p>
        </w:tc>
        <w:tc>
          <w:tcPr>
            <w:tcW w:w="1080" w:type="dxa"/>
          </w:tcPr>
          <w:p w14:paraId="6A7B5A90" w14:textId="4B1BF1B5" w:rsidR="00D9204B" w:rsidRDefault="00D9204B" w:rsidP="00D9204B">
            <w:pPr>
              <w:rPr>
                <w:rFonts w:ascii="Calibri" w:hAnsi="Calibri" w:cs="Calibri"/>
                <w:color w:val="000000"/>
              </w:rPr>
            </w:pPr>
            <w:r>
              <w:rPr>
                <w:rFonts w:ascii="Calibri" w:hAnsi="Calibri" w:cs="Calibri"/>
                <w:color w:val="000000"/>
              </w:rPr>
              <w:t>3.2</w:t>
            </w:r>
          </w:p>
        </w:tc>
        <w:tc>
          <w:tcPr>
            <w:tcW w:w="2970" w:type="dxa"/>
          </w:tcPr>
          <w:p w14:paraId="194E3FA0" w14:textId="77777777" w:rsidR="00D9204B" w:rsidRDefault="00D9204B" w:rsidP="00D9204B">
            <w:pPr>
              <w:rPr>
                <w:rFonts w:ascii="Calibri" w:hAnsi="Calibri" w:cs="Calibri"/>
                <w:color w:val="000000"/>
              </w:rPr>
            </w:pPr>
          </w:p>
        </w:tc>
      </w:tr>
      <w:tr w:rsidR="003072EF" w14:paraId="16456155" w14:textId="77777777" w:rsidTr="009A1E41">
        <w:trPr>
          <w:trHeight w:val="1643"/>
        </w:trPr>
        <w:tc>
          <w:tcPr>
            <w:tcW w:w="1533" w:type="dxa"/>
          </w:tcPr>
          <w:p w14:paraId="2E2D79BC" w14:textId="4F984004" w:rsidR="003072EF" w:rsidRDefault="00FE6FFF" w:rsidP="003072EF">
            <w:pPr>
              <w:rPr>
                <w:rFonts w:ascii="Calibri" w:hAnsi="Calibri" w:cs="Calibri"/>
                <w:color w:val="000000"/>
              </w:rPr>
            </w:pPr>
            <w:r>
              <w:rPr>
                <w:rFonts w:ascii="Calibri" w:hAnsi="Calibri" w:cs="Calibri"/>
                <w:color w:val="000000"/>
              </w:rPr>
              <w:lastRenderedPageBreak/>
              <w:t>03</w:t>
            </w:r>
            <w:r w:rsidR="003072EF">
              <w:rPr>
                <w:rFonts w:ascii="Calibri" w:hAnsi="Calibri" w:cs="Calibri"/>
                <w:color w:val="000000"/>
              </w:rPr>
              <w:t>/</w:t>
            </w:r>
            <w:r>
              <w:rPr>
                <w:rFonts w:ascii="Calibri" w:hAnsi="Calibri" w:cs="Calibri"/>
                <w:color w:val="000000"/>
              </w:rPr>
              <w:t>11</w:t>
            </w:r>
            <w:r w:rsidR="003072EF">
              <w:rPr>
                <w:rFonts w:ascii="Calibri" w:hAnsi="Calibri" w:cs="Calibri"/>
                <w:color w:val="000000"/>
              </w:rPr>
              <w:t>/2022</w:t>
            </w:r>
          </w:p>
        </w:tc>
        <w:tc>
          <w:tcPr>
            <w:tcW w:w="4677" w:type="dxa"/>
          </w:tcPr>
          <w:p w14:paraId="74F784FB" w14:textId="77777777" w:rsidR="003072EF" w:rsidRDefault="003072EF" w:rsidP="003072EF">
            <w:pPr>
              <w:rPr>
                <w:rFonts w:ascii="Calibri" w:hAnsi="Calibri" w:cs="Calibri"/>
                <w:color w:val="000000"/>
              </w:rPr>
            </w:pPr>
            <w:r>
              <w:rPr>
                <w:rFonts w:ascii="Calibri" w:hAnsi="Calibri" w:cs="Calibri"/>
                <w:color w:val="000000"/>
              </w:rPr>
              <w:t xml:space="preserve">Revised FSD includes the following changes: </w:t>
            </w:r>
          </w:p>
          <w:p w14:paraId="6AEA429F" w14:textId="380ACE31" w:rsidR="003072EF" w:rsidRPr="0028776C" w:rsidRDefault="003072EF" w:rsidP="007460B1">
            <w:pPr>
              <w:pStyle w:val="ListParagraph"/>
              <w:numPr>
                <w:ilvl w:val="0"/>
                <w:numId w:val="82"/>
              </w:numPr>
              <w:ind w:left="430"/>
              <w:rPr>
                <w:rFonts w:ascii="Calibri" w:hAnsi="Calibri" w:cs="Calibri"/>
                <w:color w:val="000000"/>
              </w:rPr>
            </w:pPr>
            <w:r w:rsidRPr="0028776C">
              <w:rPr>
                <w:rFonts w:ascii="Calibri" w:hAnsi="Calibri" w:cs="Calibri"/>
                <w:color w:val="000000"/>
              </w:rPr>
              <w:t>Bank Name added in Favorites</w:t>
            </w:r>
          </w:p>
          <w:p w14:paraId="63062090" w14:textId="59C98ADD" w:rsidR="0028776C" w:rsidRDefault="0051419D" w:rsidP="007460B1">
            <w:pPr>
              <w:pStyle w:val="ListParagraph"/>
              <w:numPr>
                <w:ilvl w:val="0"/>
                <w:numId w:val="82"/>
              </w:numPr>
              <w:ind w:left="430"/>
              <w:rPr>
                <w:rFonts w:ascii="Calibri" w:hAnsi="Calibri" w:cs="Calibri"/>
                <w:color w:val="000000"/>
              </w:rPr>
            </w:pPr>
            <w:r>
              <w:rPr>
                <w:rFonts w:ascii="Calibri" w:hAnsi="Calibri" w:cs="Calibri"/>
                <w:color w:val="000000"/>
              </w:rPr>
              <w:t xml:space="preserve">3Ds </w:t>
            </w:r>
            <w:r w:rsidR="00056B28">
              <w:rPr>
                <w:rFonts w:ascii="Calibri" w:hAnsi="Calibri" w:cs="Calibri"/>
                <w:color w:val="000000"/>
              </w:rPr>
              <w:t xml:space="preserve">moved to next sprint </w:t>
            </w:r>
            <w:r>
              <w:rPr>
                <w:rFonts w:ascii="Calibri" w:hAnsi="Calibri" w:cs="Calibri"/>
                <w:color w:val="000000"/>
              </w:rPr>
              <w:t>due to API service unavailability</w:t>
            </w:r>
          </w:p>
          <w:p w14:paraId="50461A4F" w14:textId="20247CC2" w:rsidR="0051419D" w:rsidRDefault="0051419D" w:rsidP="007460B1">
            <w:pPr>
              <w:pStyle w:val="ListParagraph"/>
              <w:numPr>
                <w:ilvl w:val="0"/>
                <w:numId w:val="82"/>
              </w:numPr>
              <w:ind w:left="430"/>
              <w:rPr>
                <w:rFonts w:ascii="Calibri" w:hAnsi="Calibri" w:cs="Calibri"/>
                <w:color w:val="000000"/>
              </w:rPr>
            </w:pPr>
            <w:r>
              <w:rPr>
                <w:rFonts w:ascii="Calibri" w:hAnsi="Calibri" w:cs="Calibri"/>
                <w:color w:val="000000"/>
              </w:rPr>
              <w:t xml:space="preserve">Spend Analyzer </w:t>
            </w:r>
            <w:r w:rsidR="00056B28">
              <w:rPr>
                <w:rFonts w:ascii="Calibri" w:hAnsi="Calibri" w:cs="Calibri"/>
                <w:color w:val="000000"/>
              </w:rPr>
              <w:t xml:space="preserve">moved to next sprint </w:t>
            </w:r>
            <w:r>
              <w:rPr>
                <w:rFonts w:ascii="Calibri" w:hAnsi="Calibri" w:cs="Calibri"/>
                <w:color w:val="000000"/>
              </w:rPr>
              <w:t>due to transaction identifie</w:t>
            </w:r>
            <w:r w:rsidR="007460B1">
              <w:rPr>
                <w:rFonts w:ascii="Calibri" w:hAnsi="Calibri" w:cs="Calibri"/>
                <w:color w:val="000000"/>
              </w:rPr>
              <w:t>r</w:t>
            </w:r>
            <w:r>
              <w:rPr>
                <w:rFonts w:ascii="Calibri" w:hAnsi="Calibri" w:cs="Calibri"/>
                <w:color w:val="000000"/>
              </w:rPr>
              <w:t xml:space="preserve"> unavailability in </w:t>
            </w:r>
            <w:r w:rsidR="007460B1">
              <w:rPr>
                <w:rFonts w:ascii="Calibri" w:hAnsi="Calibri" w:cs="Calibri"/>
                <w:color w:val="000000"/>
              </w:rPr>
              <w:t>API</w:t>
            </w:r>
          </w:p>
          <w:p w14:paraId="4988D33C" w14:textId="77777777" w:rsidR="007460B1" w:rsidRDefault="007460B1" w:rsidP="007460B1">
            <w:pPr>
              <w:pStyle w:val="ListParagraph"/>
              <w:numPr>
                <w:ilvl w:val="0"/>
                <w:numId w:val="82"/>
              </w:numPr>
              <w:ind w:left="430"/>
              <w:rPr>
                <w:rFonts w:ascii="Calibri" w:hAnsi="Calibri" w:cs="Calibri"/>
                <w:color w:val="000000"/>
              </w:rPr>
            </w:pPr>
            <w:r>
              <w:rPr>
                <w:rFonts w:ascii="Calibri" w:hAnsi="Calibri" w:cs="Calibri"/>
                <w:color w:val="000000"/>
              </w:rPr>
              <w:t>Merged future transfer and standing order by introducing a type (one time/recurring) within standing order and renamed it as future transfers.</w:t>
            </w:r>
          </w:p>
          <w:p w14:paraId="16F7E665" w14:textId="77777777" w:rsidR="00FD533E" w:rsidRDefault="00FD533E" w:rsidP="007460B1">
            <w:pPr>
              <w:pStyle w:val="ListParagraph"/>
              <w:numPr>
                <w:ilvl w:val="0"/>
                <w:numId w:val="82"/>
              </w:numPr>
              <w:ind w:left="430"/>
              <w:rPr>
                <w:rFonts w:ascii="Calibri" w:hAnsi="Calibri" w:cs="Calibri"/>
                <w:color w:val="000000"/>
              </w:rPr>
            </w:pPr>
            <w:r>
              <w:rPr>
                <w:rFonts w:ascii="Calibri" w:hAnsi="Calibri" w:cs="Calibri"/>
                <w:color w:val="000000"/>
              </w:rPr>
              <w:t>Change</w:t>
            </w:r>
            <w:r w:rsidR="00833364">
              <w:rPr>
                <w:rFonts w:ascii="Calibri" w:hAnsi="Calibri" w:cs="Calibri"/>
                <w:color w:val="000000"/>
              </w:rPr>
              <w:t>d</w:t>
            </w:r>
            <w:r>
              <w:rPr>
                <w:rFonts w:ascii="Calibri" w:hAnsi="Calibri" w:cs="Calibri"/>
                <w:color w:val="000000"/>
              </w:rPr>
              <w:t xml:space="preserve"> the </w:t>
            </w:r>
            <w:r w:rsidR="00833364">
              <w:rPr>
                <w:rFonts w:ascii="Calibri" w:hAnsi="Calibri" w:cs="Calibri"/>
                <w:color w:val="000000"/>
              </w:rPr>
              <w:t xml:space="preserve">details </w:t>
            </w:r>
            <w:r w:rsidR="0088592F">
              <w:rPr>
                <w:rFonts w:ascii="Calibri" w:hAnsi="Calibri" w:cs="Calibri"/>
                <w:color w:val="000000"/>
              </w:rPr>
              <w:t>in Apply for Accounts and deposits as per business review.</w:t>
            </w:r>
          </w:p>
          <w:p w14:paraId="7180F043" w14:textId="5C1E6F6C" w:rsidR="0088592F" w:rsidRDefault="0088592F" w:rsidP="007460B1">
            <w:pPr>
              <w:pStyle w:val="ListParagraph"/>
              <w:numPr>
                <w:ilvl w:val="0"/>
                <w:numId w:val="82"/>
              </w:numPr>
              <w:ind w:left="430"/>
              <w:rPr>
                <w:rFonts w:ascii="Calibri" w:hAnsi="Calibri" w:cs="Calibri"/>
                <w:color w:val="000000"/>
              </w:rPr>
            </w:pPr>
            <w:r>
              <w:rPr>
                <w:rFonts w:ascii="Calibri" w:hAnsi="Calibri" w:cs="Calibri"/>
                <w:color w:val="000000"/>
              </w:rPr>
              <w:t xml:space="preserve">Included change Password, </w:t>
            </w:r>
            <w:r w:rsidR="003A016F">
              <w:rPr>
                <w:rFonts w:ascii="Calibri" w:hAnsi="Calibri" w:cs="Calibri"/>
                <w:color w:val="000000"/>
              </w:rPr>
              <w:t>change</w:t>
            </w:r>
            <w:r>
              <w:rPr>
                <w:rFonts w:ascii="Calibri" w:hAnsi="Calibri" w:cs="Calibri"/>
                <w:color w:val="000000"/>
              </w:rPr>
              <w:t xml:space="preserve"> transaction </w:t>
            </w:r>
            <w:proofErr w:type="gramStart"/>
            <w:r>
              <w:rPr>
                <w:rFonts w:ascii="Calibri" w:hAnsi="Calibri" w:cs="Calibri"/>
                <w:color w:val="000000"/>
              </w:rPr>
              <w:t>PIN</w:t>
            </w:r>
            <w:proofErr w:type="gramEnd"/>
            <w:r>
              <w:rPr>
                <w:rFonts w:ascii="Calibri" w:hAnsi="Calibri" w:cs="Calibri"/>
                <w:color w:val="000000"/>
              </w:rPr>
              <w:t xml:space="preserve"> and </w:t>
            </w:r>
            <w:r w:rsidR="003A016F">
              <w:rPr>
                <w:rFonts w:ascii="Calibri" w:hAnsi="Calibri" w:cs="Calibri"/>
                <w:color w:val="000000"/>
              </w:rPr>
              <w:t>f</w:t>
            </w:r>
            <w:r>
              <w:rPr>
                <w:rFonts w:ascii="Calibri" w:hAnsi="Calibri" w:cs="Calibri"/>
                <w:color w:val="000000"/>
              </w:rPr>
              <w:t xml:space="preserve">orgot TPIN as part of </w:t>
            </w:r>
            <w:r w:rsidR="003A016F">
              <w:rPr>
                <w:rFonts w:ascii="Calibri" w:hAnsi="Calibri" w:cs="Calibri"/>
                <w:color w:val="000000"/>
              </w:rPr>
              <w:t>Settings</w:t>
            </w:r>
          </w:p>
          <w:p w14:paraId="21A3F18C" w14:textId="2B2BF41A" w:rsidR="003A016F" w:rsidRPr="0028776C" w:rsidRDefault="00B12550" w:rsidP="007460B1">
            <w:pPr>
              <w:pStyle w:val="ListParagraph"/>
              <w:numPr>
                <w:ilvl w:val="0"/>
                <w:numId w:val="82"/>
              </w:numPr>
              <w:ind w:left="430"/>
              <w:rPr>
                <w:rFonts w:ascii="Calibri" w:hAnsi="Calibri" w:cs="Calibri"/>
                <w:color w:val="000000"/>
              </w:rPr>
            </w:pPr>
            <w:r>
              <w:rPr>
                <w:rFonts w:ascii="Calibri" w:hAnsi="Calibri" w:cs="Calibri"/>
                <w:color w:val="000000"/>
              </w:rPr>
              <w:t>Added the future bill payment section.</w:t>
            </w:r>
          </w:p>
        </w:tc>
        <w:tc>
          <w:tcPr>
            <w:tcW w:w="1080" w:type="dxa"/>
          </w:tcPr>
          <w:p w14:paraId="29764FF1" w14:textId="6D6833A4" w:rsidR="003072EF" w:rsidRDefault="003072EF" w:rsidP="003072EF">
            <w:pPr>
              <w:rPr>
                <w:rFonts w:ascii="Calibri" w:hAnsi="Calibri" w:cs="Calibri"/>
                <w:color w:val="000000"/>
              </w:rPr>
            </w:pPr>
            <w:r>
              <w:rPr>
                <w:rFonts w:ascii="Calibri" w:hAnsi="Calibri" w:cs="Calibri"/>
                <w:color w:val="000000"/>
              </w:rPr>
              <w:t>3.3</w:t>
            </w:r>
          </w:p>
        </w:tc>
        <w:tc>
          <w:tcPr>
            <w:tcW w:w="2970" w:type="dxa"/>
          </w:tcPr>
          <w:p w14:paraId="3AE5A05A" w14:textId="77777777" w:rsidR="003072EF" w:rsidRDefault="003072EF" w:rsidP="003072EF">
            <w:pPr>
              <w:rPr>
                <w:rFonts w:ascii="Calibri" w:hAnsi="Calibri" w:cs="Calibri"/>
                <w:color w:val="000000"/>
              </w:rPr>
            </w:pPr>
          </w:p>
        </w:tc>
      </w:tr>
    </w:tbl>
    <w:p w14:paraId="263C3F6B" w14:textId="77777777" w:rsidR="005436F9" w:rsidRDefault="005436F9" w:rsidP="005436F9"/>
    <w:p w14:paraId="3D08BF8D" w14:textId="77777777" w:rsidR="005436F9" w:rsidRDefault="005436F9">
      <w:pPr>
        <w:rPr>
          <w:rFonts w:cstheme="minorHAnsi"/>
          <w:caps/>
          <w:color w:val="FFFFFF" w:themeColor="background1"/>
          <w:spacing w:val="15"/>
          <w:sz w:val="24"/>
          <w:szCs w:val="24"/>
        </w:rPr>
      </w:pPr>
      <w:r>
        <w:rPr>
          <w:rFonts w:cstheme="minorHAnsi"/>
          <w:sz w:val="24"/>
          <w:szCs w:val="24"/>
        </w:rPr>
        <w:br w:type="page"/>
      </w:r>
    </w:p>
    <w:p w14:paraId="6E7042C4" w14:textId="12F75E26" w:rsidR="009A7EB1" w:rsidRDefault="009A7EB1" w:rsidP="003D48EF">
      <w:pPr>
        <w:pStyle w:val="Heading1"/>
        <w:numPr>
          <w:ilvl w:val="0"/>
          <w:numId w:val="1"/>
        </w:numPr>
        <w:jc w:val="both"/>
        <w:rPr>
          <w:rFonts w:cstheme="minorHAnsi"/>
          <w:sz w:val="24"/>
          <w:szCs w:val="24"/>
        </w:rPr>
      </w:pPr>
      <w:bookmarkStart w:id="1" w:name="_Toc117274545"/>
      <w:r>
        <w:rPr>
          <w:rFonts w:cstheme="minorHAnsi"/>
          <w:sz w:val="24"/>
          <w:szCs w:val="24"/>
        </w:rPr>
        <w:lastRenderedPageBreak/>
        <w:t>Introduction</w:t>
      </w:r>
      <w:bookmarkEnd w:id="1"/>
    </w:p>
    <w:p w14:paraId="6BAE3CA5" w14:textId="45D21A20" w:rsidR="009A7EB1" w:rsidRPr="009A7EB1" w:rsidRDefault="009A7EB1" w:rsidP="00816B83">
      <w:pPr>
        <w:pStyle w:val="Heading2"/>
        <w:numPr>
          <w:ilvl w:val="1"/>
          <w:numId w:val="4"/>
        </w:numPr>
        <w:rPr>
          <w:sz w:val="24"/>
          <w:szCs w:val="24"/>
        </w:rPr>
      </w:pPr>
      <w:bookmarkStart w:id="2" w:name="_Toc117274546"/>
      <w:r w:rsidRPr="009A7EB1">
        <w:rPr>
          <w:sz w:val="24"/>
          <w:szCs w:val="24"/>
        </w:rPr>
        <w:t>Purpose</w:t>
      </w:r>
      <w:bookmarkEnd w:id="2"/>
    </w:p>
    <w:p w14:paraId="2728C1A6" w14:textId="60A6344B" w:rsidR="009A7EB1" w:rsidRPr="000D1B90" w:rsidRDefault="009A7EB1" w:rsidP="00816B83">
      <w:pPr>
        <w:pStyle w:val="ListParagraph"/>
        <w:numPr>
          <w:ilvl w:val="0"/>
          <w:numId w:val="7"/>
        </w:numPr>
        <w:rPr>
          <w:rFonts w:cstheme="minorHAnsi"/>
          <w:sz w:val="22"/>
          <w:szCs w:val="22"/>
        </w:rPr>
      </w:pPr>
      <w:r w:rsidRPr="000D1B90">
        <w:rPr>
          <w:rFonts w:cstheme="minorHAnsi"/>
          <w:sz w:val="22"/>
          <w:szCs w:val="22"/>
        </w:rPr>
        <w:t xml:space="preserve">The Functional Specification Document defines the features and fields of the </w:t>
      </w:r>
      <w:r w:rsidR="00694B3C" w:rsidRPr="000D1B90">
        <w:rPr>
          <w:rFonts w:cstheme="minorHAnsi"/>
          <w:sz w:val="22"/>
          <w:szCs w:val="22"/>
        </w:rPr>
        <w:t>Retail Banking</w:t>
      </w:r>
      <w:r w:rsidRPr="000D1B90">
        <w:rPr>
          <w:rFonts w:cstheme="minorHAnsi"/>
          <w:sz w:val="22"/>
          <w:szCs w:val="22"/>
        </w:rPr>
        <w:t xml:space="preserve"> </w:t>
      </w:r>
      <w:r w:rsidR="00694B3C" w:rsidRPr="000D1B90">
        <w:rPr>
          <w:rFonts w:cstheme="minorHAnsi"/>
          <w:sz w:val="22"/>
          <w:szCs w:val="22"/>
        </w:rPr>
        <w:t>A</w:t>
      </w:r>
      <w:r w:rsidRPr="000D1B90">
        <w:rPr>
          <w:rFonts w:cstheme="minorHAnsi"/>
          <w:sz w:val="22"/>
          <w:szCs w:val="22"/>
        </w:rPr>
        <w:t xml:space="preserve">pplication </w:t>
      </w:r>
      <w:r w:rsidR="007A2A83" w:rsidRPr="000D1B90">
        <w:rPr>
          <w:rFonts w:cstheme="minorHAnsi"/>
          <w:sz w:val="22"/>
          <w:szCs w:val="22"/>
        </w:rPr>
        <w:t xml:space="preserve">Sprint 1 </w:t>
      </w:r>
      <w:r w:rsidRPr="000D1B90">
        <w:rPr>
          <w:rFonts w:cstheme="minorHAnsi"/>
          <w:sz w:val="22"/>
          <w:szCs w:val="22"/>
        </w:rPr>
        <w:t xml:space="preserve">to be developed for </w:t>
      </w:r>
      <w:r w:rsidR="00FF2297" w:rsidRPr="000D1B90">
        <w:rPr>
          <w:rFonts w:cstheme="minorHAnsi"/>
          <w:sz w:val="22"/>
          <w:szCs w:val="22"/>
        </w:rPr>
        <w:t>Al Masraf</w:t>
      </w:r>
      <w:r w:rsidRPr="000D1B90">
        <w:rPr>
          <w:rFonts w:cstheme="minorHAnsi"/>
          <w:sz w:val="22"/>
          <w:szCs w:val="22"/>
        </w:rPr>
        <w:t xml:space="preserve"> Bank. </w:t>
      </w:r>
    </w:p>
    <w:p w14:paraId="61B50817" w14:textId="77777777" w:rsidR="009A7EB1" w:rsidRPr="000D1B90" w:rsidRDefault="009A7EB1" w:rsidP="00816B83">
      <w:pPr>
        <w:pStyle w:val="ListParagraph"/>
        <w:numPr>
          <w:ilvl w:val="0"/>
          <w:numId w:val="7"/>
        </w:numPr>
        <w:rPr>
          <w:rFonts w:cstheme="minorHAnsi"/>
          <w:sz w:val="22"/>
          <w:szCs w:val="22"/>
        </w:rPr>
      </w:pPr>
      <w:r w:rsidRPr="000D1B90">
        <w:rPr>
          <w:rFonts w:cstheme="minorHAnsi"/>
          <w:sz w:val="22"/>
          <w:szCs w:val="22"/>
        </w:rPr>
        <w:t xml:space="preserve">It uses the scope defined from meetings conducted with the bank. </w:t>
      </w:r>
    </w:p>
    <w:p w14:paraId="16598972" w14:textId="6C9E2450" w:rsidR="009A7EB1" w:rsidRDefault="009A7EB1" w:rsidP="00816B83">
      <w:pPr>
        <w:pStyle w:val="ListParagraph"/>
        <w:numPr>
          <w:ilvl w:val="0"/>
          <w:numId w:val="7"/>
        </w:numPr>
        <w:rPr>
          <w:rFonts w:cstheme="minorHAnsi"/>
          <w:sz w:val="24"/>
          <w:szCs w:val="24"/>
        </w:rPr>
      </w:pPr>
      <w:r w:rsidRPr="000D1B90">
        <w:rPr>
          <w:rFonts w:cstheme="minorHAnsi"/>
          <w:sz w:val="22"/>
          <w:szCs w:val="22"/>
        </w:rPr>
        <w:t xml:space="preserve">This document will subsequently be used as the guideline for the detailed screen design of </w:t>
      </w:r>
      <w:r w:rsidR="00694B3C" w:rsidRPr="000D1B90">
        <w:rPr>
          <w:rFonts w:cstheme="minorHAnsi"/>
          <w:sz w:val="22"/>
          <w:szCs w:val="22"/>
        </w:rPr>
        <w:t xml:space="preserve">Retail Banking Application </w:t>
      </w:r>
      <w:r w:rsidR="007A2A83" w:rsidRPr="000D1B90">
        <w:rPr>
          <w:rFonts w:cstheme="minorHAnsi"/>
          <w:sz w:val="22"/>
          <w:szCs w:val="22"/>
        </w:rPr>
        <w:t xml:space="preserve">Sprint 1 </w:t>
      </w:r>
      <w:r w:rsidRPr="000D1B90">
        <w:rPr>
          <w:rFonts w:cstheme="minorHAnsi"/>
          <w:sz w:val="22"/>
          <w:szCs w:val="22"/>
        </w:rPr>
        <w:t xml:space="preserve">features developed for </w:t>
      </w:r>
      <w:r w:rsidR="00FF2297" w:rsidRPr="000D1B90">
        <w:rPr>
          <w:rFonts w:cstheme="minorHAnsi"/>
          <w:sz w:val="22"/>
          <w:szCs w:val="22"/>
        </w:rPr>
        <w:t xml:space="preserve">Al Masraf </w:t>
      </w:r>
      <w:r w:rsidRPr="000D1B90">
        <w:rPr>
          <w:rFonts w:cstheme="minorHAnsi"/>
          <w:sz w:val="22"/>
          <w:szCs w:val="22"/>
        </w:rPr>
        <w:t>Bank</w:t>
      </w:r>
      <w:r w:rsidRPr="009A7EB1">
        <w:rPr>
          <w:rFonts w:cstheme="minorHAnsi"/>
          <w:sz w:val="24"/>
          <w:szCs w:val="24"/>
        </w:rPr>
        <w:t>.</w:t>
      </w:r>
    </w:p>
    <w:p w14:paraId="3CE043FC" w14:textId="5E18CFDB" w:rsidR="009A7EB1" w:rsidRPr="009A7EB1" w:rsidRDefault="009A7EB1" w:rsidP="00816B83">
      <w:pPr>
        <w:pStyle w:val="Heading2"/>
        <w:numPr>
          <w:ilvl w:val="1"/>
          <w:numId w:val="4"/>
        </w:numPr>
        <w:rPr>
          <w:sz w:val="24"/>
          <w:szCs w:val="24"/>
        </w:rPr>
      </w:pPr>
      <w:bookmarkStart w:id="3" w:name="_Toc117274547"/>
      <w:r w:rsidRPr="009A7EB1">
        <w:rPr>
          <w:sz w:val="24"/>
          <w:szCs w:val="24"/>
        </w:rPr>
        <w:t>Audience</w:t>
      </w:r>
      <w:bookmarkEnd w:id="3"/>
    </w:p>
    <w:p w14:paraId="029CF524" w14:textId="34FDE6E9" w:rsidR="009A7EB1" w:rsidRPr="000D1B90" w:rsidRDefault="009A7EB1" w:rsidP="00804D65">
      <w:pPr>
        <w:ind w:left="720"/>
        <w:rPr>
          <w:rFonts w:cstheme="minorHAnsi"/>
          <w:sz w:val="22"/>
          <w:szCs w:val="22"/>
        </w:rPr>
      </w:pPr>
      <w:r w:rsidRPr="000D1B90">
        <w:rPr>
          <w:rFonts w:cstheme="minorHAnsi"/>
          <w:sz w:val="22"/>
          <w:szCs w:val="22"/>
        </w:rPr>
        <w:t xml:space="preserve">The intended audiences of this document are the project team members from </w:t>
      </w:r>
      <w:r w:rsidR="00FF2297" w:rsidRPr="000D1B90">
        <w:rPr>
          <w:rFonts w:cstheme="minorHAnsi"/>
          <w:sz w:val="22"/>
          <w:szCs w:val="22"/>
        </w:rPr>
        <w:t xml:space="preserve">Al Masraf </w:t>
      </w:r>
      <w:r w:rsidRPr="000D1B90">
        <w:rPr>
          <w:rFonts w:cstheme="minorHAnsi"/>
          <w:sz w:val="22"/>
          <w:szCs w:val="22"/>
        </w:rPr>
        <w:t>Bank and i-exceed.</w:t>
      </w:r>
    </w:p>
    <w:p w14:paraId="34BF9291" w14:textId="53CC4425" w:rsidR="009A7EB1" w:rsidRPr="009A7EB1" w:rsidRDefault="009A7EB1" w:rsidP="00816B83">
      <w:pPr>
        <w:pStyle w:val="Heading2"/>
        <w:numPr>
          <w:ilvl w:val="1"/>
          <w:numId w:val="4"/>
        </w:numPr>
        <w:rPr>
          <w:sz w:val="24"/>
          <w:szCs w:val="24"/>
        </w:rPr>
      </w:pPr>
      <w:bookmarkStart w:id="4" w:name="_Toc117274548"/>
      <w:r w:rsidRPr="009A7EB1">
        <w:rPr>
          <w:sz w:val="24"/>
          <w:szCs w:val="24"/>
        </w:rPr>
        <w:t>Summary</w:t>
      </w:r>
      <w:bookmarkEnd w:id="4"/>
    </w:p>
    <w:p w14:paraId="34668A83" w14:textId="1C50F800" w:rsidR="009A7EB1" w:rsidRPr="000D1B90" w:rsidRDefault="009A7EB1" w:rsidP="009A7EB1">
      <w:pPr>
        <w:pStyle w:val="ListParagraph"/>
        <w:numPr>
          <w:ilvl w:val="0"/>
          <w:numId w:val="2"/>
        </w:numPr>
        <w:jc w:val="both"/>
        <w:rPr>
          <w:rFonts w:cstheme="minorHAnsi"/>
          <w:sz w:val="22"/>
          <w:szCs w:val="22"/>
        </w:rPr>
      </w:pPr>
      <w:r w:rsidRPr="000D1B90">
        <w:rPr>
          <w:rFonts w:cstheme="minorHAnsi"/>
          <w:sz w:val="22"/>
          <w:szCs w:val="22"/>
        </w:rPr>
        <w:t xml:space="preserve">The proposed </w:t>
      </w:r>
      <w:r w:rsidR="002D53CD" w:rsidRPr="000D1B90">
        <w:rPr>
          <w:rFonts w:cstheme="minorHAnsi"/>
          <w:sz w:val="22"/>
          <w:szCs w:val="22"/>
        </w:rPr>
        <w:t xml:space="preserve">Retail Banking Application </w:t>
      </w:r>
      <w:r w:rsidRPr="000D1B90">
        <w:rPr>
          <w:rFonts w:cstheme="minorHAnsi"/>
          <w:sz w:val="22"/>
          <w:szCs w:val="22"/>
        </w:rPr>
        <w:t>will be developed using Appzillon Development Suite</w:t>
      </w:r>
    </w:p>
    <w:tbl>
      <w:tblPr>
        <w:tblStyle w:val="TableGrid"/>
        <w:tblW w:w="10644" w:type="dxa"/>
        <w:tblInd w:w="241" w:type="dxa"/>
        <w:tblLayout w:type="fixed"/>
        <w:tblLook w:val="04A0" w:firstRow="1" w:lastRow="0" w:firstColumn="1" w:lastColumn="0" w:noHBand="0" w:noVBand="1"/>
      </w:tblPr>
      <w:tblGrid>
        <w:gridCol w:w="564"/>
        <w:gridCol w:w="2340"/>
        <w:gridCol w:w="7740"/>
      </w:tblGrid>
      <w:tr w:rsidR="009A7EB1" w:rsidRPr="00523887" w14:paraId="018E513F" w14:textId="77777777" w:rsidTr="3D55BA36">
        <w:tc>
          <w:tcPr>
            <w:tcW w:w="564" w:type="dxa"/>
          </w:tcPr>
          <w:p w14:paraId="0AD36C74" w14:textId="77777777" w:rsidR="009A7EB1" w:rsidRPr="000D1B90" w:rsidRDefault="009A7EB1" w:rsidP="00F31A86">
            <w:pPr>
              <w:jc w:val="both"/>
              <w:rPr>
                <w:rFonts w:cstheme="minorHAnsi"/>
                <w:b/>
                <w:bCs/>
                <w:sz w:val="22"/>
                <w:szCs w:val="22"/>
              </w:rPr>
            </w:pPr>
            <w:r w:rsidRPr="000D1B90">
              <w:rPr>
                <w:rFonts w:cstheme="minorHAnsi"/>
                <w:b/>
                <w:bCs/>
                <w:sz w:val="22"/>
                <w:szCs w:val="22"/>
              </w:rPr>
              <w:t>SN</w:t>
            </w:r>
          </w:p>
        </w:tc>
        <w:tc>
          <w:tcPr>
            <w:tcW w:w="2340" w:type="dxa"/>
          </w:tcPr>
          <w:p w14:paraId="6BF45762" w14:textId="58609484" w:rsidR="009A7EB1" w:rsidRPr="000D1B90" w:rsidRDefault="009C2D6A" w:rsidP="00F31A86">
            <w:pPr>
              <w:jc w:val="both"/>
              <w:rPr>
                <w:rFonts w:cstheme="minorHAnsi"/>
                <w:b/>
                <w:bCs/>
                <w:sz w:val="22"/>
                <w:szCs w:val="22"/>
              </w:rPr>
            </w:pPr>
            <w:r w:rsidRPr="000D1B90">
              <w:rPr>
                <w:rFonts w:cstheme="minorHAnsi"/>
                <w:b/>
                <w:bCs/>
                <w:sz w:val="22"/>
                <w:szCs w:val="22"/>
              </w:rPr>
              <w:t>Channel</w:t>
            </w:r>
            <w:r w:rsidR="009A7EB1" w:rsidRPr="000D1B90">
              <w:rPr>
                <w:rFonts w:cstheme="minorHAnsi"/>
                <w:b/>
                <w:bCs/>
                <w:sz w:val="22"/>
                <w:szCs w:val="22"/>
              </w:rPr>
              <w:t xml:space="preserve"> </w:t>
            </w:r>
          </w:p>
        </w:tc>
        <w:tc>
          <w:tcPr>
            <w:tcW w:w="7740" w:type="dxa"/>
          </w:tcPr>
          <w:p w14:paraId="17C9421D" w14:textId="668D611F" w:rsidR="009A7EB1" w:rsidRPr="000D1B90" w:rsidRDefault="009C2D6A" w:rsidP="00F31A86">
            <w:pPr>
              <w:jc w:val="both"/>
              <w:rPr>
                <w:rFonts w:cstheme="minorHAnsi"/>
                <w:b/>
                <w:bCs/>
                <w:sz w:val="22"/>
                <w:szCs w:val="22"/>
              </w:rPr>
            </w:pPr>
            <w:r w:rsidRPr="000D1B90">
              <w:rPr>
                <w:rFonts w:cstheme="minorHAnsi"/>
                <w:b/>
                <w:bCs/>
                <w:sz w:val="22"/>
                <w:szCs w:val="22"/>
              </w:rPr>
              <w:t>Platform</w:t>
            </w:r>
          </w:p>
        </w:tc>
      </w:tr>
      <w:tr w:rsidR="009A7EB1" w:rsidRPr="00523887" w14:paraId="487C43AC" w14:textId="77777777" w:rsidTr="3D55BA36">
        <w:tc>
          <w:tcPr>
            <w:tcW w:w="564" w:type="dxa"/>
          </w:tcPr>
          <w:p w14:paraId="4BCF9795" w14:textId="77777777" w:rsidR="009A7EB1" w:rsidRPr="000D1B90" w:rsidRDefault="009A7EB1" w:rsidP="00816B83">
            <w:pPr>
              <w:pStyle w:val="ListParagraph"/>
              <w:numPr>
                <w:ilvl w:val="0"/>
                <w:numId w:val="3"/>
              </w:numPr>
              <w:jc w:val="both"/>
              <w:rPr>
                <w:rFonts w:cstheme="minorHAnsi"/>
                <w:sz w:val="22"/>
                <w:szCs w:val="22"/>
              </w:rPr>
            </w:pPr>
          </w:p>
        </w:tc>
        <w:tc>
          <w:tcPr>
            <w:tcW w:w="2340" w:type="dxa"/>
          </w:tcPr>
          <w:p w14:paraId="75F703B9" w14:textId="1BAB636C" w:rsidR="009A7EB1" w:rsidRPr="000D1B90" w:rsidRDefault="000929CB" w:rsidP="000929CB">
            <w:pPr>
              <w:rPr>
                <w:rFonts w:cstheme="minorHAnsi"/>
                <w:sz w:val="22"/>
                <w:szCs w:val="22"/>
              </w:rPr>
            </w:pPr>
            <w:r w:rsidRPr="000D1B90">
              <w:rPr>
                <w:rFonts w:cstheme="minorHAnsi"/>
                <w:sz w:val="22"/>
                <w:szCs w:val="22"/>
              </w:rPr>
              <w:t>Internet Banking Application Browsers</w:t>
            </w:r>
          </w:p>
        </w:tc>
        <w:tc>
          <w:tcPr>
            <w:tcW w:w="7740" w:type="dxa"/>
          </w:tcPr>
          <w:p w14:paraId="40DA295F" w14:textId="77777777" w:rsidR="00100551" w:rsidRPr="000D1B90" w:rsidRDefault="00100551" w:rsidP="00100551">
            <w:pPr>
              <w:pStyle w:val="ListParagraph"/>
              <w:numPr>
                <w:ilvl w:val="0"/>
                <w:numId w:val="5"/>
              </w:numPr>
              <w:jc w:val="both"/>
              <w:rPr>
                <w:rFonts w:cstheme="minorHAnsi"/>
                <w:sz w:val="22"/>
                <w:szCs w:val="22"/>
              </w:rPr>
            </w:pPr>
            <w:r w:rsidRPr="000D1B90">
              <w:rPr>
                <w:rFonts w:cstheme="minorHAnsi"/>
                <w:sz w:val="22"/>
                <w:szCs w:val="22"/>
              </w:rPr>
              <w:t>Chrome</w:t>
            </w:r>
          </w:p>
          <w:p w14:paraId="14F3D4F4" w14:textId="0975D0E2" w:rsidR="000929CB" w:rsidRPr="000D1B90" w:rsidRDefault="000929CB" w:rsidP="00816B83">
            <w:pPr>
              <w:pStyle w:val="ListParagraph"/>
              <w:numPr>
                <w:ilvl w:val="0"/>
                <w:numId w:val="5"/>
              </w:numPr>
              <w:jc w:val="both"/>
              <w:rPr>
                <w:rFonts w:cstheme="minorHAnsi"/>
                <w:sz w:val="22"/>
                <w:szCs w:val="22"/>
              </w:rPr>
            </w:pPr>
            <w:r w:rsidRPr="000D1B90">
              <w:rPr>
                <w:rFonts w:cstheme="minorHAnsi"/>
                <w:sz w:val="22"/>
                <w:szCs w:val="22"/>
              </w:rPr>
              <w:t>E</w:t>
            </w:r>
            <w:r w:rsidR="00100551">
              <w:rPr>
                <w:rFonts w:cstheme="minorHAnsi"/>
                <w:sz w:val="22"/>
                <w:szCs w:val="22"/>
              </w:rPr>
              <w:t>dge</w:t>
            </w:r>
          </w:p>
          <w:p w14:paraId="693D5454" w14:textId="77777777" w:rsidR="000929CB" w:rsidRPr="000D1B90" w:rsidRDefault="000929CB" w:rsidP="00816B83">
            <w:pPr>
              <w:pStyle w:val="ListParagraph"/>
              <w:numPr>
                <w:ilvl w:val="0"/>
                <w:numId w:val="5"/>
              </w:numPr>
              <w:jc w:val="both"/>
              <w:rPr>
                <w:rFonts w:cstheme="minorHAnsi"/>
                <w:sz w:val="22"/>
                <w:szCs w:val="22"/>
              </w:rPr>
            </w:pPr>
            <w:r w:rsidRPr="000D1B90">
              <w:rPr>
                <w:rFonts w:cstheme="minorHAnsi"/>
                <w:sz w:val="22"/>
                <w:szCs w:val="22"/>
              </w:rPr>
              <w:t>Safari</w:t>
            </w:r>
          </w:p>
          <w:p w14:paraId="2056B849" w14:textId="3708253D" w:rsidR="009A7EB1" w:rsidRPr="000D1B90" w:rsidRDefault="000929CB" w:rsidP="00816B83">
            <w:pPr>
              <w:pStyle w:val="ListParagraph"/>
              <w:numPr>
                <w:ilvl w:val="0"/>
                <w:numId w:val="5"/>
              </w:numPr>
              <w:jc w:val="both"/>
              <w:rPr>
                <w:rFonts w:cstheme="minorHAnsi"/>
                <w:sz w:val="22"/>
                <w:szCs w:val="22"/>
              </w:rPr>
            </w:pPr>
            <w:r w:rsidRPr="000D1B90">
              <w:rPr>
                <w:rFonts w:cstheme="minorHAnsi"/>
                <w:sz w:val="22"/>
                <w:szCs w:val="22"/>
              </w:rPr>
              <w:t>Firefox</w:t>
            </w:r>
          </w:p>
        </w:tc>
      </w:tr>
      <w:tr w:rsidR="009A7EB1" w:rsidRPr="00523887" w14:paraId="38C2E65B" w14:textId="77777777" w:rsidTr="3D55BA36">
        <w:tc>
          <w:tcPr>
            <w:tcW w:w="564" w:type="dxa"/>
          </w:tcPr>
          <w:p w14:paraId="623CEBEF" w14:textId="77777777" w:rsidR="009A7EB1" w:rsidRPr="000D1B90" w:rsidRDefault="009A7EB1" w:rsidP="00816B83">
            <w:pPr>
              <w:pStyle w:val="ListParagraph"/>
              <w:numPr>
                <w:ilvl w:val="0"/>
                <w:numId w:val="3"/>
              </w:numPr>
              <w:jc w:val="both"/>
              <w:rPr>
                <w:rFonts w:cstheme="minorHAnsi"/>
                <w:sz w:val="22"/>
                <w:szCs w:val="22"/>
              </w:rPr>
            </w:pPr>
          </w:p>
        </w:tc>
        <w:tc>
          <w:tcPr>
            <w:tcW w:w="2340" w:type="dxa"/>
          </w:tcPr>
          <w:p w14:paraId="5634107B" w14:textId="0DD73FC8" w:rsidR="009A7EB1" w:rsidRPr="000D1B90" w:rsidRDefault="009A7EB1" w:rsidP="000929CB">
            <w:pPr>
              <w:rPr>
                <w:rFonts w:cstheme="minorHAnsi"/>
                <w:sz w:val="22"/>
                <w:szCs w:val="22"/>
              </w:rPr>
            </w:pPr>
            <w:r w:rsidRPr="000D1B90">
              <w:rPr>
                <w:rFonts w:cstheme="minorHAnsi"/>
                <w:sz w:val="22"/>
                <w:szCs w:val="22"/>
              </w:rPr>
              <w:t>Mobile Applications</w:t>
            </w:r>
          </w:p>
        </w:tc>
        <w:tc>
          <w:tcPr>
            <w:tcW w:w="7740" w:type="dxa"/>
          </w:tcPr>
          <w:p w14:paraId="0E7DB63E" w14:textId="77777777" w:rsidR="000929CB" w:rsidRPr="000D1B90" w:rsidRDefault="000929CB" w:rsidP="00816B83">
            <w:pPr>
              <w:pStyle w:val="ListParagraph"/>
              <w:numPr>
                <w:ilvl w:val="0"/>
                <w:numId w:val="6"/>
              </w:numPr>
              <w:jc w:val="both"/>
              <w:rPr>
                <w:rFonts w:cstheme="minorHAnsi"/>
                <w:sz w:val="22"/>
                <w:szCs w:val="22"/>
              </w:rPr>
            </w:pPr>
            <w:r w:rsidRPr="000D1B90">
              <w:rPr>
                <w:rFonts w:cstheme="minorHAnsi"/>
                <w:sz w:val="22"/>
                <w:szCs w:val="22"/>
              </w:rPr>
              <w:t>Apple Store</w:t>
            </w:r>
          </w:p>
          <w:p w14:paraId="07C524D8" w14:textId="77777777" w:rsidR="000929CB" w:rsidRPr="000D1B90" w:rsidRDefault="000929CB" w:rsidP="00816B83">
            <w:pPr>
              <w:pStyle w:val="ListParagraph"/>
              <w:numPr>
                <w:ilvl w:val="0"/>
                <w:numId w:val="6"/>
              </w:numPr>
              <w:jc w:val="both"/>
              <w:rPr>
                <w:rFonts w:cstheme="minorHAnsi"/>
                <w:sz w:val="22"/>
                <w:szCs w:val="22"/>
              </w:rPr>
            </w:pPr>
            <w:r w:rsidRPr="000D1B90">
              <w:rPr>
                <w:rFonts w:cstheme="minorHAnsi"/>
                <w:sz w:val="22"/>
                <w:szCs w:val="22"/>
              </w:rPr>
              <w:t xml:space="preserve">Google Play </w:t>
            </w:r>
          </w:p>
          <w:p w14:paraId="31232E6A" w14:textId="77777777" w:rsidR="000929CB" w:rsidRPr="000D1B90" w:rsidRDefault="000929CB" w:rsidP="00816B83">
            <w:pPr>
              <w:pStyle w:val="ListParagraph"/>
              <w:numPr>
                <w:ilvl w:val="0"/>
                <w:numId w:val="6"/>
              </w:numPr>
              <w:jc w:val="both"/>
              <w:rPr>
                <w:rFonts w:cstheme="minorHAnsi"/>
                <w:sz w:val="22"/>
                <w:szCs w:val="22"/>
              </w:rPr>
            </w:pPr>
            <w:r w:rsidRPr="000D1B90">
              <w:rPr>
                <w:rFonts w:cstheme="minorHAnsi"/>
                <w:sz w:val="22"/>
                <w:szCs w:val="22"/>
              </w:rPr>
              <w:t>Galaxy Store</w:t>
            </w:r>
          </w:p>
          <w:p w14:paraId="266924AA" w14:textId="2DB857F9" w:rsidR="009A7EB1" w:rsidRPr="000D1B90" w:rsidRDefault="000929CB" w:rsidP="00816B83">
            <w:pPr>
              <w:pStyle w:val="ListParagraph"/>
              <w:numPr>
                <w:ilvl w:val="0"/>
                <w:numId w:val="6"/>
              </w:numPr>
              <w:jc w:val="both"/>
              <w:rPr>
                <w:rFonts w:cstheme="minorHAnsi"/>
                <w:sz w:val="22"/>
                <w:szCs w:val="22"/>
              </w:rPr>
            </w:pPr>
            <w:r w:rsidRPr="000D1B90">
              <w:rPr>
                <w:rFonts w:cstheme="minorHAnsi"/>
                <w:sz w:val="22"/>
                <w:szCs w:val="22"/>
              </w:rPr>
              <w:t>Huawei</w:t>
            </w:r>
          </w:p>
        </w:tc>
      </w:tr>
    </w:tbl>
    <w:p w14:paraId="2FE85F06" w14:textId="279B5A58" w:rsidR="3D55BA36" w:rsidRDefault="3D55BA36"/>
    <w:p w14:paraId="5A05BAB8" w14:textId="05E11F49" w:rsidR="009A7EB1" w:rsidRDefault="009C2D6A" w:rsidP="00816B83">
      <w:pPr>
        <w:pStyle w:val="Heading2"/>
        <w:numPr>
          <w:ilvl w:val="1"/>
          <w:numId w:val="4"/>
        </w:numPr>
        <w:rPr>
          <w:sz w:val="24"/>
          <w:szCs w:val="24"/>
        </w:rPr>
      </w:pPr>
      <w:bookmarkStart w:id="5" w:name="_Toc117274549"/>
      <w:r w:rsidRPr="009C2D6A">
        <w:rPr>
          <w:sz w:val="24"/>
          <w:szCs w:val="24"/>
        </w:rPr>
        <w:t>Scope</w:t>
      </w:r>
      <w:bookmarkEnd w:id="5"/>
    </w:p>
    <w:p w14:paraId="543A3675" w14:textId="11F79118" w:rsidR="006D7887" w:rsidRPr="000D1B90" w:rsidRDefault="009C2D6A" w:rsidP="000D1B90">
      <w:pPr>
        <w:pStyle w:val="ListParagraph"/>
        <w:numPr>
          <w:ilvl w:val="0"/>
          <w:numId w:val="2"/>
        </w:numPr>
        <w:rPr>
          <w:rFonts w:cstheme="minorHAnsi"/>
          <w:sz w:val="22"/>
          <w:szCs w:val="22"/>
        </w:rPr>
      </w:pPr>
      <w:r w:rsidRPr="000D1B90">
        <w:rPr>
          <w:rFonts w:cstheme="minorHAnsi"/>
          <w:sz w:val="22"/>
          <w:szCs w:val="22"/>
        </w:rPr>
        <w:t xml:space="preserve">The following are the services/features covered as part of the </w:t>
      </w:r>
      <w:r w:rsidR="00694B3C" w:rsidRPr="000D1B90">
        <w:rPr>
          <w:rFonts w:cstheme="minorHAnsi"/>
          <w:sz w:val="22"/>
          <w:szCs w:val="22"/>
        </w:rPr>
        <w:t>Retail Banking Application</w:t>
      </w:r>
      <w:r w:rsidR="007A2A83" w:rsidRPr="000D1B90">
        <w:rPr>
          <w:rFonts w:cstheme="minorHAnsi"/>
          <w:sz w:val="22"/>
          <w:szCs w:val="22"/>
        </w:rPr>
        <w:t xml:space="preserve"> Sprint 1</w:t>
      </w:r>
      <w:r w:rsidR="00694B3C" w:rsidRPr="000D1B90">
        <w:rPr>
          <w:rFonts w:cstheme="minorHAnsi"/>
          <w:sz w:val="22"/>
          <w:szCs w:val="22"/>
        </w:rPr>
        <w:t>.</w:t>
      </w:r>
      <w:r w:rsidR="007A2A83" w:rsidRPr="000D1B90">
        <w:rPr>
          <w:rFonts w:cstheme="minorHAnsi"/>
          <w:sz w:val="22"/>
          <w:szCs w:val="22"/>
        </w:rPr>
        <w:t xml:space="preserve"> </w:t>
      </w:r>
    </w:p>
    <w:p w14:paraId="02D4C84B" w14:textId="47744B44" w:rsidR="007A2A83" w:rsidRDefault="00F15EB5" w:rsidP="00F15EB5">
      <w:pPr>
        <w:ind w:left="360"/>
        <w:jc w:val="both"/>
      </w:pPr>
      <w:r>
        <w:object w:dxaOrig="1534" w:dyaOrig="997" w14:anchorId="1390C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5pt;height:49.5pt" o:ole="">
            <v:imagedata r:id="rId13" o:title=""/>
          </v:shape>
          <o:OLEObject Type="Embed" ProgID="Excel.Sheet.12" ShapeID="_x0000_i1025" DrawAspect="Icon" ObjectID="_1733149667" r:id="rId14"/>
        </w:object>
      </w:r>
    </w:p>
    <w:p w14:paraId="324FC22F" w14:textId="76641F79" w:rsidR="000929CB" w:rsidRDefault="000929CB" w:rsidP="00816B83">
      <w:pPr>
        <w:pStyle w:val="Heading2"/>
        <w:numPr>
          <w:ilvl w:val="1"/>
          <w:numId w:val="4"/>
        </w:numPr>
        <w:rPr>
          <w:sz w:val="24"/>
          <w:szCs w:val="24"/>
        </w:rPr>
      </w:pPr>
      <w:bookmarkStart w:id="6" w:name="_Toc117274550"/>
      <w:r w:rsidRPr="000929CB">
        <w:rPr>
          <w:sz w:val="24"/>
          <w:szCs w:val="24"/>
        </w:rPr>
        <w:t>Assumptions</w:t>
      </w:r>
      <w:bookmarkEnd w:id="6"/>
    </w:p>
    <w:p w14:paraId="2474D5BE" w14:textId="329F41B0" w:rsidR="000929CB" w:rsidRPr="000D1B90" w:rsidRDefault="000929CB" w:rsidP="000D1B90">
      <w:pPr>
        <w:pStyle w:val="ListParagraph"/>
        <w:numPr>
          <w:ilvl w:val="0"/>
          <w:numId w:val="2"/>
        </w:numPr>
        <w:rPr>
          <w:rFonts w:cstheme="minorHAnsi"/>
          <w:sz w:val="22"/>
          <w:szCs w:val="22"/>
        </w:rPr>
      </w:pPr>
      <w:r w:rsidRPr="000D1B90">
        <w:rPr>
          <w:rFonts w:cstheme="minorHAnsi"/>
          <w:sz w:val="22"/>
          <w:szCs w:val="22"/>
        </w:rPr>
        <w:t>All necessary APIs</w:t>
      </w:r>
      <w:r w:rsidR="000D1B90" w:rsidRPr="000D1B90">
        <w:rPr>
          <w:rFonts w:cstheme="minorHAnsi"/>
          <w:sz w:val="22"/>
          <w:szCs w:val="22"/>
        </w:rPr>
        <w:t>, information, SMS, Email and Error message</w:t>
      </w:r>
      <w:r w:rsidRPr="000D1B90">
        <w:rPr>
          <w:rFonts w:cstheme="minorHAnsi"/>
          <w:sz w:val="22"/>
          <w:szCs w:val="22"/>
        </w:rPr>
        <w:t xml:space="preserve"> text contents will be provided by </w:t>
      </w:r>
      <w:r w:rsidR="00FF2297" w:rsidRPr="000D1B90">
        <w:rPr>
          <w:rFonts w:cstheme="minorHAnsi"/>
          <w:sz w:val="22"/>
          <w:szCs w:val="22"/>
        </w:rPr>
        <w:t>Al Masraf</w:t>
      </w:r>
      <w:r w:rsidRPr="000D1B90">
        <w:rPr>
          <w:rFonts w:cstheme="minorHAnsi"/>
          <w:sz w:val="22"/>
          <w:szCs w:val="22"/>
        </w:rPr>
        <w:t xml:space="preserve"> team.</w:t>
      </w:r>
    </w:p>
    <w:p w14:paraId="377A858B" w14:textId="77777777" w:rsidR="009F6738" w:rsidRPr="009F6738" w:rsidRDefault="009F6738" w:rsidP="000D1B90">
      <w:pPr>
        <w:rPr>
          <w:rFonts w:cstheme="minorHAnsi"/>
          <w:sz w:val="24"/>
          <w:szCs w:val="24"/>
        </w:rPr>
      </w:pPr>
    </w:p>
    <w:p w14:paraId="6B2D0A3E" w14:textId="2695FA26" w:rsidR="000929CB" w:rsidRDefault="002402D5" w:rsidP="000929CB">
      <w:pPr>
        <w:pStyle w:val="Heading1"/>
        <w:ind w:left="360"/>
        <w:jc w:val="both"/>
        <w:rPr>
          <w:rFonts w:cstheme="minorHAnsi"/>
          <w:sz w:val="24"/>
          <w:szCs w:val="24"/>
        </w:rPr>
      </w:pPr>
      <w:bookmarkStart w:id="7" w:name="_Toc117274551"/>
      <w:r>
        <w:rPr>
          <w:rFonts w:cstheme="minorHAnsi"/>
          <w:sz w:val="24"/>
          <w:szCs w:val="24"/>
        </w:rPr>
        <w:lastRenderedPageBreak/>
        <w:t>Sprint 1</w:t>
      </w:r>
      <w:r w:rsidR="000929CB">
        <w:rPr>
          <w:rFonts w:cstheme="minorHAnsi"/>
          <w:sz w:val="24"/>
          <w:szCs w:val="24"/>
        </w:rPr>
        <w:t xml:space="preserve"> Functionalities</w:t>
      </w:r>
      <w:bookmarkEnd w:id="7"/>
    </w:p>
    <w:p w14:paraId="37C0C8CE" w14:textId="550CCBCE" w:rsidR="00646ED5" w:rsidRPr="000D1B90" w:rsidRDefault="002A163C" w:rsidP="00804D65">
      <w:pPr>
        <w:ind w:firstLine="360"/>
        <w:rPr>
          <w:rFonts w:cstheme="minorHAnsi"/>
          <w:sz w:val="22"/>
          <w:szCs w:val="22"/>
        </w:rPr>
      </w:pPr>
      <w:r w:rsidRPr="000D1B90">
        <w:rPr>
          <w:rFonts w:cstheme="minorHAnsi"/>
          <w:sz w:val="22"/>
          <w:szCs w:val="22"/>
        </w:rPr>
        <w:t xml:space="preserve">This </w:t>
      </w:r>
      <w:r w:rsidR="00D91FD8" w:rsidRPr="000D1B90">
        <w:rPr>
          <w:rFonts w:cstheme="minorHAnsi"/>
          <w:sz w:val="22"/>
          <w:szCs w:val="22"/>
        </w:rPr>
        <w:t>document is to explain in detail about the sprint 1 functionalities.</w:t>
      </w:r>
    </w:p>
    <w:p w14:paraId="26BDA83E" w14:textId="368B2EE7" w:rsidR="0049236D" w:rsidRDefault="0049236D" w:rsidP="00816B83">
      <w:pPr>
        <w:pStyle w:val="Heading1"/>
        <w:numPr>
          <w:ilvl w:val="0"/>
          <w:numId w:val="4"/>
        </w:numPr>
        <w:jc w:val="both"/>
        <w:rPr>
          <w:rFonts w:cstheme="minorHAnsi"/>
          <w:sz w:val="24"/>
          <w:szCs w:val="24"/>
        </w:rPr>
      </w:pPr>
      <w:bookmarkStart w:id="8" w:name="_Toc117274552"/>
      <w:r>
        <w:rPr>
          <w:rFonts w:cstheme="minorHAnsi"/>
          <w:sz w:val="24"/>
          <w:szCs w:val="24"/>
        </w:rPr>
        <w:t>General</w:t>
      </w:r>
      <w:bookmarkEnd w:id="8"/>
    </w:p>
    <w:p w14:paraId="0043F379" w14:textId="41B67B17" w:rsidR="0049236D" w:rsidRPr="000D1B90" w:rsidRDefault="0049236D" w:rsidP="00816B83">
      <w:pPr>
        <w:pStyle w:val="ListParagraph"/>
        <w:numPr>
          <w:ilvl w:val="0"/>
          <w:numId w:val="8"/>
        </w:numPr>
        <w:rPr>
          <w:rFonts w:cstheme="minorHAnsi"/>
          <w:sz w:val="22"/>
          <w:szCs w:val="22"/>
        </w:rPr>
      </w:pPr>
      <w:r w:rsidRPr="000D1B90">
        <w:rPr>
          <w:rFonts w:cstheme="minorHAnsi"/>
          <w:sz w:val="22"/>
          <w:szCs w:val="22"/>
        </w:rPr>
        <w:t>If the input field is Numeric, the keypad should be numeric.</w:t>
      </w:r>
    </w:p>
    <w:p w14:paraId="109CEF22" w14:textId="234694D1" w:rsidR="00A44546" w:rsidRPr="000D1B90" w:rsidRDefault="00A44546" w:rsidP="00816B83">
      <w:pPr>
        <w:pStyle w:val="ListParagraph"/>
        <w:numPr>
          <w:ilvl w:val="0"/>
          <w:numId w:val="8"/>
        </w:numPr>
        <w:rPr>
          <w:rFonts w:cstheme="minorHAnsi"/>
          <w:sz w:val="22"/>
          <w:szCs w:val="22"/>
        </w:rPr>
      </w:pPr>
      <w:r w:rsidRPr="000D1B90">
        <w:rPr>
          <w:rFonts w:cstheme="minorHAnsi"/>
          <w:sz w:val="22"/>
          <w:szCs w:val="22"/>
        </w:rPr>
        <w:t>If the input field is Date, the calendar select option should be available.</w:t>
      </w:r>
    </w:p>
    <w:p w14:paraId="65C7CC06" w14:textId="0817D0D9" w:rsidR="00A44546" w:rsidRPr="000D1B90" w:rsidRDefault="00A44546" w:rsidP="00816B83">
      <w:pPr>
        <w:pStyle w:val="ListParagraph"/>
        <w:numPr>
          <w:ilvl w:val="0"/>
          <w:numId w:val="8"/>
        </w:numPr>
        <w:rPr>
          <w:rFonts w:cstheme="minorHAnsi"/>
          <w:sz w:val="22"/>
          <w:szCs w:val="22"/>
        </w:rPr>
      </w:pPr>
      <w:r w:rsidRPr="000D1B90">
        <w:rPr>
          <w:rFonts w:cstheme="minorHAnsi"/>
          <w:sz w:val="22"/>
          <w:szCs w:val="22"/>
        </w:rPr>
        <w:t>Always the input field will be English.</w:t>
      </w:r>
    </w:p>
    <w:p w14:paraId="14B3D81F" w14:textId="1ADA9502" w:rsidR="00A44546" w:rsidRPr="000D1B90" w:rsidRDefault="00A44546" w:rsidP="00816B83">
      <w:pPr>
        <w:pStyle w:val="ListParagraph"/>
        <w:numPr>
          <w:ilvl w:val="0"/>
          <w:numId w:val="8"/>
        </w:numPr>
        <w:rPr>
          <w:rFonts w:cstheme="minorHAnsi"/>
          <w:sz w:val="22"/>
          <w:szCs w:val="22"/>
        </w:rPr>
      </w:pPr>
      <w:r w:rsidRPr="000D1B90">
        <w:rPr>
          <w:rFonts w:cstheme="minorHAnsi"/>
          <w:sz w:val="22"/>
          <w:szCs w:val="22"/>
        </w:rPr>
        <w:t xml:space="preserve">Field validations will be handled </w:t>
      </w:r>
      <w:r w:rsidR="00862C9B" w:rsidRPr="000D1B90">
        <w:rPr>
          <w:rFonts w:cstheme="minorHAnsi"/>
          <w:sz w:val="22"/>
          <w:szCs w:val="22"/>
        </w:rPr>
        <w:t>in line</w:t>
      </w:r>
      <w:r w:rsidRPr="000D1B90">
        <w:rPr>
          <w:rFonts w:cstheme="minorHAnsi"/>
          <w:sz w:val="22"/>
          <w:szCs w:val="22"/>
        </w:rPr>
        <w:t xml:space="preserve"> with IT teams API requirements.</w:t>
      </w:r>
    </w:p>
    <w:p w14:paraId="5A99490C" w14:textId="7E534D89" w:rsidR="00C34832" w:rsidRPr="000D1B90" w:rsidRDefault="00C34832" w:rsidP="00816B83">
      <w:pPr>
        <w:pStyle w:val="ListParagraph"/>
        <w:numPr>
          <w:ilvl w:val="0"/>
          <w:numId w:val="8"/>
        </w:numPr>
        <w:rPr>
          <w:rFonts w:cstheme="minorHAnsi"/>
          <w:sz w:val="22"/>
          <w:szCs w:val="22"/>
        </w:rPr>
      </w:pPr>
      <w:r w:rsidRPr="000D1B90">
        <w:rPr>
          <w:rFonts w:cstheme="minorHAnsi"/>
          <w:sz w:val="22"/>
          <w:szCs w:val="22"/>
        </w:rPr>
        <w:t>Across the application, there should be text along with icons.</w:t>
      </w:r>
    </w:p>
    <w:p w14:paraId="50DF69B6" w14:textId="77777777" w:rsidR="00804D65" w:rsidRPr="000D1B90" w:rsidRDefault="00804D65" w:rsidP="00816B83">
      <w:pPr>
        <w:pStyle w:val="ListParagraph"/>
        <w:numPr>
          <w:ilvl w:val="0"/>
          <w:numId w:val="8"/>
        </w:numPr>
        <w:jc w:val="both"/>
        <w:rPr>
          <w:rFonts w:cstheme="minorHAnsi"/>
          <w:sz w:val="22"/>
          <w:szCs w:val="22"/>
        </w:rPr>
      </w:pPr>
      <w:r w:rsidRPr="000D1B90">
        <w:rPr>
          <w:rFonts w:cstheme="minorHAnsi"/>
          <w:sz w:val="22"/>
          <w:szCs w:val="22"/>
        </w:rPr>
        <w:t>Masking:</w:t>
      </w:r>
    </w:p>
    <w:p w14:paraId="25E7549E" w14:textId="77777777" w:rsidR="00804D65" w:rsidRPr="000D1B90" w:rsidRDefault="00804D65" w:rsidP="00816B83">
      <w:pPr>
        <w:pStyle w:val="ListParagraph"/>
        <w:numPr>
          <w:ilvl w:val="1"/>
          <w:numId w:val="8"/>
        </w:numPr>
        <w:jc w:val="both"/>
        <w:rPr>
          <w:rFonts w:cstheme="minorHAnsi"/>
          <w:sz w:val="22"/>
          <w:szCs w:val="22"/>
        </w:rPr>
      </w:pPr>
      <w:r w:rsidRPr="000D1B90">
        <w:rPr>
          <w:rFonts w:cstheme="minorHAnsi"/>
          <w:sz w:val="22"/>
          <w:szCs w:val="22"/>
        </w:rPr>
        <w:t>Across the app, account number should not be masked.</w:t>
      </w:r>
    </w:p>
    <w:p w14:paraId="36A601A6" w14:textId="77777777" w:rsidR="00804D65" w:rsidRPr="000D1B90" w:rsidRDefault="00804D65" w:rsidP="00816B83">
      <w:pPr>
        <w:pStyle w:val="ListParagraph"/>
        <w:numPr>
          <w:ilvl w:val="1"/>
          <w:numId w:val="8"/>
        </w:numPr>
        <w:jc w:val="both"/>
        <w:rPr>
          <w:rFonts w:cstheme="minorHAnsi"/>
          <w:sz w:val="22"/>
          <w:szCs w:val="22"/>
        </w:rPr>
      </w:pPr>
      <w:r w:rsidRPr="000D1B90">
        <w:rPr>
          <w:rFonts w:cstheme="minorHAnsi"/>
          <w:sz w:val="22"/>
          <w:szCs w:val="22"/>
        </w:rPr>
        <w:t>In the registration scree, Debit/ Credit Card number entered should not be masked</w:t>
      </w:r>
    </w:p>
    <w:p w14:paraId="36CF7C46" w14:textId="09664E84" w:rsidR="00804D65" w:rsidRPr="000D1B90" w:rsidRDefault="00804D65" w:rsidP="00816B83">
      <w:pPr>
        <w:pStyle w:val="ListParagraph"/>
        <w:numPr>
          <w:ilvl w:val="1"/>
          <w:numId w:val="8"/>
        </w:numPr>
        <w:jc w:val="both"/>
        <w:rPr>
          <w:rFonts w:cstheme="minorHAnsi"/>
          <w:sz w:val="22"/>
          <w:szCs w:val="22"/>
        </w:rPr>
      </w:pPr>
      <w:r w:rsidRPr="000D1B90">
        <w:rPr>
          <w:rFonts w:cstheme="minorHAnsi"/>
          <w:sz w:val="22"/>
          <w:szCs w:val="22"/>
        </w:rPr>
        <w:t xml:space="preserve">Within the application only the </w:t>
      </w:r>
      <w:r w:rsidR="00172A66">
        <w:rPr>
          <w:rFonts w:cstheme="minorHAnsi"/>
          <w:sz w:val="22"/>
          <w:szCs w:val="22"/>
        </w:rPr>
        <w:t xml:space="preserve">First 4 and </w:t>
      </w:r>
      <w:r w:rsidRPr="000D1B90">
        <w:rPr>
          <w:rFonts w:cstheme="minorHAnsi"/>
          <w:sz w:val="22"/>
          <w:szCs w:val="22"/>
        </w:rPr>
        <w:t xml:space="preserve">last 4 digits of the Debit / Credit Card number should be displayed, and other numbers should be masked. </w:t>
      </w:r>
    </w:p>
    <w:p w14:paraId="79E46551" w14:textId="5D9E0E66" w:rsidR="004C6834" w:rsidRPr="00523887" w:rsidRDefault="004C6834" w:rsidP="00816B83">
      <w:pPr>
        <w:pStyle w:val="Heading1"/>
        <w:numPr>
          <w:ilvl w:val="0"/>
          <w:numId w:val="4"/>
        </w:numPr>
        <w:jc w:val="both"/>
        <w:rPr>
          <w:rFonts w:cstheme="minorHAnsi"/>
          <w:sz w:val="24"/>
          <w:szCs w:val="24"/>
        </w:rPr>
      </w:pPr>
      <w:bookmarkStart w:id="9" w:name="_Toc117274553"/>
      <w:r w:rsidRPr="00523887">
        <w:rPr>
          <w:rFonts w:cstheme="minorHAnsi"/>
          <w:sz w:val="24"/>
          <w:szCs w:val="24"/>
        </w:rPr>
        <w:t>Language</w:t>
      </w:r>
      <w:bookmarkEnd w:id="9"/>
    </w:p>
    <w:p w14:paraId="4A0FD680" w14:textId="77777777" w:rsidR="004C6834" w:rsidRPr="000D1B90" w:rsidRDefault="004C6834" w:rsidP="00816B83">
      <w:pPr>
        <w:pStyle w:val="ListParagraph"/>
        <w:numPr>
          <w:ilvl w:val="0"/>
          <w:numId w:val="8"/>
        </w:numPr>
        <w:rPr>
          <w:rFonts w:cstheme="minorHAnsi"/>
          <w:sz w:val="22"/>
          <w:szCs w:val="22"/>
        </w:rPr>
      </w:pPr>
      <w:r w:rsidRPr="000D1B90">
        <w:rPr>
          <w:rFonts w:cstheme="minorHAnsi"/>
          <w:sz w:val="22"/>
          <w:szCs w:val="22"/>
        </w:rPr>
        <w:t>All Channels should support English &amp; Arabic languages.</w:t>
      </w:r>
    </w:p>
    <w:p w14:paraId="3A3CB38D" w14:textId="6F73F89F" w:rsidR="004C6834" w:rsidRPr="000D1B90" w:rsidRDefault="004C6834" w:rsidP="00816B83">
      <w:pPr>
        <w:pStyle w:val="ListParagraph"/>
        <w:numPr>
          <w:ilvl w:val="0"/>
          <w:numId w:val="8"/>
        </w:numPr>
        <w:rPr>
          <w:rFonts w:cstheme="minorHAnsi"/>
          <w:sz w:val="22"/>
          <w:szCs w:val="22"/>
        </w:rPr>
      </w:pPr>
      <w:r w:rsidRPr="000D1B90">
        <w:rPr>
          <w:rFonts w:cstheme="minorHAnsi"/>
          <w:sz w:val="22"/>
          <w:szCs w:val="22"/>
        </w:rPr>
        <w:t xml:space="preserve">Bank </w:t>
      </w:r>
      <w:r w:rsidR="008A4C84" w:rsidRPr="000D1B90">
        <w:rPr>
          <w:rFonts w:cstheme="minorHAnsi"/>
          <w:sz w:val="22"/>
          <w:szCs w:val="22"/>
        </w:rPr>
        <w:t>should be</w:t>
      </w:r>
      <w:r w:rsidRPr="000D1B90">
        <w:rPr>
          <w:rFonts w:cstheme="minorHAnsi"/>
          <w:sz w:val="22"/>
          <w:szCs w:val="22"/>
        </w:rPr>
        <w:t xml:space="preserve"> able to enable or disable languages</w:t>
      </w:r>
      <w:r w:rsidR="00E547DB" w:rsidRPr="000D1B90">
        <w:rPr>
          <w:rFonts w:cstheme="minorHAnsi"/>
          <w:sz w:val="22"/>
          <w:szCs w:val="22"/>
        </w:rPr>
        <w:t xml:space="preserve"> </w:t>
      </w:r>
      <w:r w:rsidR="00D66FA4" w:rsidRPr="000D1B90">
        <w:rPr>
          <w:rFonts w:cstheme="minorHAnsi"/>
          <w:sz w:val="22"/>
          <w:szCs w:val="22"/>
        </w:rPr>
        <w:t>from the admin module.</w:t>
      </w:r>
    </w:p>
    <w:p w14:paraId="0FBA16D7" w14:textId="77777777" w:rsidR="00804D65" w:rsidRPr="000D1B90" w:rsidRDefault="00804D65" w:rsidP="00816B83">
      <w:pPr>
        <w:pStyle w:val="ListParagraph"/>
        <w:numPr>
          <w:ilvl w:val="0"/>
          <w:numId w:val="8"/>
        </w:numPr>
        <w:rPr>
          <w:rFonts w:cstheme="minorHAnsi"/>
          <w:sz w:val="22"/>
          <w:szCs w:val="22"/>
        </w:rPr>
      </w:pPr>
      <w:r w:rsidRPr="000D1B90">
        <w:rPr>
          <w:rFonts w:cstheme="minorHAnsi"/>
          <w:sz w:val="22"/>
          <w:szCs w:val="22"/>
        </w:rPr>
        <w:t xml:space="preserve">In Arabic language, only the labels will be in Arabic whereas the values displayed will be always in English. </w:t>
      </w:r>
    </w:p>
    <w:p w14:paraId="45C0FFD0" w14:textId="167A5E0F" w:rsidR="004C6834" w:rsidRPr="000D1B90" w:rsidRDefault="004C6834" w:rsidP="00816B83">
      <w:pPr>
        <w:pStyle w:val="ListParagraph"/>
        <w:numPr>
          <w:ilvl w:val="0"/>
          <w:numId w:val="8"/>
        </w:numPr>
        <w:rPr>
          <w:rFonts w:cstheme="minorHAnsi"/>
          <w:sz w:val="22"/>
          <w:szCs w:val="22"/>
        </w:rPr>
      </w:pPr>
      <w:r w:rsidRPr="000D1B90">
        <w:rPr>
          <w:rFonts w:cstheme="minorHAnsi"/>
          <w:sz w:val="22"/>
          <w:szCs w:val="22"/>
        </w:rPr>
        <w:t xml:space="preserve">Scripts in all configured languages should be listed on admin module where bank </w:t>
      </w:r>
      <w:r w:rsidR="008A4C84" w:rsidRPr="000D1B90">
        <w:rPr>
          <w:rFonts w:cstheme="minorHAnsi"/>
          <w:sz w:val="22"/>
          <w:szCs w:val="22"/>
        </w:rPr>
        <w:t>can modify</w:t>
      </w:r>
      <w:r w:rsidRPr="000D1B90">
        <w:rPr>
          <w:rFonts w:cstheme="minorHAnsi"/>
          <w:sz w:val="22"/>
          <w:szCs w:val="22"/>
        </w:rPr>
        <w:t xml:space="preserve"> any script or error messages </w:t>
      </w:r>
    </w:p>
    <w:p w14:paraId="1822B55E" w14:textId="1546E8DC" w:rsidR="004C6834" w:rsidRPr="000D1B90" w:rsidRDefault="004C6834" w:rsidP="00816B83">
      <w:pPr>
        <w:pStyle w:val="ListParagraph"/>
        <w:numPr>
          <w:ilvl w:val="0"/>
          <w:numId w:val="8"/>
        </w:numPr>
        <w:rPr>
          <w:rFonts w:cstheme="minorHAnsi"/>
          <w:sz w:val="22"/>
          <w:szCs w:val="22"/>
        </w:rPr>
      </w:pPr>
      <w:r w:rsidRPr="000D1B90">
        <w:rPr>
          <w:rFonts w:cstheme="minorHAnsi"/>
          <w:sz w:val="22"/>
          <w:szCs w:val="22"/>
        </w:rPr>
        <w:t>English is the defaulted language for the customer</w:t>
      </w:r>
      <w:r w:rsidR="00D66FA4" w:rsidRPr="000D1B90">
        <w:rPr>
          <w:rFonts w:cstheme="minorHAnsi"/>
          <w:sz w:val="22"/>
          <w:szCs w:val="22"/>
        </w:rPr>
        <w:t>.</w:t>
      </w:r>
    </w:p>
    <w:p w14:paraId="069492B8" w14:textId="77777777" w:rsidR="0041711F" w:rsidRPr="000D1B90" w:rsidRDefault="004C6834" w:rsidP="00816B83">
      <w:pPr>
        <w:pStyle w:val="ListParagraph"/>
        <w:numPr>
          <w:ilvl w:val="0"/>
          <w:numId w:val="8"/>
        </w:numPr>
        <w:rPr>
          <w:rFonts w:cstheme="minorHAnsi"/>
          <w:sz w:val="22"/>
          <w:szCs w:val="22"/>
        </w:rPr>
      </w:pPr>
      <w:r w:rsidRPr="000D1B90">
        <w:rPr>
          <w:rFonts w:cstheme="minorHAnsi"/>
          <w:sz w:val="22"/>
          <w:szCs w:val="22"/>
        </w:rPr>
        <w:t xml:space="preserve">Customer can set any configured language as favorite language, then it will save for the next login in all digital channels  </w:t>
      </w:r>
    </w:p>
    <w:p w14:paraId="0CCD5FD5" w14:textId="5C5FFBB7" w:rsidR="0060279E" w:rsidRPr="000D1B90" w:rsidRDefault="0060279E" w:rsidP="00816B83">
      <w:pPr>
        <w:pStyle w:val="ListParagraph"/>
        <w:numPr>
          <w:ilvl w:val="0"/>
          <w:numId w:val="8"/>
        </w:numPr>
        <w:rPr>
          <w:rFonts w:cstheme="minorHAnsi"/>
          <w:sz w:val="22"/>
          <w:szCs w:val="22"/>
        </w:rPr>
      </w:pPr>
      <w:r w:rsidRPr="000D1B90">
        <w:rPr>
          <w:rFonts w:cstheme="minorHAnsi"/>
          <w:sz w:val="22"/>
          <w:szCs w:val="22"/>
        </w:rPr>
        <w:t>Customer can set the SMS/ Email / Mobile notification language</w:t>
      </w:r>
      <w:r w:rsidR="00D66FA4" w:rsidRPr="000D1B90">
        <w:rPr>
          <w:rFonts w:cstheme="minorHAnsi"/>
          <w:sz w:val="22"/>
          <w:szCs w:val="22"/>
        </w:rPr>
        <w:t>.</w:t>
      </w:r>
    </w:p>
    <w:p w14:paraId="308C04C7" w14:textId="2C79289C" w:rsidR="00970433" w:rsidRDefault="00970433" w:rsidP="00816B83">
      <w:pPr>
        <w:pStyle w:val="Heading1"/>
        <w:numPr>
          <w:ilvl w:val="0"/>
          <w:numId w:val="4"/>
        </w:numPr>
        <w:jc w:val="both"/>
        <w:rPr>
          <w:rFonts w:cstheme="minorHAnsi"/>
          <w:sz w:val="24"/>
          <w:szCs w:val="24"/>
        </w:rPr>
      </w:pPr>
      <w:bookmarkStart w:id="10" w:name="_Toc117274554"/>
      <w:r>
        <w:rPr>
          <w:rFonts w:cstheme="minorHAnsi"/>
          <w:sz w:val="24"/>
          <w:szCs w:val="24"/>
        </w:rPr>
        <w:t>Second Factor Authentications</w:t>
      </w:r>
      <w:bookmarkEnd w:id="10"/>
    </w:p>
    <w:p w14:paraId="539749CA" w14:textId="2AF4956A" w:rsidR="00970433" w:rsidRPr="000D1B90" w:rsidRDefault="00970433" w:rsidP="00816B83">
      <w:pPr>
        <w:pStyle w:val="ListParagraph"/>
        <w:numPr>
          <w:ilvl w:val="0"/>
          <w:numId w:val="8"/>
        </w:numPr>
        <w:rPr>
          <w:rFonts w:cstheme="minorHAnsi"/>
          <w:sz w:val="22"/>
          <w:szCs w:val="22"/>
        </w:rPr>
      </w:pPr>
      <w:r w:rsidRPr="000D1B90">
        <w:rPr>
          <w:rFonts w:cstheme="minorHAnsi"/>
          <w:sz w:val="22"/>
          <w:szCs w:val="22"/>
        </w:rPr>
        <w:t xml:space="preserve">The second factor authentication is used to verify and execute any transactions within the application irrespective of </w:t>
      </w:r>
      <w:proofErr w:type="spellStart"/>
      <w:r w:rsidRPr="000D1B90">
        <w:rPr>
          <w:rFonts w:cstheme="minorHAnsi"/>
          <w:sz w:val="22"/>
          <w:szCs w:val="22"/>
        </w:rPr>
        <w:t>prelogin</w:t>
      </w:r>
      <w:proofErr w:type="spellEnd"/>
      <w:r w:rsidRPr="000D1B90">
        <w:rPr>
          <w:rFonts w:cstheme="minorHAnsi"/>
          <w:sz w:val="22"/>
          <w:szCs w:val="22"/>
        </w:rPr>
        <w:t xml:space="preserve"> or post login transactions.</w:t>
      </w:r>
    </w:p>
    <w:p w14:paraId="7A0E356A" w14:textId="0485CF73" w:rsidR="00970433" w:rsidRPr="000D1B90" w:rsidRDefault="00970433" w:rsidP="00816B83">
      <w:pPr>
        <w:pStyle w:val="ListParagraph"/>
        <w:numPr>
          <w:ilvl w:val="0"/>
          <w:numId w:val="8"/>
        </w:numPr>
        <w:rPr>
          <w:rFonts w:cstheme="minorHAnsi"/>
          <w:sz w:val="22"/>
          <w:szCs w:val="22"/>
        </w:rPr>
      </w:pPr>
      <w:r w:rsidRPr="000D1B90">
        <w:rPr>
          <w:rFonts w:cstheme="minorHAnsi"/>
          <w:sz w:val="22"/>
          <w:szCs w:val="22"/>
        </w:rPr>
        <w:t xml:space="preserve">The different type of second factor </w:t>
      </w:r>
      <w:r w:rsidR="00047862" w:rsidRPr="000D1B90">
        <w:rPr>
          <w:rFonts w:cstheme="minorHAnsi"/>
          <w:sz w:val="22"/>
          <w:szCs w:val="22"/>
        </w:rPr>
        <w:t>authentication includes the following:</w:t>
      </w:r>
    </w:p>
    <w:p w14:paraId="2F0AE102" w14:textId="7AFA105B" w:rsidR="00047862" w:rsidRPr="000D1B90" w:rsidRDefault="00047862" w:rsidP="00816B83">
      <w:pPr>
        <w:pStyle w:val="ListParagraph"/>
        <w:numPr>
          <w:ilvl w:val="1"/>
          <w:numId w:val="8"/>
        </w:numPr>
        <w:rPr>
          <w:rFonts w:cstheme="minorHAnsi"/>
          <w:sz w:val="22"/>
          <w:szCs w:val="22"/>
        </w:rPr>
      </w:pPr>
      <w:r w:rsidRPr="000D1B90">
        <w:rPr>
          <w:rFonts w:cstheme="minorHAnsi"/>
          <w:sz w:val="22"/>
          <w:szCs w:val="22"/>
        </w:rPr>
        <w:t>One Time Password (OTP)</w:t>
      </w:r>
    </w:p>
    <w:p w14:paraId="01D23D79" w14:textId="57A5B605" w:rsidR="00047862" w:rsidRPr="000D1B90" w:rsidRDefault="00047862" w:rsidP="00816B83">
      <w:pPr>
        <w:pStyle w:val="ListParagraph"/>
        <w:numPr>
          <w:ilvl w:val="1"/>
          <w:numId w:val="8"/>
        </w:numPr>
        <w:rPr>
          <w:rFonts w:cstheme="minorHAnsi"/>
          <w:sz w:val="22"/>
          <w:szCs w:val="22"/>
        </w:rPr>
      </w:pPr>
      <w:r w:rsidRPr="000D1B90">
        <w:rPr>
          <w:rFonts w:cstheme="minorHAnsi"/>
          <w:sz w:val="22"/>
          <w:szCs w:val="22"/>
        </w:rPr>
        <w:t>Transaction PIN</w:t>
      </w:r>
    </w:p>
    <w:p w14:paraId="67716C40" w14:textId="46C33F62" w:rsidR="00047862" w:rsidRPr="000D1B90" w:rsidRDefault="00047862" w:rsidP="00816B83">
      <w:pPr>
        <w:pStyle w:val="ListParagraph"/>
        <w:numPr>
          <w:ilvl w:val="1"/>
          <w:numId w:val="8"/>
        </w:numPr>
        <w:rPr>
          <w:rFonts w:cstheme="minorHAnsi"/>
          <w:sz w:val="22"/>
          <w:szCs w:val="22"/>
        </w:rPr>
      </w:pPr>
      <w:r w:rsidRPr="000D1B90">
        <w:rPr>
          <w:rFonts w:cstheme="minorHAnsi"/>
          <w:sz w:val="22"/>
          <w:szCs w:val="22"/>
        </w:rPr>
        <w:t>Biometric</w:t>
      </w:r>
    </w:p>
    <w:p w14:paraId="57881B16" w14:textId="77777777" w:rsidR="00047862" w:rsidRPr="000D1B90" w:rsidRDefault="00970433" w:rsidP="00816B83">
      <w:pPr>
        <w:pStyle w:val="ListParagraph"/>
        <w:numPr>
          <w:ilvl w:val="0"/>
          <w:numId w:val="8"/>
        </w:numPr>
        <w:rPr>
          <w:rFonts w:cstheme="minorHAnsi"/>
          <w:sz w:val="22"/>
          <w:szCs w:val="22"/>
        </w:rPr>
      </w:pPr>
      <w:r w:rsidRPr="000D1B90">
        <w:rPr>
          <w:rFonts w:cstheme="minorHAnsi"/>
          <w:sz w:val="22"/>
          <w:szCs w:val="22"/>
        </w:rPr>
        <w:t>By default</w:t>
      </w:r>
      <w:r w:rsidR="00047862" w:rsidRPr="000D1B90">
        <w:rPr>
          <w:rFonts w:cstheme="minorHAnsi"/>
          <w:sz w:val="22"/>
          <w:szCs w:val="22"/>
        </w:rPr>
        <w:t>,</w:t>
      </w:r>
      <w:r w:rsidRPr="000D1B90">
        <w:rPr>
          <w:rFonts w:cstheme="minorHAnsi"/>
          <w:sz w:val="22"/>
          <w:szCs w:val="22"/>
        </w:rPr>
        <w:t xml:space="preserve"> the configurations </w:t>
      </w:r>
      <w:r w:rsidR="00047862" w:rsidRPr="000D1B90">
        <w:rPr>
          <w:rFonts w:cstheme="minorHAnsi"/>
          <w:sz w:val="22"/>
          <w:szCs w:val="22"/>
        </w:rPr>
        <w:t xml:space="preserve">request by bank team </w:t>
      </w:r>
      <w:r w:rsidRPr="000D1B90">
        <w:rPr>
          <w:rFonts w:cstheme="minorHAnsi"/>
          <w:sz w:val="22"/>
          <w:szCs w:val="22"/>
        </w:rPr>
        <w:t xml:space="preserve">are </w:t>
      </w:r>
      <w:r w:rsidR="00047862" w:rsidRPr="000D1B90">
        <w:rPr>
          <w:rFonts w:cstheme="minorHAnsi"/>
          <w:sz w:val="22"/>
          <w:szCs w:val="22"/>
        </w:rPr>
        <w:t>the following:</w:t>
      </w:r>
    </w:p>
    <w:p w14:paraId="4013FD8F" w14:textId="77777777" w:rsidR="00816B83" w:rsidRPr="000D1B90" w:rsidRDefault="00970433" w:rsidP="00816B83">
      <w:pPr>
        <w:pStyle w:val="ListParagraph"/>
        <w:numPr>
          <w:ilvl w:val="1"/>
          <w:numId w:val="8"/>
        </w:numPr>
        <w:rPr>
          <w:rFonts w:cstheme="minorHAnsi"/>
          <w:sz w:val="22"/>
          <w:szCs w:val="22"/>
        </w:rPr>
      </w:pPr>
      <w:r w:rsidRPr="000D1B90">
        <w:rPr>
          <w:rFonts w:cstheme="minorHAnsi"/>
          <w:sz w:val="22"/>
          <w:szCs w:val="22"/>
        </w:rPr>
        <w:t xml:space="preserve">OTP for </w:t>
      </w:r>
      <w:r w:rsidR="00816B83" w:rsidRPr="000D1B90">
        <w:rPr>
          <w:rFonts w:cstheme="minorHAnsi"/>
          <w:sz w:val="22"/>
          <w:szCs w:val="22"/>
        </w:rPr>
        <w:t>the following:</w:t>
      </w:r>
    </w:p>
    <w:p w14:paraId="72B706BB" w14:textId="77777777" w:rsidR="00816B83" w:rsidRPr="000D1B90" w:rsidRDefault="00F15E66" w:rsidP="00816B83">
      <w:pPr>
        <w:pStyle w:val="ListParagraph"/>
        <w:numPr>
          <w:ilvl w:val="2"/>
          <w:numId w:val="8"/>
        </w:numPr>
        <w:rPr>
          <w:rFonts w:cstheme="minorHAnsi"/>
          <w:sz w:val="22"/>
          <w:szCs w:val="22"/>
        </w:rPr>
      </w:pPr>
      <w:r w:rsidRPr="000D1B90">
        <w:rPr>
          <w:rFonts w:cstheme="minorHAnsi"/>
          <w:sz w:val="22"/>
          <w:szCs w:val="22"/>
        </w:rPr>
        <w:t>Registration</w:t>
      </w:r>
    </w:p>
    <w:p w14:paraId="01B6D4A2" w14:textId="77777777" w:rsidR="00816B83" w:rsidRPr="000D1B90" w:rsidRDefault="00F15E66" w:rsidP="00816B83">
      <w:pPr>
        <w:pStyle w:val="ListParagraph"/>
        <w:numPr>
          <w:ilvl w:val="2"/>
          <w:numId w:val="8"/>
        </w:numPr>
        <w:rPr>
          <w:rFonts w:cstheme="minorHAnsi"/>
          <w:sz w:val="22"/>
          <w:szCs w:val="22"/>
        </w:rPr>
      </w:pPr>
      <w:r w:rsidRPr="000D1B90">
        <w:rPr>
          <w:rFonts w:cstheme="minorHAnsi"/>
          <w:sz w:val="22"/>
          <w:szCs w:val="22"/>
        </w:rPr>
        <w:t>Forgot Username</w:t>
      </w:r>
    </w:p>
    <w:p w14:paraId="55AC89EF" w14:textId="77777777" w:rsidR="00816B83" w:rsidRPr="000D1B90" w:rsidRDefault="00F15E66" w:rsidP="00816B83">
      <w:pPr>
        <w:pStyle w:val="ListParagraph"/>
        <w:numPr>
          <w:ilvl w:val="2"/>
          <w:numId w:val="8"/>
        </w:numPr>
        <w:rPr>
          <w:rFonts w:cstheme="minorHAnsi"/>
          <w:sz w:val="22"/>
          <w:szCs w:val="22"/>
        </w:rPr>
      </w:pPr>
      <w:r w:rsidRPr="000D1B90">
        <w:rPr>
          <w:rFonts w:cstheme="minorHAnsi"/>
          <w:sz w:val="22"/>
          <w:szCs w:val="22"/>
        </w:rPr>
        <w:t>Forgot Password</w:t>
      </w:r>
    </w:p>
    <w:p w14:paraId="138F88B5" w14:textId="77777777" w:rsidR="00816B83" w:rsidRPr="000D1B90" w:rsidRDefault="00F15E66" w:rsidP="00816B83">
      <w:pPr>
        <w:pStyle w:val="ListParagraph"/>
        <w:numPr>
          <w:ilvl w:val="2"/>
          <w:numId w:val="8"/>
        </w:numPr>
        <w:rPr>
          <w:rFonts w:cstheme="minorHAnsi"/>
          <w:sz w:val="22"/>
          <w:szCs w:val="22"/>
        </w:rPr>
      </w:pPr>
      <w:r w:rsidRPr="000D1B90">
        <w:rPr>
          <w:rFonts w:cstheme="minorHAnsi"/>
          <w:sz w:val="22"/>
          <w:szCs w:val="22"/>
        </w:rPr>
        <w:lastRenderedPageBreak/>
        <w:t xml:space="preserve">Update Mobile Number and </w:t>
      </w:r>
    </w:p>
    <w:p w14:paraId="17EC2139" w14:textId="57347C40" w:rsidR="00970433" w:rsidRPr="000D1B90" w:rsidRDefault="00F15E66" w:rsidP="00816B83">
      <w:pPr>
        <w:pStyle w:val="ListParagraph"/>
        <w:numPr>
          <w:ilvl w:val="2"/>
          <w:numId w:val="8"/>
        </w:numPr>
        <w:rPr>
          <w:rFonts w:cstheme="minorHAnsi"/>
          <w:sz w:val="22"/>
          <w:szCs w:val="22"/>
        </w:rPr>
      </w:pPr>
      <w:r w:rsidRPr="000D1B90">
        <w:rPr>
          <w:rFonts w:cstheme="minorHAnsi"/>
          <w:sz w:val="22"/>
          <w:szCs w:val="22"/>
        </w:rPr>
        <w:t>Update Email Address.</w:t>
      </w:r>
    </w:p>
    <w:p w14:paraId="5E36DADA" w14:textId="77777777" w:rsidR="00816B83" w:rsidRPr="000D1B90" w:rsidRDefault="00F15E66" w:rsidP="00816B83">
      <w:pPr>
        <w:pStyle w:val="ListParagraph"/>
        <w:numPr>
          <w:ilvl w:val="1"/>
          <w:numId w:val="8"/>
        </w:numPr>
        <w:rPr>
          <w:rFonts w:cstheme="minorHAnsi"/>
          <w:sz w:val="22"/>
          <w:szCs w:val="22"/>
        </w:rPr>
      </w:pPr>
      <w:r w:rsidRPr="000D1B90">
        <w:rPr>
          <w:rFonts w:cstheme="minorHAnsi"/>
          <w:sz w:val="22"/>
          <w:szCs w:val="22"/>
        </w:rPr>
        <w:t>Transaction PIN for</w:t>
      </w:r>
      <w:r w:rsidR="00816B83" w:rsidRPr="000D1B90">
        <w:rPr>
          <w:rFonts w:cstheme="minorHAnsi"/>
          <w:sz w:val="22"/>
          <w:szCs w:val="22"/>
        </w:rPr>
        <w:t xml:space="preserve"> the following:</w:t>
      </w:r>
    </w:p>
    <w:p w14:paraId="1DC61FB5" w14:textId="7976D899" w:rsidR="00F15E66" w:rsidRPr="000D1B90" w:rsidRDefault="00816B83" w:rsidP="00816B83">
      <w:pPr>
        <w:pStyle w:val="ListParagraph"/>
        <w:numPr>
          <w:ilvl w:val="2"/>
          <w:numId w:val="8"/>
        </w:numPr>
        <w:rPr>
          <w:rFonts w:cstheme="minorHAnsi"/>
          <w:sz w:val="22"/>
          <w:szCs w:val="22"/>
        </w:rPr>
      </w:pPr>
      <w:r w:rsidRPr="000D1B90">
        <w:rPr>
          <w:rFonts w:cstheme="minorHAnsi"/>
          <w:sz w:val="22"/>
          <w:szCs w:val="22"/>
        </w:rPr>
        <w:t>Fund Transfers</w:t>
      </w:r>
    </w:p>
    <w:p w14:paraId="4AB4CE72" w14:textId="77777777" w:rsidR="00816B83" w:rsidRPr="000D1B90" w:rsidRDefault="00816B83" w:rsidP="00816B83">
      <w:pPr>
        <w:pStyle w:val="ListParagraph"/>
        <w:numPr>
          <w:ilvl w:val="2"/>
          <w:numId w:val="8"/>
        </w:numPr>
        <w:rPr>
          <w:rFonts w:cstheme="minorHAnsi"/>
          <w:sz w:val="22"/>
          <w:szCs w:val="22"/>
        </w:rPr>
      </w:pPr>
      <w:r w:rsidRPr="000D1B90">
        <w:rPr>
          <w:rFonts w:cstheme="minorHAnsi"/>
          <w:sz w:val="22"/>
          <w:szCs w:val="22"/>
        </w:rPr>
        <w:t>Card Payments</w:t>
      </w:r>
    </w:p>
    <w:p w14:paraId="111C371C" w14:textId="15465D33" w:rsidR="00816B83" w:rsidRPr="000D1B90" w:rsidRDefault="00816B83" w:rsidP="00816B83">
      <w:pPr>
        <w:pStyle w:val="ListParagraph"/>
        <w:numPr>
          <w:ilvl w:val="2"/>
          <w:numId w:val="8"/>
        </w:numPr>
        <w:rPr>
          <w:rFonts w:cstheme="minorHAnsi"/>
          <w:sz w:val="22"/>
          <w:szCs w:val="22"/>
        </w:rPr>
      </w:pPr>
      <w:r w:rsidRPr="000D1B90">
        <w:rPr>
          <w:rFonts w:cstheme="minorHAnsi"/>
          <w:sz w:val="22"/>
          <w:szCs w:val="22"/>
        </w:rPr>
        <w:t>Add, Edit and Delete Beneficiaries</w:t>
      </w:r>
      <w:r w:rsidR="00D93691">
        <w:rPr>
          <w:rFonts w:cstheme="minorHAnsi"/>
          <w:sz w:val="22"/>
          <w:szCs w:val="22"/>
        </w:rPr>
        <w:t xml:space="preserve"> and</w:t>
      </w:r>
      <w:r w:rsidRPr="000D1B90">
        <w:rPr>
          <w:rFonts w:cstheme="minorHAnsi"/>
          <w:sz w:val="22"/>
          <w:szCs w:val="22"/>
        </w:rPr>
        <w:t xml:space="preserve"> Future Payments</w:t>
      </w:r>
    </w:p>
    <w:p w14:paraId="2078A94D" w14:textId="5CD867AB" w:rsidR="00816B83" w:rsidRPr="000D1B90" w:rsidRDefault="00816B83" w:rsidP="00816B83">
      <w:pPr>
        <w:pStyle w:val="ListParagraph"/>
        <w:numPr>
          <w:ilvl w:val="2"/>
          <w:numId w:val="8"/>
        </w:numPr>
        <w:rPr>
          <w:rFonts w:cstheme="minorHAnsi"/>
          <w:sz w:val="22"/>
          <w:szCs w:val="22"/>
        </w:rPr>
      </w:pPr>
      <w:r w:rsidRPr="000D1B90">
        <w:rPr>
          <w:rFonts w:cstheme="minorHAnsi"/>
          <w:sz w:val="22"/>
          <w:szCs w:val="22"/>
        </w:rPr>
        <w:t>Debit Card Features</w:t>
      </w:r>
    </w:p>
    <w:p w14:paraId="33C48422" w14:textId="555EF737" w:rsidR="00816B83" w:rsidRPr="000D1B90" w:rsidRDefault="00816B83" w:rsidP="00816B83">
      <w:pPr>
        <w:pStyle w:val="ListParagraph"/>
        <w:numPr>
          <w:ilvl w:val="2"/>
          <w:numId w:val="8"/>
        </w:numPr>
        <w:rPr>
          <w:rFonts w:cstheme="minorHAnsi"/>
          <w:sz w:val="22"/>
          <w:szCs w:val="22"/>
        </w:rPr>
      </w:pPr>
      <w:r w:rsidRPr="000D1B90">
        <w:rPr>
          <w:rFonts w:cstheme="minorHAnsi"/>
          <w:sz w:val="22"/>
          <w:szCs w:val="22"/>
        </w:rPr>
        <w:t>Credit Card Features</w:t>
      </w:r>
    </w:p>
    <w:p w14:paraId="021BDD97" w14:textId="253D8F23" w:rsidR="00816B83" w:rsidRPr="000D1B90" w:rsidRDefault="00816B83" w:rsidP="00816B83">
      <w:pPr>
        <w:pStyle w:val="ListParagraph"/>
        <w:numPr>
          <w:ilvl w:val="2"/>
          <w:numId w:val="8"/>
        </w:numPr>
        <w:rPr>
          <w:rFonts w:cstheme="minorHAnsi"/>
          <w:sz w:val="22"/>
          <w:szCs w:val="22"/>
        </w:rPr>
      </w:pPr>
      <w:r w:rsidRPr="000D1B90">
        <w:rPr>
          <w:rFonts w:cstheme="minorHAnsi"/>
          <w:sz w:val="22"/>
          <w:szCs w:val="22"/>
        </w:rPr>
        <w:t>Profile Update features</w:t>
      </w:r>
    </w:p>
    <w:p w14:paraId="2801ACCD" w14:textId="76233EE2" w:rsidR="00816B83" w:rsidRDefault="00816B83" w:rsidP="00816B83">
      <w:pPr>
        <w:pStyle w:val="Heading2"/>
        <w:numPr>
          <w:ilvl w:val="1"/>
          <w:numId w:val="4"/>
        </w:numPr>
        <w:rPr>
          <w:sz w:val="24"/>
          <w:szCs w:val="24"/>
        </w:rPr>
      </w:pPr>
      <w:bookmarkStart w:id="11" w:name="_Toc117274555"/>
      <w:r w:rsidRPr="00816B83">
        <w:rPr>
          <w:sz w:val="24"/>
          <w:szCs w:val="24"/>
        </w:rPr>
        <w:t>One Time Password</w:t>
      </w:r>
      <w:bookmarkEnd w:id="11"/>
    </w:p>
    <w:p w14:paraId="005C2017" w14:textId="48651389" w:rsidR="00816B83" w:rsidRPr="000D1B90" w:rsidRDefault="00816B83" w:rsidP="00816B83">
      <w:pPr>
        <w:pStyle w:val="ListParagraph"/>
        <w:numPr>
          <w:ilvl w:val="0"/>
          <w:numId w:val="8"/>
        </w:numPr>
        <w:rPr>
          <w:rFonts w:cstheme="minorHAnsi"/>
          <w:sz w:val="22"/>
          <w:szCs w:val="22"/>
        </w:rPr>
      </w:pPr>
      <w:r w:rsidRPr="000D1B90">
        <w:rPr>
          <w:rFonts w:cstheme="minorHAnsi"/>
          <w:sz w:val="22"/>
          <w:szCs w:val="22"/>
        </w:rPr>
        <w:t xml:space="preserve">The </w:t>
      </w:r>
      <w:r w:rsidR="0033080A" w:rsidRPr="000D1B90">
        <w:rPr>
          <w:rFonts w:cstheme="minorHAnsi"/>
          <w:sz w:val="22"/>
          <w:szCs w:val="22"/>
        </w:rPr>
        <w:t>OTP screen includes the following details:</w:t>
      </w:r>
    </w:p>
    <w:p w14:paraId="2231FA82" w14:textId="0E427E7B" w:rsidR="0033080A" w:rsidRPr="000D1B90" w:rsidRDefault="0033080A" w:rsidP="0033080A">
      <w:pPr>
        <w:pStyle w:val="ListParagraph"/>
        <w:numPr>
          <w:ilvl w:val="1"/>
          <w:numId w:val="8"/>
        </w:numPr>
        <w:rPr>
          <w:rFonts w:cstheme="minorHAnsi"/>
          <w:sz w:val="22"/>
          <w:szCs w:val="22"/>
        </w:rPr>
      </w:pPr>
      <w:r w:rsidRPr="000D1B90">
        <w:rPr>
          <w:rFonts w:cstheme="minorHAnsi"/>
          <w:sz w:val="22"/>
          <w:szCs w:val="22"/>
        </w:rPr>
        <w:t>Enter OTP – User needs to enter the OTP sent to the registered mobile number or email address</w:t>
      </w:r>
      <w:r w:rsidR="00567AC7" w:rsidRPr="000D1B90">
        <w:rPr>
          <w:rFonts w:cstheme="minorHAnsi"/>
          <w:sz w:val="22"/>
          <w:szCs w:val="22"/>
        </w:rPr>
        <w:t>.</w:t>
      </w:r>
    </w:p>
    <w:p w14:paraId="3F8B57DD" w14:textId="67AF62CE" w:rsidR="00567AC7" w:rsidRPr="000D1B90" w:rsidRDefault="00193C73" w:rsidP="0033080A">
      <w:pPr>
        <w:pStyle w:val="ListParagraph"/>
        <w:numPr>
          <w:ilvl w:val="1"/>
          <w:numId w:val="8"/>
        </w:numPr>
        <w:rPr>
          <w:rFonts w:cstheme="minorHAnsi"/>
          <w:sz w:val="22"/>
          <w:szCs w:val="22"/>
        </w:rPr>
      </w:pPr>
      <w:r w:rsidRPr="000D1B90">
        <w:rPr>
          <w:rFonts w:cstheme="minorHAnsi"/>
          <w:sz w:val="22"/>
          <w:szCs w:val="22"/>
        </w:rPr>
        <w:t>Regenerate</w:t>
      </w:r>
      <w:r w:rsidR="00567AC7" w:rsidRPr="000D1B90">
        <w:rPr>
          <w:rFonts w:cstheme="minorHAnsi"/>
          <w:sz w:val="22"/>
          <w:szCs w:val="22"/>
        </w:rPr>
        <w:t xml:space="preserve"> OTP – User can regenerate the OTP after the configured expired time. </w:t>
      </w:r>
    </w:p>
    <w:p w14:paraId="0CD0B4DF" w14:textId="0446193E" w:rsidR="00193C73" w:rsidRPr="000D1B90" w:rsidRDefault="00567AC7" w:rsidP="00F31A86">
      <w:pPr>
        <w:pStyle w:val="ListParagraph"/>
        <w:numPr>
          <w:ilvl w:val="1"/>
          <w:numId w:val="8"/>
        </w:numPr>
        <w:rPr>
          <w:rFonts w:cstheme="minorHAnsi"/>
          <w:sz w:val="22"/>
          <w:szCs w:val="22"/>
        </w:rPr>
      </w:pPr>
      <w:r w:rsidRPr="000D1B90">
        <w:rPr>
          <w:rFonts w:cstheme="minorHAnsi"/>
          <w:sz w:val="22"/>
          <w:szCs w:val="22"/>
        </w:rPr>
        <w:t>The number times to regenerate the OTP also will be configured.</w:t>
      </w:r>
    </w:p>
    <w:p w14:paraId="1010524F" w14:textId="77777777" w:rsidR="00816B83" w:rsidRPr="00816B83" w:rsidRDefault="00816B83" w:rsidP="00816B83"/>
    <w:p w14:paraId="308377A4" w14:textId="4A1B24EE" w:rsidR="00816B83" w:rsidRDefault="00816B83" w:rsidP="00816B83">
      <w:pPr>
        <w:pStyle w:val="Heading2"/>
        <w:numPr>
          <w:ilvl w:val="1"/>
          <w:numId w:val="4"/>
        </w:numPr>
        <w:rPr>
          <w:sz w:val="24"/>
          <w:szCs w:val="24"/>
        </w:rPr>
      </w:pPr>
      <w:bookmarkStart w:id="12" w:name="_Toc117274556"/>
      <w:r w:rsidRPr="00816B83">
        <w:rPr>
          <w:sz w:val="24"/>
          <w:szCs w:val="24"/>
        </w:rPr>
        <w:t>Transaction PIN</w:t>
      </w:r>
      <w:bookmarkEnd w:id="12"/>
    </w:p>
    <w:p w14:paraId="69C09040" w14:textId="2F458CE7" w:rsidR="00193C73" w:rsidRPr="000D1B90" w:rsidRDefault="00193C73" w:rsidP="00193C73">
      <w:pPr>
        <w:pStyle w:val="ListParagraph"/>
        <w:numPr>
          <w:ilvl w:val="0"/>
          <w:numId w:val="8"/>
        </w:numPr>
        <w:rPr>
          <w:rFonts w:cstheme="minorHAnsi"/>
          <w:sz w:val="22"/>
          <w:szCs w:val="22"/>
        </w:rPr>
      </w:pPr>
      <w:r w:rsidRPr="000D1B90">
        <w:rPr>
          <w:rFonts w:cstheme="minorHAnsi"/>
          <w:sz w:val="22"/>
          <w:szCs w:val="22"/>
        </w:rPr>
        <w:t>The Transaction PIN screen includes the following details:</w:t>
      </w:r>
    </w:p>
    <w:p w14:paraId="1B6AC4EA" w14:textId="3C6685B8" w:rsidR="00193C73" w:rsidRPr="000D1B90" w:rsidRDefault="00193C73" w:rsidP="00193C73">
      <w:pPr>
        <w:pStyle w:val="ListParagraph"/>
        <w:numPr>
          <w:ilvl w:val="1"/>
          <w:numId w:val="8"/>
        </w:numPr>
        <w:rPr>
          <w:rFonts w:cstheme="minorHAnsi"/>
          <w:sz w:val="22"/>
          <w:szCs w:val="22"/>
        </w:rPr>
      </w:pPr>
      <w:r w:rsidRPr="000D1B90">
        <w:rPr>
          <w:rFonts w:cstheme="minorHAnsi"/>
          <w:sz w:val="22"/>
          <w:szCs w:val="22"/>
        </w:rPr>
        <w:t>Enter Transaction PIN – User needs to enter the transaction PIN.</w:t>
      </w:r>
    </w:p>
    <w:p w14:paraId="6A10FA6E" w14:textId="0579FAC8" w:rsidR="00193C73" w:rsidRPr="000D1B90" w:rsidRDefault="00193C73" w:rsidP="00193C73">
      <w:pPr>
        <w:pStyle w:val="ListParagraph"/>
        <w:numPr>
          <w:ilvl w:val="1"/>
          <w:numId w:val="8"/>
        </w:numPr>
        <w:rPr>
          <w:rFonts w:cstheme="minorHAnsi"/>
          <w:sz w:val="22"/>
          <w:szCs w:val="22"/>
        </w:rPr>
      </w:pPr>
      <w:r w:rsidRPr="000D1B90">
        <w:rPr>
          <w:rFonts w:cstheme="minorHAnsi"/>
          <w:sz w:val="22"/>
          <w:szCs w:val="22"/>
        </w:rPr>
        <w:t xml:space="preserve">Forgot Transaction PIN – User can reset the transaction PIN from the settings options </w:t>
      </w:r>
    </w:p>
    <w:p w14:paraId="28643B5C" w14:textId="1C102B13" w:rsidR="00193C73" w:rsidRPr="000D1B90" w:rsidRDefault="00193C73" w:rsidP="00193C73">
      <w:pPr>
        <w:pStyle w:val="ListParagraph"/>
        <w:numPr>
          <w:ilvl w:val="0"/>
          <w:numId w:val="8"/>
        </w:numPr>
        <w:rPr>
          <w:rFonts w:cstheme="minorHAnsi"/>
          <w:sz w:val="22"/>
          <w:szCs w:val="22"/>
        </w:rPr>
      </w:pPr>
      <w:r w:rsidRPr="000D1B90">
        <w:rPr>
          <w:rFonts w:cstheme="minorHAnsi"/>
          <w:sz w:val="22"/>
          <w:szCs w:val="22"/>
        </w:rPr>
        <w:t>All the transaction</w:t>
      </w:r>
      <w:r w:rsidR="004E7DDB" w:rsidRPr="000D1B90">
        <w:rPr>
          <w:rFonts w:cstheme="minorHAnsi"/>
          <w:sz w:val="22"/>
          <w:szCs w:val="22"/>
        </w:rPr>
        <w:t>s</w:t>
      </w:r>
      <w:r w:rsidRPr="000D1B90">
        <w:rPr>
          <w:rFonts w:cstheme="minorHAnsi"/>
          <w:sz w:val="22"/>
          <w:szCs w:val="22"/>
        </w:rPr>
        <w:t xml:space="preserve"> temporary block time to be configured once the transaction PIN is reset. </w:t>
      </w:r>
    </w:p>
    <w:p w14:paraId="5D2577CE" w14:textId="77777777" w:rsidR="00816B83" w:rsidRPr="00816B83" w:rsidRDefault="00816B83" w:rsidP="00816B83"/>
    <w:p w14:paraId="0956E310" w14:textId="761AF643" w:rsidR="004E7DDB" w:rsidRPr="004E7DDB" w:rsidRDefault="00816B83" w:rsidP="00816B83">
      <w:pPr>
        <w:pStyle w:val="Heading2"/>
        <w:numPr>
          <w:ilvl w:val="1"/>
          <w:numId w:val="4"/>
        </w:numPr>
        <w:rPr>
          <w:rFonts w:cstheme="minorHAnsi"/>
          <w:caps w:val="0"/>
          <w:color w:val="FFFFFF" w:themeColor="background1"/>
          <w:sz w:val="24"/>
          <w:szCs w:val="24"/>
        </w:rPr>
      </w:pPr>
      <w:bookmarkStart w:id="13" w:name="_Toc117274557"/>
      <w:r w:rsidRPr="00816B83">
        <w:rPr>
          <w:sz w:val="24"/>
          <w:szCs w:val="24"/>
        </w:rPr>
        <w:t>Biometric</w:t>
      </w:r>
      <w:bookmarkEnd w:id="13"/>
    </w:p>
    <w:p w14:paraId="4B30335D" w14:textId="1E0B581F" w:rsidR="004E7DDB" w:rsidRPr="000D1B90" w:rsidRDefault="004E7DDB" w:rsidP="004E7DDB">
      <w:pPr>
        <w:pStyle w:val="ListParagraph"/>
        <w:numPr>
          <w:ilvl w:val="0"/>
          <w:numId w:val="8"/>
        </w:numPr>
        <w:rPr>
          <w:rFonts w:cstheme="minorHAnsi"/>
          <w:sz w:val="22"/>
          <w:szCs w:val="22"/>
        </w:rPr>
      </w:pPr>
      <w:r w:rsidRPr="000D1B90">
        <w:rPr>
          <w:rFonts w:cstheme="minorHAnsi"/>
          <w:sz w:val="22"/>
          <w:szCs w:val="22"/>
        </w:rPr>
        <w:t>The biometric can be either fingerprint or face recognition.</w:t>
      </w:r>
    </w:p>
    <w:p w14:paraId="321CB182" w14:textId="15C969F8" w:rsidR="004E7DDB" w:rsidRPr="000D1B90" w:rsidRDefault="004E7DDB" w:rsidP="004E7DDB">
      <w:pPr>
        <w:pStyle w:val="ListParagraph"/>
        <w:numPr>
          <w:ilvl w:val="0"/>
          <w:numId w:val="8"/>
        </w:numPr>
        <w:rPr>
          <w:rFonts w:cstheme="minorHAnsi"/>
          <w:sz w:val="22"/>
          <w:szCs w:val="22"/>
        </w:rPr>
      </w:pPr>
      <w:r w:rsidRPr="000D1B90">
        <w:rPr>
          <w:rFonts w:cstheme="minorHAnsi"/>
          <w:sz w:val="22"/>
          <w:szCs w:val="22"/>
        </w:rPr>
        <w:t>If a biometric is configured as second factor authentication, then on launching the authentication screen within a transaction flow the respective biometric option should be invoked immediately rather than taping on the screen.</w:t>
      </w:r>
    </w:p>
    <w:p w14:paraId="333AB72D" w14:textId="05B14836" w:rsidR="007A76D2" w:rsidRDefault="007A76D2" w:rsidP="00816B83">
      <w:pPr>
        <w:pStyle w:val="Heading1"/>
        <w:numPr>
          <w:ilvl w:val="0"/>
          <w:numId w:val="4"/>
        </w:numPr>
        <w:jc w:val="both"/>
        <w:rPr>
          <w:rFonts w:cstheme="minorHAnsi"/>
          <w:sz w:val="24"/>
          <w:szCs w:val="24"/>
        </w:rPr>
      </w:pPr>
      <w:bookmarkStart w:id="14" w:name="_Toc117274558"/>
      <w:r w:rsidRPr="00523887">
        <w:rPr>
          <w:rFonts w:cstheme="minorHAnsi"/>
          <w:sz w:val="24"/>
          <w:szCs w:val="24"/>
        </w:rPr>
        <w:t>User Management</w:t>
      </w:r>
      <w:bookmarkEnd w:id="14"/>
      <w:r w:rsidR="00D60237" w:rsidRPr="00523887">
        <w:rPr>
          <w:rFonts w:cstheme="minorHAnsi"/>
          <w:sz w:val="24"/>
          <w:szCs w:val="24"/>
        </w:rPr>
        <w:t xml:space="preserve"> </w:t>
      </w:r>
    </w:p>
    <w:p w14:paraId="0901395A" w14:textId="5D44B070" w:rsidR="00866649" w:rsidRPr="000D1B90" w:rsidRDefault="00C108CE" w:rsidP="00C108CE">
      <w:pPr>
        <w:ind w:left="360"/>
        <w:jc w:val="both"/>
        <w:rPr>
          <w:rFonts w:cstheme="minorHAnsi"/>
          <w:sz w:val="22"/>
          <w:szCs w:val="22"/>
        </w:rPr>
      </w:pPr>
      <w:r w:rsidRPr="000D1B90">
        <w:rPr>
          <w:rFonts w:cstheme="minorHAnsi"/>
          <w:b/>
          <w:bCs/>
          <w:sz w:val="22"/>
          <w:szCs w:val="22"/>
        </w:rPr>
        <w:t>Note:</w:t>
      </w:r>
      <w:r w:rsidRPr="000D1B90">
        <w:rPr>
          <w:rFonts w:cstheme="minorHAnsi"/>
          <w:sz w:val="22"/>
          <w:szCs w:val="22"/>
        </w:rPr>
        <w:t xml:space="preserve"> </w:t>
      </w:r>
      <w:r w:rsidR="00866649" w:rsidRPr="000D1B90">
        <w:rPr>
          <w:rFonts w:cstheme="minorHAnsi"/>
          <w:sz w:val="22"/>
          <w:szCs w:val="22"/>
        </w:rPr>
        <w:t>The user management features using UAE pass integrations will be part of sprint 3</w:t>
      </w:r>
    </w:p>
    <w:p w14:paraId="72D7A28D" w14:textId="3F3145D5" w:rsidR="007A76D2" w:rsidRPr="00523887" w:rsidRDefault="00884858" w:rsidP="00816B83">
      <w:pPr>
        <w:pStyle w:val="Heading2"/>
        <w:numPr>
          <w:ilvl w:val="1"/>
          <w:numId w:val="4"/>
        </w:numPr>
        <w:rPr>
          <w:sz w:val="24"/>
          <w:szCs w:val="24"/>
        </w:rPr>
      </w:pPr>
      <w:bookmarkStart w:id="15" w:name="_Toc117274559"/>
      <w:r w:rsidRPr="00523887">
        <w:rPr>
          <w:sz w:val="24"/>
          <w:szCs w:val="24"/>
        </w:rPr>
        <w:t>Registration</w:t>
      </w:r>
      <w:bookmarkEnd w:id="15"/>
    </w:p>
    <w:p w14:paraId="221A95FB" w14:textId="7DCBA8A8" w:rsidR="00240222" w:rsidRPr="00240222" w:rsidRDefault="00240222" w:rsidP="00240222">
      <w:pPr>
        <w:ind w:firstLine="360"/>
        <w:jc w:val="both"/>
        <w:rPr>
          <w:rFonts w:cstheme="minorHAnsi"/>
          <w:sz w:val="24"/>
          <w:szCs w:val="24"/>
        </w:rPr>
      </w:pPr>
      <w:r w:rsidRPr="00240222">
        <w:rPr>
          <w:rFonts w:cstheme="minorHAnsi"/>
          <w:b/>
          <w:bCs/>
          <w:sz w:val="24"/>
          <w:szCs w:val="24"/>
        </w:rPr>
        <w:t>Navigation:</w:t>
      </w:r>
      <w:r>
        <w:rPr>
          <w:rFonts w:cstheme="minorHAnsi"/>
          <w:sz w:val="24"/>
          <w:szCs w:val="24"/>
        </w:rPr>
        <w:t xml:space="preserve"> </w:t>
      </w:r>
      <w:r w:rsidRPr="00163FA5">
        <w:rPr>
          <w:rFonts w:cstheme="minorHAnsi"/>
          <w:sz w:val="22"/>
          <w:szCs w:val="22"/>
        </w:rPr>
        <w:t>Pre-Login -&gt; Registration</w:t>
      </w:r>
    </w:p>
    <w:p w14:paraId="3F40C529" w14:textId="070B0D52" w:rsidR="00BE2922" w:rsidRPr="006E045C" w:rsidRDefault="00990C25" w:rsidP="006E045C">
      <w:pPr>
        <w:ind w:firstLine="360"/>
        <w:jc w:val="both"/>
        <w:rPr>
          <w:rFonts w:cstheme="minorHAnsi"/>
          <w:b/>
          <w:bCs/>
          <w:sz w:val="24"/>
          <w:szCs w:val="24"/>
        </w:rPr>
      </w:pPr>
      <w:r w:rsidRPr="006E045C">
        <w:rPr>
          <w:rFonts w:cstheme="minorHAnsi"/>
          <w:b/>
          <w:bCs/>
          <w:sz w:val="24"/>
          <w:szCs w:val="24"/>
        </w:rPr>
        <w:t>Screen</w:t>
      </w:r>
      <w:r w:rsidR="00BE2922" w:rsidRPr="006E045C">
        <w:rPr>
          <w:rFonts w:cstheme="minorHAnsi"/>
          <w:b/>
          <w:bCs/>
          <w:sz w:val="24"/>
          <w:szCs w:val="24"/>
        </w:rPr>
        <w:t xml:space="preserve"> 1</w:t>
      </w:r>
      <w:r w:rsidR="00E546EC" w:rsidRPr="006E045C">
        <w:rPr>
          <w:rFonts w:cstheme="minorHAnsi"/>
          <w:b/>
          <w:bCs/>
          <w:sz w:val="24"/>
          <w:szCs w:val="24"/>
        </w:rPr>
        <w:t>:</w:t>
      </w:r>
    </w:p>
    <w:p w14:paraId="5CEBB134" w14:textId="77777777" w:rsidR="006E045C" w:rsidRPr="00163FA5" w:rsidRDefault="00E546EC" w:rsidP="00872582">
      <w:pPr>
        <w:pStyle w:val="ListParagraph"/>
        <w:numPr>
          <w:ilvl w:val="0"/>
          <w:numId w:val="20"/>
        </w:numPr>
        <w:rPr>
          <w:rFonts w:cstheme="minorHAnsi"/>
          <w:sz w:val="22"/>
          <w:szCs w:val="22"/>
        </w:rPr>
      </w:pPr>
      <w:r w:rsidRPr="00163FA5">
        <w:rPr>
          <w:rFonts w:cstheme="minorHAnsi"/>
          <w:sz w:val="22"/>
          <w:szCs w:val="22"/>
        </w:rPr>
        <w:lastRenderedPageBreak/>
        <w:t>User needs to enter</w:t>
      </w:r>
      <w:r w:rsidR="00BE2922" w:rsidRPr="00163FA5">
        <w:rPr>
          <w:rFonts w:cstheme="minorHAnsi"/>
          <w:sz w:val="22"/>
          <w:szCs w:val="22"/>
        </w:rPr>
        <w:t xml:space="preserve"> 16 digits active Card number (Debit / Credit)</w:t>
      </w:r>
      <w:r w:rsidR="009B34E6" w:rsidRPr="00163FA5">
        <w:rPr>
          <w:rFonts w:cstheme="minorHAnsi"/>
          <w:sz w:val="22"/>
          <w:szCs w:val="22"/>
        </w:rPr>
        <w:t>.</w:t>
      </w:r>
    </w:p>
    <w:p w14:paraId="515523AB" w14:textId="3267D67B" w:rsidR="006E045C" w:rsidRPr="00163FA5" w:rsidRDefault="009B34E6" w:rsidP="00872582">
      <w:pPr>
        <w:pStyle w:val="ListParagraph"/>
        <w:numPr>
          <w:ilvl w:val="1"/>
          <w:numId w:val="20"/>
        </w:numPr>
        <w:rPr>
          <w:rFonts w:cstheme="minorHAnsi"/>
          <w:sz w:val="22"/>
          <w:szCs w:val="22"/>
        </w:rPr>
      </w:pPr>
      <w:r w:rsidRPr="00163FA5">
        <w:rPr>
          <w:rFonts w:cstheme="minorHAnsi"/>
          <w:sz w:val="22"/>
          <w:szCs w:val="22"/>
        </w:rPr>
        <w:t>In the single input put the values will be displayed with spaces after every 4 numbers entered.</w:t>
      </w:r>
    </w:p>
    <w:p w14:paraId="0D0DE7B7" w14:textId="7C3005A5" w:rsidR="006E045C" w:rsidRPr="00163FA5" w:rsidRDefault="009B34E6" w:rsidP="00872582">
      <w:pPr>
        <w:pStyle w:val="ListParagraph"/>
        <w:numPr>
          <w:ilvl w:val="1"/>
          <w:numId w:val="20"/>
        </w:numPr>
        <w:rPr>
          <w:rFonts w:cstheme="minorHAnsi"/>
          <w:sz w:val="22"/>
          <w:szCs w:val="22"/>
        </w:rPr>
      </w:pPr>
      <w:r w:rsidRPr="00163FA5">
        <w:rPr>
          <w:rFonts w:cstheme="minorHAnsi"/>
          <w:sz w:val="22"/>
          <w:szCs w:val="22"/>
        </w:rPr>
        <w:t>On entering first 6 digit itself, app should validate whether its valid</w:t>
      </w:r>
      <w:r w:rsidR="009E13AD">
        <w:rPr>
          <w:rFonts w:cstheme="minorHAnsi"/>
          <w:sz w:val="22"/>
          <w:szCs w:val="22"/>
        </w:rPr>
        <w:t xml:space="preserve"> Al</w:t>
      </w:r>
      <w:r w:rsidRPr="00163FA5">
        <w:rPr>
          <w:rFonts w:cstheme="minorHAnsi"/>
          <w:sz w:val="22"/>
          <w:szCs w:val="22"/>
        </w:rPr>
        <w:t xml:space="preserve"> Masraf card or not based on the card BIN number and should display error message “Enter valid </w:t>
      </w:r>
      <w:r w:rsidR="00B5552B">
        <w:rPr>
          <w:rFonts w:cstheme="minorHAnsi"/>
          <w:sz w:val="22"/>
          <w:szCs w:val="22"/>
        </w:rPr>
        <w:t xml:space="preserve">Al </w:t>
      </w:r>
      <w:r w:rsidRPr="00163FA5">
        <w:rPr>
          <w:rFonts w:cstheme="minorHAnsi"/>
          <w:sz w:val="22"/>
          <w:szCs w:val="22"/>
        </w:rPr>
        <w:t>Masraf card number”.</w:t>
      </w:r>
    </w:p>
    <w:p w14:paraId="29BD8C98" w14:textId="77777777" w:rsidR="006E045C" w:rsidRPr="00163FA5" w:rsidRDefault="009B34E6" w:rsidP="00872582">
      <w:pPr>
        <w:pStyle w:val="ListParagraph"/>
        <w:numPr>
          <w:ilvl w:val="1"/>
          <w:numId w:val="20"/>
        </w:numPr>
        <w:rPr>
          <w:rFonts w:cstheme="minorHAnsi"/>
          <w:sz w:val="22"/>
          <w:szCs w:val="22"/>
        </w:rPr>
      </w:pPr>
      <w:r w:rsidRPr="00163FA5">
        <w:rPr>
          <w:rFonts w:cstheme="minorHAnsi"/>
          <w:sz w:val="22"/>
          <w:szCs w:val="22"/>
        </w:rPr>
        <w:t>The card number should not be masked while entering.</w:t>
      </w:r>
    </w:p>
    <w:p w14:paraId="5725D87E" w14:textId="47AB2379" w:rsidR="006E045C" w:rsidRPr="00163FA5" w:rsidRDefault="006E045C" w:rsidP="00872582">
      <w:pPr>
        <w:pStyle w:val="ListParagraph"/>
        <w:numPr>
          <w:ilvl w:val="0"/>
          <w:numId w:val="20"/>
        </w:numPr>
        <w:rPr>
          <w:rFonts w:cstheme="minorHAnsi"/>
          <w:sz w:val="22"/>
          <w:szCs w:val="22"/>
        </w:rPr>
      </w:pPr>
      <w:r w:rsidRPr="00163FA5">
        <w:rPr>
          <w:rFonts w:cstheme="minorHAnsi"/>
          <w:sz w:val="22"/>
          <w:szCs w:val="22"/>
        </w:rPr>
        <w:t>User needs to e</w:t>
      </w:r>
      <w:r w:rsidR="00BE2922" w:rsidRPr="00163FA5">
        <w:rPr>
          <w:rFonts w:cstheme="minorHAnsi"/>
          <w:sz w:val="22"/>
          <w:szCs w:val="22"/>
        </w:rPr>
        <w:t>nter</w:t>
      </w:r>
      <w:r w:rsidRPr="00163FA5">
        <w:rPr>
          <w:rFonts w:cstheme="minorHAnsi"/>
          <w:sz w:val="22"/>
          <w:szCs w:val="22"/>
        </w:rPr>
        <w:t xml:space="preserve"> the</w:t>
      </w:r>
      <w:r w:rsidR="00BE2922" w:rsidRPr="00163FA5">
        <w:rPr>
          <w:rFonts w:cstheme="minorHAnsi"/>
          <w:sz w:val="22"/>
          <w:szCs w:val="22"/>
        </w:rPr>
        <w:t xml:space="preserve"> 4 digits Card number PIN (Masked with immediate entry)</w:t>
      </w:r>
    </w:p>
    <w:p w14:paraId="06BF1313" w14:textId="24351A66" w:rsidR="00BE2922" w:rsidRPr="00163FA5" w:rsidRDefault="00BE2922" w:rsidP="00872582">
      <w:pPr>
        <w:pStyle w:val="ListParagraph"/>
        <w:numPr>
          <w:ilvl w:val="0"/>
          <w:numId w:val="20"/>
        </w:numPr>
        <w:rPr>
          <w:rFonts w:cstheme="minorHAnsi"/>
          <w:sz w:val="22"/>
          <w:szCs w:val="22"/>
        </w:rPr>
      </w:pPr>
      <w:r w:rsidRPr="00163FA5">
        <w:rPr>
          <w:rFonts w:cstheme="minorHAnsi"/>
          <w:sz w:val="22"/>
          <w:szCs w:val="22"/>
        </w:rPr>
        <w:t xml:space="preserve">User </w:t>
      </w:r>
      <w:r w:rsidR="009B34E6" w:rsidRPr="00163FA5">
        <w:rPr>
          <w:rFonts w:cstheme="minorHAnsi"/>
          <w:sz w:val="22"/>
          <w:szCs w:val="22"/>
        </w:rPr>
        <w:t>needs</w:t>
      </w:r>
      <w:r w:rsidRPr="00163FA5">
        <w:rPr>
          <w:rFonts w:cstheme="minorHAnsi"/>
          <w:sz w:val="22"/>
          <w:szCs w:val="22"/>
        </w:rPr>
        <w:t xml:space="preserve"> to enter CAPTCHA (9 boxes) correctly </w:t>
      </w:r>
      <w:r w:rsidR="00E546EC" w:rsidRPr="00163FA5">
        <w:rPr>
          <w:rFonts w:cstheme="minorHAnsi"/>
          <w:sz w:val="22"/>
          <w:szCs w:val="22"/>
        </w:rPr>
        <w:t>(</w:t>
      </w:r>
      <w:r w:rsidR="009B34E6" w:rsidRPr="00163FA5">
        <w:rPr>
          <w:rFonts w:cstheme="minorHAnsi"/>
          <w:sz w:val="22"/>
          <w:szCs w:val="22"/>
        </w:rPr>
        <w:t>Applicable only</w:t>
      </w:r>
      <w:r w:rsidR="00163FA5" w:rsidRPr="00163FA5">
        <w:rPr>
          <w:rFonts w:cstheme="minorHAnsi"/>
          <w:sz w:val="22"/>
          <w:szCs w:val="22"/>
        </w:rPr>
        <w:t xml:space="preserve"> for the Internet Baking,</w:t>
      </w:r>
      <w:r w:rsidR="009B34E6" w:rsidRPr="00163FA5">
        <w:rPr>
          <w:rFonts w:cstheme="minorHAnsi"/>
          <w:sz w:val="22"/>
          <w:szCs w:val="22"/>
        </w:rPr>
        <w:t xml:space="preserve"> i</w:t>
      </w:r>
      <w:r w:rsidR="00E546EC" w:rsidRPr="00163FA5">
        <w:rPr>
          <w:rFonts w:cstheme="minorHAnsi"/>
          <w:sz w:val="22"/>
          <w:szCs w:val="22"/>
        </w:rPr>
        <w:t xml:space="preserve">f </w:t>
      </w:r>
      <w:r w:rsidR="009B34E6" w:rsidRPr="00163FA5">
        <w:rPr>
          <w:rFonts w:cstheme="minorHAnsi"/>
          <w:sz w:val="22"/>
          <w:szCs w:val="22"/>
        </w:rPr>
        <w:t>the Captcha is enabled in admin configuration).</w:t>
      </w:r>
    </w:p>
    <w:tbl>
      <w:tblPr>
        <w:tblStyle w:val="TableGrid"/>
        <w:tblW w:w="9912" w:type="dxa"/>
        <w:tblInd w:w="715" w:type="dxa"/>
        <w:tblLayout w:type="fixed"/>
        <w:tblLook w:val="04A0" w:firstRow="1" w:lastRow="0" w:firstColumn="1" w:lastColumn="0" w:noHBand="0" w:noVBand="1"/>
      </w:tblPr>
      <w:tblGrid>
        <w:gridCol w:w="630"/>
        <w:gridCol w:w="1627"/>
        <w:gridCol w:w="992"/>
        <w:gridCol w:w="1611"/>
        <w:gridCol w:w="810"/>
        <w:gridCol w:w="1260"/>
        <w:gridCol w:w="2982"/>
      </w:tblGrid>
      <w:tr w:rsidR="006D1816" w14:paraId="21D8FF0F" w14:textId="77777777" w:rsidTr="52DED5D9">
        <w:tc>
          <w:tcPr>
            <w:tcW w:w="630" w:type="dxa"/>
            <w:shd w:val="clear" w:color="auto" w:fill="DEEAF6" w:themeFill="accent1" w:themeFillTint="33"/>
          </w:tcPr>
          <w:p w14:paraId="1CD8E609" w14:textId="089FC660" w:rsidR="006D1816" w:rsidRPr="00262A90" w:rsidRDefault="006D1816" w:rsidP="005220DB">
            <w:pPr>
              <w:rPr>
                <w:rFonts w:cstheme="minorHAnsi"/>
                <w:b/>
                <w:bCs/>
              </w:rPr>
            </w:pPr>
            <w:proofErr w:type="gramStart"/>
            <w:r w:rsidRPr="00262A90">
              <w:rPr>
                <w:rFonts w:cstheme="minorHAnsi"/>
                <w:b/>
                <w:bCs/>
              </w:rPr>
              <w:t>#.No</w:t>
            </w:r>
            <w:proofErr w:type="gramEnd"/>
          </w:p>
        </w:tc>
        <w:tc>
          <w:tcPr>
            <w:tcW w:w="1627" w:type="dxa"/>
            <w:shd w:val="clear" w:color="auto" w:fill="DEEAF6" w:themeFill="accent1" w:themeFillTint="33"/>
          </w:tcPr>
          <w:p w14:paraId="47FDA9F5" w14:textId="240EB76F" w:rsidR="006D1816" w:rsidRPr="00262A90" w:rsidRDefault="006D1816" w:rsidP="005220DB">
            <w:pPr>
              <w:rPr>
                <w:rFonts w:cstheme="minorHAnsi"/>
                <w:b/>
                <w:bCs/>
              </w:rPr>
            </w:pPr>
            <w:r w:rsidRPr="00262A90">
              <w:rPr>
                <w:rFonts w:cstheme="minorHAnsi"/>
                <w:b/>
                <w:bCs/>
              </w:rPr>
              <w:t>Field Name</w:t>
            </w:r>
          </w:p>
        </w:tc>
        <w:tc>
          <w:tcPr>
            <w:tcW w:w="992" w:type="dxa"/>
            <w:shd w:val="clear" w:color="auto" w:fill="DEEAF6" w:themeFill="accent1" w:themeFillTint="33"/>
          </w:tcPr>
          <w:p w14:paraId="696DE8CE" w14:textId="6207C957" w:rsidR="006D1816" w:rsidRPr="00262A90" w:rsidRDefault="006D1816" w:rsidP="005220DB">
            <w:pPr>
              <w:rPr>
                <w:rFonts w:cstheme="minorHAnsi"/>
                <w:b/>
                <w:bCs/>
              </w:rPr>
            </w:pPr>
            <w:r w:rsidRPr="00262A90">
              <w:rPr>
                <w:rFonts w:cstheme="minorHAnsi"/>
                <w:b/>
                <w:bCs/>
              </w:rPr>
              <w:t>Data Type</w:t>
            </w:r>
          </w:p>
        </w:tc>
        <w:tc>
          <w:tcPr>
            <w:tcW w:w="1611" w:type="dxa"/>
            <w:shd w:val="clear" w:color="auto" w:fill="DEEAF6" w:themeFill="accent1" w:themeFillTint="33"/>
          </w:tcPr>
          <w:p w14:paraId="7BF7127D" w14:textId="71B5082C" w:rsidR="006D1816" w:rsidRPr="00262A90" w:rsidRDefault="006D1816" w:rsidP="005220DB">
            <w:pPr>
              <w:rPr>
                <w:rFonts w:cstheme="minorHAnsi"/>
                <w:b/>
                <w:bCs/>
              </w:rPr>
            </w:pPr>
            <w:r w:rsidRPr="00262A90">
              <w:rPr>
                <w:rFonts w:cstheme="minorHAnsi"/>
                <w:b/>
                <w:bCs/>
              </w:rPr>
              <w:t>Validations</w:t>
            </w:r>
          </w:p>
        </w:tc>
        <w:tc>
          <w:tcPr>
            <w:tcW w:w="810" w:type="dxa"/>
            <w:shd w:val="clear" w:color="auto" w:fill="DEEAF6" w:themeFill="accent1" w:themeFillTint="33"/>
          </w:tcPr>
          <w:p w14:paraId="508D4589" w14:textId="778AD125" w:rsidR="006D1816" w:rsidRPr="00262A90" w:rsidRDefault="006D1816" w:rsidP="005220DB">
            <w:pPr>
              <w:rPr>
                <w:rFonts w:cstheme="minorHAnsi"/>
                <w:b/>
                <w:bCs/>
              </w:rPr>
            </w:pPr>
            <w:r w:rsidRPr="00262A90">
              <w:rPr>
                <w:rFonts w:cstheme="minorHAnsi"/>
                <w:b/>
                <w:bCs/>
              </w:rPr>
              <w:t>Length</w:t>
            </w:r>
          </w:p>
        </w:tc>
        <w:tc>
          <w:tcPr>
            <w:tcW w:w="1260" w:type="dxa"/>
            <w:shd w:val="clear" w:color="auto" w:fill="DEEAF6" w:themeFill="accent1" w:themeFillTint="33"/>
          </w:tcPr>
          <w:p w14:paraId="56B189FC" w14:textId="3F8154E6" w:rsidR="006D1816" w:rsidRPr="00262A90" w:rsidRDefault="006D1816" w:rsidP="005220DB">
            <w:pPr>
              <w:rPr>
                <w:rFonts w:cstheme="minorHAnsi"/>
                <w:b/>
                <w:bCs/>
              </w:rPr>
            </w:pPr>
            <w:r w:rsidRPr="00262A90">
              <w:rPr>
                <w:rFonts w:cstheme="minorHAnsi"/>
                <w:b/>
                <w:bCs/>
              </w:rPr>
              <w:t>Mandatory</w:t>
            </w:r>
          </w:p>
        </w:tc>
        <w:tc>
          <w:tcPr>
            <w:tcW w:w="2982" w:type="dxa"/>
            <w:shd w:val="clear" w:color="auto" w:fill="DEEAF6" w:themeFill="accent1" w:themeFillTint="33"/>
          </w:tcPr>
          <w:p w14:paraId="740773FE" w14:textId="5DAE895F" w:rsidR="006D1816" w:rsidRPr="00262A90" w:rsidRDefault="006D1816" w:rsidP="005220DB">
            <w:pPr>
              <w:rPr>
                <w:rFonts w:cstheme="minorHAnsi"/>
                <w:b/>
                <w:bCs/>
              </w:rPr>
            </w:pPr>
            <w:r w:rsidRPr="00262A90">
              <w:rPr>
                <w:rFonts w:cstheme="minorHAnsi"/>
                <w:b/>
                <w:bCs/>
              </w:rPr>
              <w:t>Comments</w:t>
            </w:r>
          </w:p>
        </w:tc>
      </w:tr>
      <w:tr w:rsidR="006D1816" w14:paraId="61E9B819" w14:textId="77777777" w:rsidTr="52DED5D9">
        <w:tc>
          <w:tcPr>
            <w:tcW w:w="630" w:type="dxa"/>
          </w:tcPr>
          <w:p w14:paraId="1CBD9421" w14:textId="6D9873F9" w:rsidR="006D1816" w:rsidRPr="005220DB" w:rsidRDefault="006D1816" w:rsidP="005220DB">
            <w:pPr>
              <w:rPr>
                <w:rFonts w:cstheme="minorHAnsi"/>
              </w:rPr>
            </w:pPr>
            <w:r w:rsidRPr="005220DB">
              <w:rPr>
                <w:rFonts w:cstheme="minorHAnsi"/>
              </w:rPr>
              <w:t>1</w:t>
            </w:r>
          </w:p>
        </w:tc>
        <w:tc>
          <w:tcPr>
            <w:tcW w:w="1627" w:type="dxa"/>
          </w:tcPr>
          <w:p w14:paraId="2FE879E0" w14:textId="5F3F09D7" w:rsidR="006D1816" w:rsidRPr="005220DB" w:rsidRDefault="006D1816" w:rsidP="005220DB">
            <w:pPr>
              <w:rPr>
                <w:rFonts w:cstheme="minorHAnsi"/>
              </w:rPr>
            </w:pPr>
            <w:r w:rsidRPr="005220DB">
              <w:rPr>
                <w:rFonts w:cstheme="minorHAnsi"/>
              </w:rPr>
              <w:t>Card Number</w:t>
            </w:r>
          </w:p>
        </w:tc>
        <w:tc>
          <w:tcPr>
            <w:tcW w:w="992" w:type="dxa"/>
          </w:tcPr>
          <w:p w14:paraId="04984F95" w14:textId="179D9A30" w:rsidR="006D1816" w:rsidRPr="005220DB" w:rsidRDefault="006D1816" w:rsidP="005220DB">
            <w:pPr>
              <w:rPr>
                <w:rFonts w:cstheme="minorHAnsi"/>
              </w:rPr>
            </w:pPr>
            <w:r w:rsidRPr="005220DB">
              <w:rPr>
                <w:rFonts w:cstheme="minorHAnsi"/>
              </w:rPr>
              <w:t>Text</w:t>
            </w:r>
          </w:p>
        </w:tc>
        <w:tc>
          <w:tcPr>
            <w:tcW w:w="1611" w:type="dxa"/>
          </w:tcPr>
          <w:p w14:paraId="2B79DF55" w14:textId="6CA3AB48" w:rsidR="006D1816" w:rsidRPr="005220DB" w:rsidRDefault="006D1816" w:rsidP="005220DB">
            <w:pPr>
              <w:rPr>
                <w:rFonts w:cstheme="minorHAnsi"/>
              </w:rPr>
            </w:pPr>
            <w:r w:rsidRPr="005220DB">
              <w:rPr>
                <w:rFonts w:cstheme="minorHAnsi"/>
              </w:rPr>
              <w:t>Numeric</w:t>
            </w:r>
          </w:p>
        </w:tc>
        <w:tc>
          <w:tcPr>
            <w:tcW w:w="810" w:type="dxa"/>
          </w:tcPr>
          <w:p w14:paraId="7D7987A8" w14:textId="2D8D2D6F" w:rsidR="006D1816" w:rsidRPr="005220DB" w:rsidRDefault="006D1816" w:rsidP="005220DB">
            <w:pPr>
              <w:rPr>
                <w:rFonts w:cstheme="minorHAnsi"/>
              </w:rPr>
            </w:pPr>
            <w:r w:rsidRPr="005220DB">
              <w:rPr>
                <w:rFonts w:cstheme="minorHAnsi"/>
              </w:rPr>
              <w:t>16</w:t>
            </w:r>
          </w:p>
        </w:tc>
        <w:tc>
          <w:tcPr>
            <w:tcW w:w="1260" w:type="dxa"/>
          </w:tcPr>
          <w:p w14:paraId="3A5638AF" w14:textId="3E7FC16A" w:rsidR="006D1816" w:rsidRPr="005220DB" w:rsidRDefault="006D1816" w:rsidP="005220DB">
            <w:pPr>
              <w:rPr>
                <w:rFonts w:cstheme="minorHAnsi"/>
              </w:rPr>
            </w:pPr>
            <w:r w:rsidRPr="005220DB">
              <w:rPr>
                <w:rFonts w:cstheme="minorHAnsi"/>
              </w:rPr>
              <w:t>Yes</w:t>
            </w:r>
          </w:p>
        </w:tc>
        <w:tc>
          <w:tcPr>
            <w:tcW w:w="2982" w:type="dxa"/>
          </w:tcPr>
          <w:p w14:paraId="18C966C5" w14:textId="121FEEAC" w:rsidR="006D1816" w:rsidRPr="005220DB" w:rsidRDefault="006D1816" w:rsidP="005220DB">
            <w:pPr>
              <w:rPr>
                <w:rFonts w:cstheme="minorHAnsi"/>
              </w:rPr>
            </w:pPr>
            <w:r>
              <w:t>The field should be either in text box of 4 numbers each or in single box with space of 4 digits to be displayed</w:t>
            </w:r>
          </w:p>
        </w:tc>
      </w:tr>
      <w:tr w:rsidR="006D1816" w14:paraId="54601313" w14:textId="77777777" w:rsidTr="52DED5D9">
        <w:tc>
          <w:tcPr>
            <w:tcW w:w="630" w:type="dxa"/>
          </w:tcPr>
          <w:p w14:paraId="3CED95D1" w14:textId="3E6DB560" w:rsidR="006D1816" w:rsidRPr="005220DB" w:rsidRDefault="006D1816" w:rsidP="000131DE">
            <w:pPr>
              <w:rPr>
                <w:rFonts w:cstheme="minorHAnsi"/>
              </w:rPr>
            </w:pPr>
            <w:r>
              <w:rPr>
                <w:rFonts w:cstheme="minorHAnsi"/>
              </w:rPr>
              <w:t>2</w:t>
            </w:r>
          </w:p>
        </w:tc>
        <w:tc>
          <w:tcPr>
            <w:tcW w:w="1627" w:type="dxa"/>
          </w:tcPr>
          <w:p w14:paraId="01994461" w14:textId="3695F34D" w:rsidR="006D1816" w:rsidRPr="005220DB" w:rsidRDefault="006D1816" w:rsidP="000131DE">
            <w:pPr>
              <w:rPr>
                <w:rFonts w:cstheme="minorHAnsi"/>
              </w:rPr>
            </w:pPr>
            <w:r>
              <w:rPr>
                <w:rFonts w:cstheme="minorHAnsi"/>
              </w:rPr>
              <w:t>Card PIN</w:t>
            </w:r>
          </w:p>
        </w:tc>
        <w:tc>
          <w:tcPr>
            <w:tcW w:w="992" w:type="dxa"/>
          </w:tcPr>
          <w:p w14:paraId="6FE0DB5B" w14:textId="442CB343" w:rsidR="006D1816" w:rsidRPr="005220DB" w:rsidRDefault="006D1816" w:rsidP="000131DE">
            <w:pPr>
              <w:rPr>
                <w:rFonts w:cstheme="minorHAnsi"/>
              </w:rPr>
            </w:pPr>
            <w:r w:rsidRPr="005220DB">
              <w:rPr>
                <w:rFonts w:cstheme="minorHAnsi"/>
              </w:rPr>
              <w:t>Text</w:t>
            </w:r>
          </w:p>
        </w:tc>
        <w:tc>
          <w:tcPr>
            <w:tcW w:w="1611" w:type="dxa"/>
          </w:tcPr>
          <w:p w14:paraId="264DD056" w14:textId="6C6DB607" w:rsidR="006D1816" w:rsidRPr="005220DB" w:rsidRDefault="006D1816" w:rsidP="000131DE">
            <w:pPr>
              <w:rPr>
                <w:rFonts w:cstheme="minorHAnsi"/>
              </w:rPr>
            </w:pPr>
            <w:r w:rsidRPr="005220DB">
              <w:rPr>
                <w:rFonts w:cstheme="minorHAnsi"/>
              </w:rPr>
              <w:t>Numeric</w:t>
            </w:r>
          </w:p>
        </w:tc>
        <w:tc>
          <w:tcPr>
            <w:tcW w:w="810" w:type="dxa"/>
          </w:tcPr>
          <w:p w14:paraId="123E2958" w14:textId="11B0DD29" w:rsidR="006D1816" w:rsidRPr="005220DB" w:rsidRDefault="006D1816" w:rsidP="000131DE">
            <w:pPr>
              <w:rPr>
                <w:rFonts w:cstheme="minorHAnsi"/>
              </w:rPr>
            </w:pPr>
            <w:r>
              <w:rPr>
                <w:rFonts w:cstheme="minorHAnsi"/>
              </w:rPr>
              <w:t>4</w:t>
            </w:r>
          </w:p>
        </w:tc>
        <w:tc>
          <w:tcPr>
            <w:tcW w:w="1260" w:type="dxa"/>
          </w:tcPr>
          <w:p w14:paraId="75C4CDFC" w14:textId="6DD3498F" w:rsidR="006D1816" w:rsidRPr="005220DB" w:rsidRDefault="006D1816" w:rsidP="000131DE">
            <w:pPr>
              <w:rPr>
                <w:rFonts w:cstheme="minorHAnsi"/>
              </w:rPr>
            </w:pPr>
            <w:r w:rsidRPr="005220DB">
              <w:rPr>
                <w:rFonts w:cstheme="minorHAnsi"/>
              </w:rPr>
              <w:t>Yes</w:t>
            </w:r>
          </w:p>
        </w:tc>
        <w:tc>
          <w:tcPr>
            <w:tcW w:w="2982" w:type="dxa"/>
          </w:tcPr>
          <w:p w14:paraId="1A1F4585" w14:textId="77777777" w:rsidR="006D1816" w:rsidRPr="005220DB" w:rsidRDefault="006D1816" w:rsidP="000131DE">
            <w:pPr>
              <w:rPr>
                <w:rFonts w:cstheme="minorHAnsi"/>
              </w:rPr>
            </w:pPr>
          </w:p>
        </w:tc>
      </w:tr>
      <w:tr w:rsidR="006D1816" w14:paraId="3A7A95ED" w14:textId="77777777" w:rsidTr="52DED5D9">
        <w:tc>
          <w:tcPr>
            <w:tcW w:w="630" w:type="dxa"/>
          </w:tcPr>
          <w:p w14:paraId="50F58CC1" w14:textId="093B2F60" w:rsidR="006D1816" w:rsidRDefault="006D1816" w:rsidP="000131DE">
            <w:pPr>
              <w:rPr>
                <w:rFonts w:cstheme="minorHAnsi"/>
              </w:rPr>
            </w:pPr>
            <w:r>
              <w:rPr>
                <w:rFonts w:cstheme="minorHAnsi"/>
              </w:rPr>
              <w:t>3</w:t>
            </w:r>
          </w:p>
        </w:tc>
        <w:tc>
          <w:tcPr>
            <w:tcW w:w="1627" w:type="dxa"/>
          </w:tcPr>
          <w:p w14:paraId="772599EF" w14:textId="271EE4A3" w:rsidR="006D1816" w:rsidRDefault="006D1816" w:rsidP="000131DE">
            <w:pPr>
              <w:rPr>
                <w:rFonts w:cstheme="minorHAnsi"/>
              </w:rPr>
            </w:pPr>
            <w:r>
              <w:rPr>
                <w:rFonts w:cstheme="minorHAnsi"/>
              </w:rPr>
              <w:t>Captcha</w:t>
            </w:r>
          </w:p>
        </w:tc>
        <w:tc>
          <w:tcPr>
            <w:tcW w:w="992" w:type="dxa"/>
          </w:tcPr>
          <w:p w14:paraId="788F4D26" w14:textId="202FF533" w:rsidR="006D1816" w:rsidRPr="005220DB" w:rsidRDefault="006D1816" w:rsidP="000131DE">
            <w:pPr>
              <w:rPr>
                <w:rFonts w:cstheme="minorHAnsi"/>
              </w:rPr>
            </w:pPr>
            <w:r>
              <w:rPr>
                <w:rFonts w:cstheme="minorHAnsi"/>
              </w:rPr>
              <w:t>Text</w:t>
            </w:r>
          </w:p>
        </w:tc>
        <w:tc>
          <w:tcPr>
            <w:tcW w:w="1611" w:type="dxa"/>
          </w:tcPr>
          <w:p w14:paraId="1BA95F9E" w14:textId="219F0BF9" w:rsidR="006D1816" w:rsidRPr="005220DB" w:rsidRDefault="006D1816" w:rsidP="000131DE">
            <w:pPr>
              <w:rPr>
                <w:rFonts w:cstheme="minorHAnsi"/>
              </w:rPr>
            </w:pPr>
            <w:r>
              <w:rPr>
                <w:rFonts w:cstheme="minorHAnsi"/>
              </w:rPr>
              <w:t>Alphanumeric</w:t>
            </w:r>
          </w:p>
        </w:tc>
        <w:tc>
          <w:tcPr>
            <w:tcW w:w="810" w:type="dxa"/>
          </w:tcPr>
          <w:p w14:paraId="4BC5F82E" w14:textId="33D07847" w:rsidR="006D1816" w:rsidRDefault="006D1816" w:rsidP="000131DE">
            <w:pPr>
              <w:rPr>
                <w:rFonts w:cstheme="minorHAnsi"/>
              </w:rPr>
            </w:pPr>
            <w:r>
              <w:rPr>
                <w:rFonts w:cstheme="minorHAnsi"/>
              </w:rPr>
              <w:t>9</w:t>
            </w:r>
          </w:p>
        </w:tc>
        <w:tc>
          <w:tcPr>
            <w:tcW w:w="1260" w:type="dxa"/>
          </w:tcPr>
          <w:p w14:paraId="04CED701" w14:textId="101CAA12" w:rsidR="006D1816" w:rsidRPr="005220DB" w:rsidRDefault="006D1816" w:rsidP="000131DE">
            <w:pPr>
              <w:rPr>
                <w:rFonts w:cstheme="minorHAnsi"/>
              </w:rPr>
            </w:pPr>
            <w:r>
              <w:rPr>
                <w:rFonts w:cstheme="minorHAnsi"/>
              </w:rPr>
              <w:t>Yes</w:t>
            </w:r>
          </w:p>
        </w:tc>
        <w:tc>
          <w:tcPr>
            <w:tcW w:w="2982" w:type="dxa"/>
          </w:tcPr>
          <w:p w14:paraId="0E1AF01F" w14:textId="6CA549F8" w:rsidR="006D1816" w:rsidRPr="005220DB" w:rsidRDefault="006D1816" w:rsidP="000131DE">
            <w:pPr>
              <w:rPr>
                <w:rFonts w:cstheme="minorHAnsi"/>
              </w:rPr>
            </w:pPr>
            <w:r>
              <w:rPr>
                <w:rFonts w:cstheme="minorHAnsi"/>
              </w:rPr>
              <w:t xml:space="preserve">The field is configurable. We define whether to enable or disable Captcha. </w:t>
            </w:r>
          </w:p>
        </w:tc>
      </w:tr>
      <w:tr w:rsidR="006D1816" w14:paraId="59E7FE51" w14:textId="77777777" w:rsidTr="52DED5D9">
        <w:tc>
          <w:tcPr>
            <w:tcW w:w="630" w:type="dxa"/>
          </w:tcPr>
          <w:p w14:paraId="04C895A0" w14:textId="64763376" w:rsidR="006D1816" w:rsidRPr="005220DB" w:rsidRDefault="006D1816" w:rsidP="000131DE">
            <w:pPr>
              <w:rPr>
                <w:rFonts w:cstheme="minorHAnsi"/>
              </w:rPr>
            </w:pPr>
            <w:r>
              <w:rPr>
                <w:rFonts w:cstheme="minorHAnsi"/>
              </w:rPr>
              <w:t>4</w:t>
            </w:r>
          </w:p>
        </w:tc>
        <w:tc>
          <w:tcPr>
            <w:tcW w:w="1627" w:type="dxa"/>
          </w:tcPr>
          <w:p w14:paraId="1E20C6D0" w14:textId="64C65A5E" w:rsidR="006D1816" w:rsidRPr="005220DB" w:rsidRDefault="006D1816" w:rsidP="000131DE">
            <w:pPr>
              <w:rPr>
                <w:rFonts w:cstheme="minorHAnsi"/>
              </w:rPr>
            </w:pPr>
            <w:r>
              <w:rPr>
                <w:rFonts w:cstheme="minorHAnsi"/>
              </w:rPr>
              <w:t>Cancel</w:t>
            </w:r>
          </w:p>
        </w:tc>
        <w:tc>
          <w:tcPr>
            <w:tcW w:w="992" w:type="dxa"/>
          </w:tcPr>
          <w:p w14:paraId="6A77C911" w14:textId="24426B40" w:rsidR="006D1816" w:rsidRPr="005220DB" w:rsidRDefault="006D1816" w:rsidP="000131DE">
            <w:pPr>
              <w:rPr>
                <w:rFonts w:cstheme="minorHAnsi"/>
              </w:rPr>
            </w:pPr>
            <w:r>
              <w:rPr>
                <w:rFonts w:cstheme="minorHAnsi"/>
              </w:rPr>
              <w:t>Button</w:t>
            </w:r>
          </w:p>
        </w:tc>
        <w:tc>
          <w:tcPr>
            <w:tcW w:w="1611" w:type="dxa"/>
          </w:tcPr>
          <w:p w14:paraId="3826FF85" w14:textId="512AFCA3" w:rsidR="006D1816" w:rsidRPr="005220DB" w:rsidRDefault="006D1816" w:rsidP="000131DE">
            <w:pPr>
              <w:rPr>
                <w:rFonts w:cstheme="minorHAnsi"/>
              </w:rPr>
            </w:pPr>
            <w:r>
              <w:rPr>
                <w:rFonts w:cstheme="minorHAnsi"/>
              </w:rPr>
              <w:t>NA</w:t>
            </w:r>
          </w:p>
        </w:tc>
        <w:tc>
          <w:tcPr>
            <w:tcW w:w="810" w:type="dxa"/>
          </w:tcPr>
          <w:p w14:paraId="4B25720C" w14:textId="7D84B402" w:rsidR="006D1816" w:rsidRPr="005220DB" w:rsidRDefault="006D1816" w:rsidP="000131DE">
            <w:pPr>
              <w:rPr>
                <w:rFonts w:cstheme="minorHAnsi"/>
              </w:rPr>
            </w:pPr>
            <w:r>
              <w:rPr>
                <w:rFonts w:cstheme="minorHAnsi"/>
              </w:rPr>
              <w:t>NA</w:t>
            </w:r>
          </w:p>
        </w:tc>
        <w:tc>
          <w:tcPr>
            <w:tcW w:w="1260" w:type="dxa"/>
          </w:tcPr>
          <w:p w14:paraId="7695234D" w14:textId="3C005996" w:rsidR="006D1816" w:rsidRPr="005220DB" w:rsidRDefault="006D1816" w:rsidP="000131DE">
            <w:pPr>
              <w:rPr>
                <w:rFonts w:cstheme="minorHAnsi"/>
              </w:rPr>
            </w:pPr>
            <w:r>
              <w:rPr>
                <w:rFonts w:cstheme="minorHAnsi"/>
              </w:rPr>
              <w:t>No</w:t>
            </w:r>
          </w:p>
        </w:tc>
        <w:tc>
          <w:tcPr>
            <w:tcW w:w="2982" w:type="dxa"/>
          </w:tcPr>
          <w:p w14:paraId="705FA87C" w14:textId="77777777" w:rsidR="006D1816" w:rsidRDefault="006D1816" w:rsidP="000131DE">
            <w:pPr>
              <w:rPr>
                <w:rFonts w:cstheme="minorHAnsi"/>
              </w:rPr>
            </w:pPr>
            <w:r>
              <w:rPr>
                <w:rFonts w:cstheme="minorHAnsi"/>
              </w:rPr>
              <w:t>On click the button, app will prompt “Do you want to cancel the progress? With an option Yes and No”.</w:t>
            </w:r>
          </w:p>
          <w:p w14:paraId="10F3B371" w14:textId="77777777" w:rsidR="006D1816" w:rsidRDefault="006D1816" w:rsidP="000131DE">
            <w:pPr>
              <w:rPr>
                <w:rFonts w:cstheme="minorHAnsi"/>
              </w:rPr>
            </w:pPr>
            <w:r>
              <w:rPr>
                <w:rFonts w:cstheme="minorHAnsi"/>
              </w:rPr>
              <w:t xml:space="preserve">On click Yes, app will redirect to the main screen.  </w:t>
            </w:r>
          </w:p>
          <w:p w14:paraId="52784538" w14:textId="5363A642" w:rsidR="006D1816" w:rsidRPr="005220DB" w:rsidRDefault="006D1816" w:rsidP="000131DE">
            <w:pPr>
              <w:rPr>
                <w:rFonts w:cstheme="minorHAnsi"/>
              </w:rPr>
            </w:pPr>
            <w:r>
              <w:rPr>
                <w:rFonts w:cstheme="minorHAnsi"/>
              </w:rPr>
              <w:t>On click No, app will remain in the same screen and user can resume further.</w:t>
            </w:r>
          </w:p>
        </w:tc>
      </w:tr>
      <w:tr w:rsidR="006D1816" w14:paraId="409376E2" w14:textId="77777777" w:rsidTr="52DED5D9">
        <w:tc>
          <w:tcPr>
            <w:tcW w:w="630" w:type="dxa"/>
          </w:tcPr>
          <w:p w14:paraId="34145D91" w14:textId="2FD019D3" w:rsidR="006D1816" w:rsidRPr="005220DB" w:rsidRDefault="006D1816" w:rsidP="000131DE">
            <w:pPr>
              <w:rPr>
                <w:rFonts w:cstheme="minorHAnsi"/>
              </w:rPr>
            </w:pPr>
            <w:r>
              <w:rPr>
                <w:rFonts w:cstheme="minorHAnsi"/>
              </w:rPr>
              <w:t>5</w:t>
            </w:r>
          </w:p>
        </w:tc>
        <w:tc>
          <w:tcPr>
            <w:tcW w:w="1627" w:type="dxa"/>
          </w:tcPr>
          <w:p w14:paraId="0C564BFC" w14:textId="1E49C679" w:rsidR="006D1816" w:rsidRPr="005220DB" w:rsidRDefault="006D1816" w:rsidP="000131DE">
            <w:pPr>
              <w:rPr>
                <w:rFonts w:cstheme="minorHAnsi"/>
              </w:rPr>
            </w:pPr>
            <w:r>
              <w:rPr>
                <w:rFonts w:cstheme="minorHAnsi"/>
              </w:rPr>
              <w:t>Continue</w:t>
            </w:r>
          </w:p>
        </w:tc>
        <w:tc>
          <w:tcPr>
            <w:tcW w:w="992" w:type="dxa"/>
          </w:tcPr>
          <w:p w14:paraId="65ADC0E3" w14:textId="14F8F190" w:rsidR="006D1816" w:rsidRPr="005220DB" w:rsidRDefault="006D1816" w:rsidP="000131DE">
            <w:pPr>
              <w:rPr>
                <w:rFonts w:cstheme="minorHAnsi"/>
              </w:rPr>
            </w:pPr>
            <w:r>
              <w:rPr>
                <w:rFonts w:cstheme="minorHAnsi"/>
              </w:rPr>
              <w:t>Button</w:t>
            </w:r>
          </w:p>
        </w:tc>
        <w:tc>
          <w:tcPr>
            <w:tcW w:w="1611" w:type="dxa"/>
          </w:tcPr>
          <w:p w14:paraId="4CF6DFBB" w14:textId="2423914B" w:rsidR="006D1816" w:rsidRPr="005220DB" w:rsidRDefault="006D1816" w:rsidP="000131DE">
            <w:pPr>
              <w:rPr>
                <w:rFonts w:cstheme="minorHAnsi"/>
              </w:rPr>
            </w:pPr>
            <w:r>
              <w:rPr>
                <w:rFonts w:cstheme="minorHAnsi"/>
              </w:rPr>
              <w:t>NA</w:t>
            </w:r>
          </w:p>
        </w:tc>
        <w:tc>
          <w:tcPr>
            <w:tcW w:w="810" w:type="dxa"/>
          </w:tcPr>
          <w:p w14:paraId="35F1E71F" w14:textId="0389C1EB" w:rsidR="006D1816" w:rsidRPr="005220DB" w:rsidRDefault="006D1816" w:rsidP="000131DE">
            <w:pPr>
              <w:rPr>
                <w:rFonts w:cstheme="minorHAnsi"/>
              </w:rPr>
            </w:pPr>
            <w:r>
              <w:rPr>
                <w:rFonts w:cstheme="minorHAnsi"/>
              </w:rPr>
              <w:t>NA</w:t>
            </w:r>
          </w:p>
        </w:tc>
        <w:tc>
          <w:tcPr>
            <w:tcW w:w="1260" w:type="dxa"/>
          </w:tcPr>
          <w:p w14:paraId="1C3C501A" w14:textId="56E0F56A" w:rsidR="006D1816" w:rsidRPr="005220DB" w:rsidRDefault="006D1816" w:rsidP="000131DE">
            <w:pPr>
              <w:rPr>
                <w:rFonts w:cstheme="minorHAnsi"/>
              </w:rPr>
            </w:pPr>
            <w:r>
              <w:rPr>
                <w:rFonts w:cstheme="minorHAnsi"/>
              </w:rPr>
              <w:t>No</w:t>
            </w:r>
          </w:p>
        </w:tc>
        <w:tc>
          <w:tcPr>
            <w:tcW w:w="2982" w:type="dxa"/>
          </w:tcPr>
          <w:p w14:paraId="50D9C5FE" w14:textId="46CBAF07" w:rsidR="006D1816" w:rsidRPr="005220DB" w:rsidRDefault="006D1816" w:rsidP="000131DE">
            <w:pPr>
              <w:rPr>
                <w:rFonts w:cstheme="minorHAnsi"/>
              </w:rPr>
            </w:pPr>
            <w:r>
              <w:rPr>
                <w:rFonts w:cstheme="minorHAnsi"/>
              </w:rPr>
              <w:t>On click the button, app will navigate to the next screen.</w:t>
            </w:r>
          </w:p>
        </w:tc>
      </w:tr>
    </w:tbl>
    <w:p w14:paraId="40F2EE28" w14:textId="791E65E6" w:rsidR="005220DB" w:rsidRPr="00163FA5" w:rsidRDefault="005220DB" w:rsidP="00E546EC">
      <w:pPr>
        <w:ind w:firstLine="720"/>
        <w:jc w:val="both"/>
        <w:rPr>
          <w:rFonts w:cstheme="minorHAnsi"/>
          <w:b/>
          <w:bCs/>
          <w:sz w:val="22"/>
          <w:szCs w:val="22"/>
        </w:rPr>
      </w:pPr>
      <w:r w:rsidRPr="00163FA5">
        <w:rPr>
          <w:rFonts w:cstheme="minorHAnsi"/>
          <w:b/>
          <w:bCs/>
          <w:sz w:val="22"/>
          <w:szCs w:val="22"/>
        </w:rPr>
        <w:t>Validations:</w:t>
      </w:r>
    </w:p>
    <w:p w14:paraId="4186D69A" w14:textId="77777777" w:rsidR="00960153" w:rsidRPr="00163FA5" w:rsidRDefault="00960153" w:rsidP="00872582">
      <w:pPr>
        <w:pStyle w:val="ListParagraph"/>
        <w:numPr>
          <w:ilvl w:val="0"/>
          <w:numId w:val="9"/>
        </w:numPr>
        <w:rPr>
          <w:rFonts w:cstheme="minorHAnsi"/>
          <w:sz w:val="22"/>
          <w:szCs w:val="22"/>
        </w:rPr>
      </w:pPr>
      <w:r w:rsidRPr="00163FA5">
        <w:rPr>
          <w:rFonts w:cstheme="minorHAnsi"/>
          <w:sz w:val="22"/>
          <w:szCs w:val="22"/>
        </w:rPr>
        <w:t>User shouldn’t be allowed to register for the following scenarios:</w:t>
      </w:r>
    </w:p>
    <w:p w14:paraId="2827A2EA" w14:textId="733B0E1D" w:rsidR="003B6396" w:rsidRPr="00163FA5" w:rsidRDefault="005220DB" w:rsidP="00872582">
      <w:pPr>
        <w:pStyle w:val="ListParagraph"/>
        <w:numPr>
          <w:ilvl w:val="1"/>
          <w:numId w:val="9"/>
        </w:numPr>
        <w:rPr>
          <w:rFonts w:cstheme="minorHAnsi"/>
          <w:sz w:val="22"/>
          <w:szCs w:val="22"/>
        </w:rPr>
      </w:pPr>
      <w:r w:rsidRPr="00163FA5">
        <w:rPr>
          <w:rFonts w:cstheme="minorHAnsi"/>
          <w:sz w:val="22"/>
          <w:szCs w:val="22"/>
        </w:rPr>
        <w:t>If Card is blocked</w:t>
      </w:r>
      <w:r w:rsidR="003B6396" w:rsidRPr="00163FA5">
        <w:rPr>
          <w:rFonts w:cstheme="minorHAnsi"/>
          <w:sz w:val="22"/>
          <w:szCs w:val="22"/>
        </w:rPr>
        <w:t xml:space="preserve"> or inactive</w:t>
      </w:r>
    </w:p>
    <w:p w14:paraId="13DF0BCD" w14:textId="61B9BFAF" w:rsidR="003B6396" w:rsidRPr="00163FA5" w:rsidRDefault="003B6396" w:rsidP="00872582">
      <w:pPr>
        <w:pStyle w:val="ListParagraph"/>
        <w:numPr>
          <w:ilvl w:val="1"/>
          <w:numId w:val="9"/>
        </w:numPr>
        <w:rPr>
          <w:rFonts w:cstheme="minorHAnsi"/>
          <w:sz w:val="22"/>
          <w:szCs w:val="22"/>
        </w:rPr>
      </w:pPr>
      <w:r w:rsidRPr="00163FA5">
        <w:rPr>
          <w:rFonts w:cstheme="minorHAnsi"/>
          <w:sz w:val="22"/>
          <w:szCs w:val="22"/>
        </w:rPr>
        <w:t>Card number (or) PIN number (or) CAPTCHA is incorrect</w:t>
      </w:r>
    </w:p>
    <w:p w14:paraId="01A442E9" w14:textId="0EB9AD3B" w:rsidR="005220DB" w:rsidRPr="00163FA5" w:rsidRDefault="005220DB" w:rsidP="00872582">
      <w:pPr>
        <w:pStyle w:val="ListParagraph"/>
        <w:numPr>
          <w:ilvl w:val="1"/>
          <w:numId w:val="9"/>
        </w:numPr>
        <w:rPr>
          <w:rFonts w:cstheme="minorHAnsi"/>
          <w:sz w:val="22"/>
          <w:szCs w:val="22"/>
        </w:rPr>
      </w:pPr>
      <w:r w:rsidRPr="00163FA5">
        <w:rPr>
          <w:rFonts w:cstheme="minorHAnsi"/>
          <w:sz w:val="22"/>
          <w:szCs w:val="22"/>
        </w:rPr>
        <w:t>RIM is not active</w:t>
      </w:r>
    </w:p>
    <w:p w14:paraId="5C5CAF2D" w14:textId="750F5C25" w:rsidR="003B6396" w:rsidRPr="00163FA5" w:rsidRDefault="003B6396" w:rsidP="00872582">
      <w:pPr>
        <w:pStyle w:val="ListParagraph"/>
        <w:numPr>
          <w:ilvl w:val="1"/>
          <w:numId w:val="9"/>
        </w:numPr>
        <w:rPr>
          <w:rFonts w:cstheme="minorHAnsi"/>
          <w:sz w:val="22"/>
          <w:szCs w:val="22"/>
        </w:rPr>
      </w:pPr>
      <w:r w:rsidRPr="00163FA5">
        <w:rPr>
          <w:rFonts w:cstheme="minorHAnsi"/>
          <w:sz w:val="22"/>
          <w:szCs w:val="22"/>
        </w:rPr>
        <w:t xml:space="preserve">If </w:t>
      </w:r>
      <w:r w:rsidR="002622A5">
        <w:rPr>
          <w:rFonts w:cstheme="minorHAnsi"/>
          <w:sz w:val="22"/>
          <w:szCs w:val="22"/>
        </w:rPr>
        <w:t xml:space="preserve">invalid </w:t>
      </w:r>
      <w:r w:rsidRPr="00163FA5">
        <w:rPr>
          <w:rFonts w:cstheme="minorHAnsi"/>
          <w:sz w:val="22"/>
          <w:szCs w:val="22"/>
        </w:rPr>
        <w:t>mobile number or email address does not exist for the customer</w:t>
      </w:r>
    </w:p>
    <w:p w14:paraId="22587766" w14:textId="6F24B584" w:rsidR="005220DB" w:rsidRPr="00163FA5" w:rsidRDefault="005220DB" w:rsidP="00872582">
      <w:pPr>
        <w:pStyle w:val="ListParagraph"/>
        <w:numPr>
          <w:ilvl w:val="1"/>
          <w:numId w:val="9"/>
        </w:numPr>
        <w:rPr>
          <w:rFonts w:cstheme="minorHAnsi"/>
          <w:sz w:val="22"/>
          <w:szCs w:val="22"/>
        </w:rPr>
      </w:pPr>
      <w:r w:rsidRPr="00163FA5">
        <w:rPr>
          <w:rFonts w:cstheme="minorHAnsi"/>
          <w:sz w:val="22"/>
          <w:szCs w:val="22"/>
        </w:rPr>
        <w:t xml:space="preserve">If </w:t>
      </w:r>
      <w:r w:rsidR="006D1FEA" w:rsidRPr="00163FA5">
        <w:rPr>
          <w:rFonts w:cstheme="minorHAnsi"/>
          <w:sz w:val="22"/>
          <w:szCs w:val="22"/>
        </w:rPr>
        <w:t xml:space="preserve">user </w:t>
      </w:r>
      <w:r w:rsidRPr="00163FA5">
        <w:rPr>
          <w:rFonts w:cstheme="minorHAnsi"/>
          <w:sz w:val="22"/>
          <w:szCs w:val="22"/>
        </w:rPr>
        <w:t xml:space="preserve">already registered and after enter OTP, inform customer that </w:t>
      </w:r>
      <w:r w:rsidR="003B6396" w:rsidRPr="00163FA5">
        <w:rPr>
          <w:rFonts w:cstheme="minorHAnsi"/>
          <w:sz w:val="22"/>
          <w:szCs w:val="22"/>
        </w:rPr>
        <w:t>they</w:t>
      </w:r>
      <w:r w:rsidRPr="00163FA5">
        <w:rPr>
          <w:rFonts w:cstheme="minorHAnsi"/>
          <w:sz w:val="22"/>
          <w:szCs w:val="22"/>
        </w:rPr>
        <w:t xml:space="preserve"> already registered and </w:t>
      </w:r>
      <w:r w:rsidR="000752D4" w:rsidRPr="00163FA5">
        <w:rPr>
          <w:rFonts w:cstheme="minorHAnsi"/>
          <w:sz w:val="22"/>
          <w:szCs w:val="22"/>
        </w:rPr>
        <w:t>show</w:t>
      </w:r>
      <w:r w:rsidRPr="00163FA5">
        <w:rPr>
          <w:rFonts w:cstheme="minorHAnsi"/>
          <w:sz w:val="22"/>
          <w:szCs w:val="22"/>
        </w:rPr>
        <w:t xml:space="preserve"> existing user ID and option to reset password without start from scratch.</w:t>
      </w:r>
    </w:p>
    <w:p w14:paraId="36E943E5" w14:textId="04E31D86" w:rsidR="005220DB" w:rsidRPr="00163FA5" w:rsidRDefault="005220DB" w:rsidP="00872582">
      <w:pPr>
        <w:pStyle w:val="ListParagraph"/>
        <w:numPr>
          <w:ilvl w:val="1"/>
          <w:numId w:val="9"/>
        </w:numPr>
        <w:rPr>
          <w:rFonts w:cstheme="minorHAnsi"/>
          <w:sz w:val="22"/>
          <w:szCs w:val="22"/>
        </w:rPr>
      </w:pPr>
      <w:r w:rsidRPr="00163FA5">
        <w:rPr>
          <w:rFonts w:cstheme="minorHAnsi"/>
          <w:sz w:val="22"/>
          <w:szCs w:val="22"/>
        </w:rPr>
        <w:t>If Registration Process is disabled</w:t>
      </w:r>
    </w:p>
    <w:p w14:paraId="2DDE78BE" w14:textId="05D0081C" w:rsidR="005220DB" w:rsidRPr="00163FA5" w:rsidRDefault="005220DB" w:rsidP="00872582">
      <w:pPr>
        <w:pStyle w:val="ListParagraph"/>
        <w:numPr>
          <w:ilvl w:val="1"/>
          <w:numId w:val="9"/>
        </w:numPr>
        <w:rPr>
          <w:rFonts w:cstheme="minorHAnsi"/>
          <w:sz w:val="22"/>
          <w:szCs w:val="22"/>
        </w:rPr>
      </w:pPr>
      <w:r w:rsidRPr="00163FA5">
        <w:rPr>
          <w:rFonts w:cstheme="minorHAnsi"/>
          <w:sz w:val="22"/>
          <w:szCs w:val="22"/>
        </w:rPr>
        <w:t>If</w:t>
      </w:r>
      <w:r w:rsidR="006D1FEA" w:rsidRPr="00163FA5">
        <w:rPr>
          <w:rFonts w:cstheme="minorHAnsi"/>
          <w:sz w:val="22"/>
          <w:szCs w:val="22"/>
        </w:rPr>
        <w:t xml:space="preserve"> the user is </w:t>
      </w:r>
      <w:r w:rsidRPr="00163FA5">
        <w:rPr>
          <w:rFonts w:cstheme="minorHAnsi"/>
          <w:sz w:val="22"/>
          <w:szCs w:val="22"/>
        </w:rPr>
        <w:t>corporate (non-retail) segment</w:t>
      </w:r>
    </w:p>
    <w:p w14:paraId="4ACACE9D" w14:textId="066D6F95" w:rsidR="005220DB" w:rsidRPr="00163FA5" w:rsidRDefault="005220DB" w:rsidP="00872582">
      <w:pPr>
        <w:pStyle w:val="ListParagraph"/>
        <w:numPr>
          <w:ilvl w:val="1"/>
          <w:numId w:val="9"/>
        </w:numPr>
        <w:rPr>
          <w:rFonts w:cstheme="minorHAnsi"/>
          <w:sz w:val="22"/>
          <w:szCs w:val="22"/>
        </w:rPr>
      </w:pPr>
      <w:r w:rsidRPr="00163FA5">
        <w:rPr>
          <w:rFonts w:cstheme="minorHAnsi"/>
          <w:sz w:val="22"/>
          <w:szCs w:val="22"/>
        </w:rPr>
        <w:t xml:space="preserve">If </w:t>
      </w:r>
      <w:r w:rsidR="006D1FEA" w:rsidRPr="00163FA5">
        <w:rPr>
          <w:rFonts w:cstheme="minorHAnsi"/>
          <w:sz w:val="22"/>
          <w:szCs w:val="22"/>
        </w:rPr>
        <w:t xml:space="preserve">user try to </w:t>
      </w:r>
      <w:r w:rsidR="003867B5" w:rsidRPr="00163FA5">
        <w:rPr>
          <w:rFonts w:cstheme="minorHAnsi"/>
          <w:sz w:val="22"/>
          <w:szCs w:val="22"/>
        </w:rPr>
        <w:t>validate with</w:t>
      </w:r>
      <w:r w:rsidRPr="00163FA5">
        <w:rPr>
          <w:rFonts w:cstheme="minorHAnsi"/>
          <w:sz w:val="22"/>
          <w:szCs w:val="22"/>
        </w:rPr>
        <w:t xml:space="preserve"> supplementary debit card</w:t>
      </w:r>
    </w:p>
    <w:p w14:paraId="53398D4C" w14:textId="5A9EA2E8" w:rsidR="003867B5" w:rsidRPr="00163FA5" w:rsidRDefault="003867B5" w:rsidP="00872582">
      <w:pPr>
        <w:pStyle w:val="ListParagraph"/>
        <w:numPr>
          <w:ilvl w:val="1"/>
          <w:numId w:val="9"/>
        </w:numPr>
        <w:rPr>
          <w:rFonts w:cstheme="minorHAnsi"/>
          <w:sz w:val="22"/>
          <w:szCs w:val="22"/>
        </w:rPr>
      </w:pPr>
      <w:r w:rsidRPr="00163FA5">
        <w:rPr>
          <w:rFonts w:cstheme="minorHAnsi"/>
          <w:sz w:val="22"/>
          <w:szCs w:val="22"/>
        </w:rPr>
        <w:t>If the user’s account relationship is “AND Joint” or “Harris of”</w:t>
      </w:r>
      <w:r w:rsidR="002622A5">
        <w:rPr>
          <w:rFonts w:cstheme="minorHAnsi"/>
          <w:sz w:val="22"/>
          <w:szCs w:val="22"/>
        </w:rPr>
        <w:t xml:space="preserve"> or “heirs of”</w:t>
      </w:r>
    </w:p>
    <w:p w14:paraId="79DEF1FC" w14:textId="533F46D7" w:rsidR="003867B5" w:rsidRPr="00163FA5" w:rsidRDefault="003867B5" w:rsidP="00872582">
      <w:pPr>
        <w:pStyle w:val="ListParagraph"/>
        <w:numPr>
          <w:ilvl w:val="1"/>
          <w:numId w:val="9"/>
        </w:numPr>
        <w:rPr>
          <w:rFonts w:cstheme="minorHAnsi"/>
          <w:sz w:val="22"/>
          <w:szCs w:val="22"/>
        </w:rPr>
      </w:pPr>
      <w:r w:rsidRPr="00163FA5">
        <w:rPr>
          <w:rFonts w:cstheme="minorHAnsi"/>
          <w:sz w:val="22"/>
          <w:szCs w:val="22"/>
        </w:rPr>
        <w:t>If the user’s RM relation of “LGD” or “Recovery/Collection”</w:t>
      </w:r>
    </w:p>
    <w:p w14:paraId="616542B6" w14:textId="2635BDE9" w:rsidR="005220DB" w:rsidRPr="00163FA5" w:rsidRDefault="005220DB" w:rsidP="00872582">
      <w:pPr>
        <w:pStyle w:val="ListParagraph"/>
        <w:numPr>
          <w:ilvl w:val="0"/>
          <w:numId w:val="9"/>
        </w:numPr>
        <w:rPr>
          <w:rFonts w:cstheme="minorHAnsi"/>
          <w:sz w:val="22"/>
          <w:szCs w:val="22"/>
        </w:rPr>
      </w:pPr>
      <w:r w:rsidRPr="00163FA5">
        <w:rPr>
          <w:rFonts w:cstheme="minorHAnsi"/>
          <w:sz w:val="22"/>
          <w:szCs w:val="22"/>
        </w:rPr>
        <w:t xml:space="preserve">If </w:t>
      </w:r>
      <w:r w:rsidR="003867B5" w:rsidRPr="00163FA5">
        <w:rPr>
          <w:rFonts w:cstheme="minorHAnsi"/>
          <w:sz w:val="22"/>
          <w:szCs w:val="22"/>
        </w:rPr>
        <w:t>user</w:t>
      </w:r>
      <w:r w:rsidRPr="00163FA5">
        <w:rPr>
          <w:rFonts w:cstheme="minorHAnsi"/>
          <w:sz w:val="22"/>
          <w:szCs w:val="22"/>
        </w:rPr>
        <w:t xml:space="preserve"> used supplementary credit card</w:t>
      </w:r>
      <w:r w:rsidR="003867B5" w:rsidRPr="00163FA5">
        <w:rPr>
          <w:rFonts w:cstheme="minorHAnsi"/>
          <w:sz w:val="22"/>
          <w:szCs w:val="22"/>
        </w:rPr>
        <w:t xml:space="preserve"> to validate</w:t>
      </w:r>
      <w:r w:rsidRPr="00163FA5">
        <w:rPr>
          <w:rFonts w:cstheme="minorHAnsi"/>
          <w:sz w:val="22"/>
          <w:szCs w:val="22"/>
        </w:rPr>
        <w:t xml:space="preserve">, </w:t>
      </w:r>
      <w:r w:rsidR="003867B5" w:rsidRPr="00163FA5">
        <w:rPr>
          <w:rFonts w:cstheme="minorHAnsi"/>
          <w:sz w:val="22"/>
          <w:szCs w:val="22"/>
        </w:rPr>
        <w:t xml:space="preserve">user </w:t>
      </w:r>
      <w:r w:rsidRPr="00163FA5">
        <w:rPr>
          <w:rFonts w:cstheme="minorHAnsi"/>
          <w:sz w:val="22"/>
          <w:szCs w:val="22"/>
        </w:rPr>
        <w:t>can complete the registration but can do only:</w:t>
      </w:r>
    </w:p>
    <w:p w14:paraId="04BD2C9E" w14:textId="2FD53BA9" w:rsidR="005220DB" w:rsidRPr="00163FA5" w:rsidRDefault="005220DB" w:rsidP="00872582">
      <w:pPr>
        <w:pStyle w:val="ListParagraph"/>
        <w:numPr>
          <w:ilvl w:val="1"/>
          <w:numId w:val="9"/>
        </w:numPr>
        <w:rPr>
          <w:rFonts w:cstheme="minorHAnsi"/>
          <w:sz w:val="22"/>
          <w:szCs w:val="22"/>
        </w:rPr>
      </w:pPr>
      <w:r w:rsidRPr="00163FA5">
        <w:rPr>
          <w:rFonts w:cstheme="minorHAnsi"/>
          <w:sz w:val="22"/>
          <w:szCs w:val="22"/>
        </w:rPr>
        <w:lastRenderedPageBreak/>
        <w:t>View only his card details</w:t>
      </w:r>
      <w:r w:rsidR="003867B5" w:rsidRPr="00163FA5">
        <w:rPr>
          <w:rFonts w:cstheme="minorHAnsi"/>
          <w:sz w:val="22"/>
          <w:szCs w:val="22"/>
        </w:rPr>
        <w:t>.</w:t>
      </w:r>
    </w:p>
    <w:p w14:paraId="68655D79" w14:textId="0BC4E65C" w:rsidR="005220DB" w:rsidRPr="00163FA5" w:rsidRDefault="005220DB" w:rsidP="00872582">
      <w:pPr>
        <w:pStyle w:val="ListParagraph"/>
        <w:numPr>
          <w:ilvl w:val="1"/>
          <w:numId w:val="9"/>
        </w:numPr>
        <w:rPr>
          <w:rFonts w:cstheme="minorHAnsi"/>
          <w:sz w:val="22"/>
          <w:szCs w:val="22"/>
        </w:rPr>
      </w:pPr>
      <w:r w:rsidRPr="00163FA5">
        <w:rPr>
          <w:rFonts w:cstheme="minorHAnsi"/>
          <w:sz w:val="22"/>
          <w:szCs w:val="22"/>
        </w:rPr>
        <w:t xml:space="preserve">Use credit card services related to </w:t>
      </w:r>
      <w:r w:rsidR="003867B5" w:rsidRPr="00163FA5">
        <w:rPr>
          <w:rFonts w:cstheme="minorHAnsi"/>
          <w:sz w:val="22"/>
          <w:szCs w:val="22"/>
        </w:rPr>
        <w:t>the supplementary card</w:t>
      </w:r>
      <w:r w:rsidRPr="00163FA5">
        <w:rPr>
          <w:rFonts w:cstheme="minorHAnsi"/>
          <w:sz w:val="22"/>
          <w:szCs w:val="22"/>
        </w:rPr>
        <w:t xml:space="preserve"> without balance transfer, easy </w:t>
      </w:r>
      <w:proofErr w:type="gramStart"/>
      <w:r w:rsidRPr="00163FA5">
        <w:rPr>
          <w:rFonts w:cstheme="minorHAnsi"/>
          <w:sz w:val="22"/>
          <w:szCs w:val="22"/>
        </w:rPr>
        <w:t>loan</w:t>
      </w:r>
      <w:proofErr w:type="gramEnd"/>
      <w:r w:rsidRPr="00163FA5">
        <w:rPr>
          <w:rFonts w:cstheme="minorHAnsi"/>
          <w:sz w:val="22"/>
          <w:szCs w:val="22"/>
        </w:rPr>
        <w:t xml:space="preserve"> or Advance cash.</w:t>
      </w:r>
    </w:p>
    <w:p w14:paraId="765066A3" w14:textId="5186F4FA" w:rsidR="00322D95" w:rsidRDefault="00322D95" w:rsidP="00322D95">
      <w:pPr>
        <w:ind w:firstLine="720"/>
        <w:jc w:val="both"/>
        <w:rPr>
          <w:rFonts w:cstheme="minorHAnsi"/>
          <w:b/>
          <w:bCs/>
          <w:sz w:val="24"/>
          <w:szCs w:val="24"/>
        </w:rPr>
      </w:pPr>
      <w:r w:rsidRPr="00322D95">
        <w:rPr>
          <w:rFonts w:cstheme="minorHAnsi"/>
          <w:b/>
          <w:bCs/>
          <w:sz w:val="24"/>
          <w:szCs w:val="24"/>
        </w:rPr>
        <w:t>APIs</w:t>
      </w:r>
    </w:p>
    <w:p w14:paraId="4E98D3CB" w14:textId="69590B65" w:rsidR="00322D95" w:rsidRDefault="00322D95" w:rsidP="00872582">
      <w:pPr>
        <w:pStyle w:val="ListParagraph"/>
        <w:numPr>
          <w:ilvl w:val="0"/>
          <w:numId w:val="17"/>
        </w:numPr>
        <w:jc w:val="both"/>
        <w:rPr>
          <w:rFonts w:cstheme="minorHAnsi"/>
          <w:sz w:val="24"/>
          <w:szCs w:val="24"/>
        </w:rPr>
      </w:pPr>
      <w:r w:rsidRPr="00322D95">
        <w:rPr>
          <w:rFonts w:cstheme="minorHAnsi"/>
          <w:sz w:val="24"/>
          <w:szCs w:val="24"/>
        </w:rPr>
        <w:t>Card validation API will be invoked to validate the entered card details.</w:t>
      </w:r>
    </w:p>
    <w:p w14:paraId="1329E084" w14:textId="32D89D44" w:rsidR="006D1816" w:rsidRPr="00163FA5" w:rsidRDefault="00322D95" w:rsidP="00872582">
      <w:pPr>
        <w:pStyle w:val="ListParagraph"/>
        <w:numPr>
          <w:ilvl w:val="0"/>
          <w:numId w:val="17"/>
        </w:numPr>
        <w:jc w:val="both"/>
        <w:rPr>
          <w:rFonts w:cstheme="minorHAnsi"/>
          <w:sz w:val="24"/>
          <w:szCs w:val="24"/>
        </w:rPr>
      </w:pPr>
      <w:r w:rsidRPr="00163FA5">
        <w:rPr>
          <w:rFonts w:cstheme="minorHAnsi"/>
          <w:sz w:val="24"/>
          <w:szCs w:val="24"/>
        </w:rPr>
        <w:t xml:space="preserve">Upon successful validation </w:t>
      </w:r>
      <w:r w:rsidR="006D1816" w:rsidRPr="00163FA5">
        <w:rPr>
          <w:rFonts w:cstheme="minorHAnsi"/>
          <w:sz w:val="24"/>
          <w:szCs w:val="24"/>
        </w:rPr>
        <w:t xml:space="preserve">of the card details </w:t>
      </w:r>
      <w:r w:rsidRPr="00163FA5">
        <w:rPr>
          <w:rFonts w:cstheme="minorHAnsi"/>
          <w:sz w:val="24"/>
          <w:szCs w:val="24"/>
        </w:rPr>
        <w:t xml:space="preserve">and </w:t>
      </w:r>
      <w:r w:rsidR="006D1816" w:rsidRPr="00163FA5">
        <w:rPr>
          <w:rFonts w:cstheme="minorHAnsi"/>
          <w:sz w:val="24"/>
          <w:szCs w:val="24"/>
        </w:rPr>
        <w:t>the above validation criteria, app will trigger the OTP to the registered mobile and email address and then navigates to the next screen.</w:t>
      </w:r>
    </w:p>
    <w:p w14:paraId="6B4B752D" w14:textId="22FB9321" w:rsidR="00450C59" w:rsidRPr="00163FA5" w:rsidRDefault="00990C25" w:rsidP="00163FA5">
      <w:pPr>
        <w:ind w:firstLine="360"/>
        <w:jc w:val="both"/>
        <w:rPr>
          <w:rFonts w:cstheme="minorHAnsi"/>
          <w:b/>
          <w:bCs/>
          <w:sz w:val="24"/>
          <w:szCs w:val="24"/>
        </w:rPr>
      </w:pPr>
      <w:r w:rsidRPr="00163FA5">
        <w:rPr>
          <w:rFonts w:cstheme="minorHAnsi"/>
          <w:b/>
          <w:bCs/>
          <w:sz w:val="24"/>
          <w:szCs w:val="24"/>
        </w:rPr>
        <w:t xml:space="preserve">Screen </w:t>
      </w:r>
      <w:r w:rsidR="00450C59" w:rsidRPr="00163FA5">
        <w:rPr>
          <w:rFonts w:cstheme="minorHAnsi"/>
          <w:b/>
          <w:bCs/>
          <w:sz w:val="24"/>
          <w:szCs w:val="24"/>
        </w:rPr>
        <w:t>2</w:t>
      </w:r>
      <w:r w:rsidRPr="00163FA5">
        <w:rPr>
          <w:rFonts w:cstheme="minorHAnsi"/>
          <w:b/>
          <w:bCs/>
          <w:sz w:val="24"/>
          <w:szCs w:val="24"/>
        </w:rPr>
        <w:t>:</w:t>
      </w:r>
    </w:p>
    <w:p w14:paraId="1B7F260B" w14:textId="77777777" w:rsidR="00163FA5" w:rsidRDefault="00450C59" w:rsidP="00872582">
      <w:pPr>
        <w:pStyle w:val="ListParagraph"/>
        <w:numPr>
          <w:ilvl w:val="0"/>
          <w:numId w:val="20"/>
        </w:numPr>
        <w:rPr>
          <w:rFonts w:cstheme="minorHAnsi"/>
          <w:sz w:val="24"/>
          <w:szCs w:val="24"/>
        </w:rPr>
      </w:pPr>
      <w:r w:rsidRPr="00163FA5">
        <w:rPr>
          <w:rFonts w:cstheme="minorHAnsi"/>
          <w:sz w:val="24"/>
          <w:szCs w:val="24"/>
        </w:rPr>
        <w:t>Enter OTP, User to enter OTP “One Time Password” sent to registered mobile number ending with xxxxxxxx12</w:t>
      </w:r>
    </w:p>
    <w:p w14:paraId="06CB7B2D" w14:textId="468FF38C" w:rsidR="00F70AF4" w:rsidRPr="00163FA5" w:rsidRDefault="00F70AF4" w:rsidP="00872582">
      <w:pPr>
        <w:pStyle w:val="ListParagraph"/>
        <w:numPr>
          <w:ilvl w:val="0"/>
          <w:numId w:val="20"/>
        </w:numPr>
        <w:rPr>
          <w:rFonts w:cstheme="minorHAnsi"/>
          <w:sz w:val="24"/>
          <w:szCs w:val="24"/>
        </w:rPr>
      </w:pPr>
      <w:r w:rsidRPr="00163FA5">
        <w:rPr>
          <w:rFonts w:cstheme="minorHAnsi"/>
          <w:sz w:val="24"/>
          <w:szCs w:val="24"/>
        </w:rPr>
        <w:t xml:space="preserve">Upon Success, customer can go for next screen. </w:t>
      </w:r>
    </w:p>
    <w:tbl>
      <w:tblPr>
        <w:tblStyle w:val="TableGrid"/>
        <w:tblW w:w="10053" w:type="dxa"/>
        <w:tblInd w:w="421" w:type="dxa"/>
        <w:tblLayout w:type="fixed"/>
        <w:tblLook w:val="04A0" w:firstRow="1" w:lastRow="0" w:firstColumn="1" w:lastColumn="0" w:noHBand="0" w:noVBand="1"/>
      </w:tblPr>
      <w:tblGrid>
        <w:gridCol w:w="630"/>
        <w:gridCol w:w="1980"/>
        <w:gridCol w:w="1080"/>
        <w:gridCol w:w="1260"/>
        <w:gridCol w:w="810"/>
        <w:gridCol w:w="1260"/>
        <w:gridCol w:w="3033"/>
      </w:tblGrid>
      <w:tr w:rsidR="006D1816" w14:paraId="4B05F85B" w14:textId="77777777" w:rsidTr="00163FA5">
        <w:tc>
          <w:tcPr>
            <w:tcW w:w="630" w:type="dxa"/>
            <w:shd w:val="clear" w:color="auto" w:fill="DEEAF6" w:themeFill="accent1" w:themeFillTint="33"/>
          </w:tcPr>
          <w:p w14:paraId="0C0AD701" w14:textId="77777777" w:rsidR="006D1816" w:rsidRPr="00262A90" w:rsidRDefault="006D1816" w:rsidP="00F31A86">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16E70613" w14:textId="77777777" w:rsidR="006D1816" w:rsidRPr="00262A90" w:rsidRDefault="006D1816" w:rsidP="00F31A86">
            <w:pPr>
              <w:rPr>
                <w:rFonts w:cstheme="minorHAnsi"/>
                <w:b/>
                <w:bCs/>
              </w:rPr>
            </w:pPr>
            <w:r w:rsidRPr="00262A90">
              <w:rPr>
                <w:rFonts w:cstheme="minorHAnsi"/>
                <w:b/>
                <w:bCs/>
              </w:rPr>
              <w:t>Field Name</w:t>
            </w:r>
          </w:p>
        </w:tc>
        <w:tc>
          <w:tcPr>
            <w:tcW w:w="1080" w:type="dxa"/>
            <w:shd w:val="clear" w:color="auto" w:fill="DEEAF6" w:themeFill="accent1" w:themeFillTint="33"/>
          </w:tcPr>
          <w:p w14:paraId="37E0D008" w14:textId="77777777" w:rsidR="006D1816" w:rsidRPr="00262A90" w:rsidRDefault="006D1816" w:rsidP="00F31A86">
            <w:pPr>
              <w:rPr>
                <w:rFonts w:cstheme="minorHAnsi"/>
                <w:b/>
                <w:bCs/>
              </w:rPr>
            </w:pPr>
            <w:r w:rsidRPr="00262A90">
              <w:rPr>
                <w:rFonts w:cstheme="minorHAnsi"/>
                <w:b/>
                <w:bCs/>
              </w:rPr>
              <w:t>Data Type</w:t>
            </w:r>
          </w:p>
        </w:tc>
        <w:tc>
          <w:tcPr>
            <w:tcW w:w="1260" w:type="dxa"/>
            <w:shd w:val="clear" w:color="auto" w:fill="DEEAF6" w:themeFill="accent1" w:themeFillTint="33"/>
          </w:tcPr>
          <w:p w14:paraId="0FBD0A70" w14:textId="77777777" w:rsidR="006D1816" w:rsidRPr="00262A90" w:rsidRDefault="006D1816" w:rsidP="00F31A86">
            <w:pPr>
              <w:rPr>
                <w:rFonts w:cstheme="minorHAnsi"/>
                <w:b/>
                <w:bCs/>
              </w:rPr>
            </w:pPr>
            <w:r w:rsidRPr="00262A90">
              <w:rPr>
                <w:rFonts w:cstheme="minorHAnsi"/>
                <w:b/>
                <w:bCs/>
              </w:rPr>
              <w:t>Validations</w:t>
            </w:r>
          </w:p>
        </w:tc>
        <w:tc>
          <w:tcPr>
            <w:tcW w:w="810" w:type="dxa"/>
            <w:shd w:val="clear" w:color="auto" w:fill="DEEAF6" w:themeFill="accent1" w:themeFillTint="33"/>
          </w:tcPr>
          <w:p w14:paraId="62463218" w14:textId="77777777" w:rsidR="006D1816" w:rsidRPr="00262A90" w:rsidRDefault="006D1816" w:rsidP="00F31A86">
            <w:pPr>
              <w:rPr>
                <w:rFonts w:cstheme="minorHAnsi"/>
                <w:b/>
                <w:bCs/>
              </w:rPr>
            </w:pPr>
            <w:r w:rsidRPr="00262A90">
              <w:rPr>
                <w:rFonts w:cstheme="minorHAnsi"/>
                <w:b/>
                <w:bCs/>
              </w:rPr>
              <w:t>Length</w:t>
            </w:r>
          </w:p>
        </w:tc>
        <w:tc>
          <w:tcPr>
            <w:tcW w:w="1260" w:type="dxa"/>
            <w:shd w:val="clear" w:color="auto" w:fill="DEEAF6" w:themeFill="accent1" w:themeFillTint="33"/>
          </w:tcPr>
          <w:p w14:paraId="39FCA088" w14:textId="77777777" w:rsidR="006D1816" w:rsidRPr="00262A90" w:rsidRDefault="006D1816" w:rsidP="00F31A86">
            <w:pPr>
              <w:rPr>
                <w:rFonts w:cstheme="minorHAnsi"/>
                <w:b/>
                <w:bCs/>
              </w:rPr>
            </w:pPr>
            <w:r w:rsidRPr="00262A90">
              <w:rPr>
                <w:rFonts w:cstheme="minorHAnsi"/>
                <w:b/>
                <w:bCs/>
              </w:rPr>
              <w:t>Mandatory</w:t>
            </w:r>
          </w:p>
        </w:tc>
        <w:tc>
          <w:tcPr>
            <w:tcW w:w="3033" w:type="dxa"/>
            <w:shd w:val="clear" w:color="auto" w:fill="DEEAF6" w:themeFill="accent1" w:themeFillTint="33"/>
          </w:tcPr>
          <w:p w14:paraId="2BA744C5" w14:textId="77777777" w:rsidR="006D1816" w:rsidRPr="00262A90" w:rsidRDefault="006D1816" w:rsidP="00F31A86">
            <w:pPr>
              <w:rPr>
                <w:rFonts w:cstheme="minorHAnsi"/>
                <w:b/>
                <w:bCs/>
              </w:rPr>
            </w:pPr>
            <w:r w:rsidRPr="00262A90">
              <w:rPr>
                <w:rFonts w:cstheme="minorHAnsi"/>
                <w:b/>
                <w:bCs/>
              </w:rPr>
              <w:t>Comments</w:t>
            </w:r>
          </w:p>
        </w:tc>
      </w:tr>
      <w:tr w:rsidR="006D1816" w14:paraId="662036D5" w14:textId="77777777" w:rsidTr="00163FA5">
        <w:tc>
          <w:tcPr>
            <w:tcW w:w="630" w:type="dxa"/>
          </w:tcPr>
          <w:p w14:paraId="3F159D24" w14:textId="77777777" w:rsidR="006D1816" w:rsidRPr="005220DB" w:rsidRDefault="006D1816" w:rsidP="00F31A86">
            <w:pPr>
              <w:rPr>
                <w:rFonts w:cstheme="minorHAnsi"/>
              </w:rPr>
            </w:pPr>
            <w:r w:rsidRPr="005220DB">
              <w:rPr>
                <w:rFonts w:cstheme="minorHAnsi"/>
              </w:rPr>
              <w:t>1</w:t>
            </w:r>
          </w:p>
        </w:tc>
        <w:tc>
          <w:tcPr>
            <w:tcW w:w="1980" w:type="dxa"/>
          </w:tcPr>
          <w:p w14:paraId="3B3A3F00" w14:textId="77777777" w:rsidR="006D1816" w:rsidRPr="005220DB" w:rsidRDefault="006D1816" w:rsidP="00F31A86">
            <w:pPr>
              <w:rPr>
                <w:rFonts w:cstheme="minorHAnsi"/>
              </w:rPr>
            </w:pPr>
            <w:r>
              <w:rPr>
                <w:rFonts w:cstheme="minorHAnsi"/>
              </w:rPr>
              <w:t>OTP</w:t>
            </w:r>
          </w:p>
        </w:tc>
        <w:tc>
          <w:tcPr>
            <w:tcW w:w="1080" w:type="dxa"/>
          </w:tcPr>
          <w:p w14:paraId="448FC36F" w14:textId="77777777" w:rsidR="006D1816" w:rsidRPr="005220DB" w:rsidRDefault="006D1816" w:rsidP="00F31A86">
            <w:pPr>
              <w:rPr>
                <w:rFonts w:cstheme="minorHAnsi"/>
              </w:rPr>
            </w:pPr>
            <w:r>
              <w:rPr>
                <w:rFonts w:cstheme="minorHAnsi"/>
              </w:rPr>
              <w:t>Text</w:t>
            </w:r>
          </w:p>
        </w:tc>
        <w:tc>
          <w:tcPr>
            <w:tcW w:w="1260" w:type="dxa"/>
          </w:tcPr>
          <w:p w14:paraId="48B7F310" w14:textId="77777777" w:rsidR="006D1816" w:rsidRPr="005220DB" w:rsidRDefault="006D1816" w:rsidP="00F31A86">
            <w:pPr>
              <w:rPr>
                <w:rFonts w:cstheme="minorHAnsi"/>
              </w:rPr>
            </w:pPr>
            <w:r>
              <w:rPr>
                <w:rFonts w:cstheme="minorHAnsi"/>
              </w:rPr>
              <w:t>Numeric</w:t>
            </w:r>
          </w:p>
        </w:tc>
        <w:tc>
          <w:tcPr>
            <w:tcW w:w="810" w:type="dxa"/>
          </w:tcPr>
          <w:p w14:paraId="53F475A4" w14:textId="77777777" w:rsidR="006D1816" w:rsidRPr="005220DB" w:rsidRDefault="006D1816" w:rsidP="00F31A86">
            <w:pPr>
              <w:rPr>
                <w:rFonts w:cstheme="minorHAnsi"/>
              </w:rPr>
            </w:pPr>
            <w:r>
              <w:rPr>
                <w:rFonts w:cstheme="minorHAnsi"/>
              </w:rPr>
              <w:t>6</w:t>
            </w:r>
          </w:p>
        </w:tc>
        <w:tc>
          <w:tcPr>
            <w:tcW w:w="1260" w:type="dxa"/>
          </w:tcPr>
          <w:p w14:paraId="645203B2" w14:textId="77777777" w:rsidR="006D1816" w:rsidRPr="005220DB" w:rsidRDefault="006D1816" w:rsidP="00F31A86">
            <w:pPr>
              <w:rPr>
                <w:rFonts w:cstheme="minorHAnsi"/>
              </w:rPr>
            </w:pPr>
            <w:r w:rsidRPr="005220DB">
              <w:rPr>
                <w:rFonts w:cstheme="minorHAnsi"/>
              </w:rPr>
              <w:t>Yes</w:t>
            </w:r>
          </w:p>
        </w:tc>
        <w:tc>
          <w:tcPr>
            <w:tcW w:w="3033" w:type="dxa"/>
          </w:tcPr>
          <w:p w14:paraId="3964ABD1" w14:textId="77777777" w:rsidR="006D1816" w:rsidRPr="005220DB" w:rsidRDefault="006D1816" w:rsidP="00F31A86">
            <w:pPr>
              <w:rPr>
                <w:rFonts w:cstheme="minorHAnsi"/>
              </w:rPr>
            </w:pPr>
          </w:p>
        </w:tc>
      </w:tr>
      <w:tr w:rsidR="006D1816" w14:paraId="6BA72ECF" w14:textId="77777777" w:rsidTr="00163FA5">
        <w:tc>
          <w:tcPr>
            <w:tcW w:w="630" w:type="dxa"/>
          </w:tcPr>
          <w:p w14:paraId="7CE47546" w14:textId="77777777" w:rsidR="006D1816" w:rsidRPr="005220DB" w:rsidRDefault="006D1816" w:rsidP="00F31A86">
            <w:pPr>
              <w:rPr>
                <w:rFonts w:cstheme="minorHAnsi"/>
              </w:rPr>
            </w:pPr>
            <w:r w:rsidRPr="005220DB">
              <w:rPr>
                <w:rFonts w:cstheme="minorHAnsi"/>
              </w:rPr>
              <w:t>2</w:t>
            </w:r>
          </w:p>
        </w:tc>
        <w:tc>
          <w:tcPr>
            <w:tcW w:w="1980" w:type="dxa"/>
          </w:tcPr>
          <w:p w14:paraId="6373EDD9" w14:textId="77777777" w:rsidR="006D1816" w:rsidRPr="005220DB" w:rsidRDefault="006D1816" w:rsidP="00F31A86">
            <w:pPr>
              <w:rPr>
                <w:rFonts w:cstheme="minorHAnsi"/>
              </w:rPr>
            </w:pPr>
            <w:r>
              <w:rPr>
                <w:rFonts w:cstheme="minorHAnsi"/>
              </w:rPr>
              <w:t>Regenerate OTP</w:t>
            </w:r>
          </w:p>
        </w:tc>
        <w:tc>
          <w:tcPr>
            <w:tcW w:w="1080" w:type="dxa"/>
          </w:tcPr>
          <w:p w14:paraId="71787B91" w14:textId="77777777" w:rsidR="006D1816" w:rsidRPr="005220DB" w:rsidRDefault="006D1816" w:rsidP="00F31A86">
            <w:pPr>
              <w:rPr>
                <w:rFonts w:cstheme="minorHAnsi"/>
              </w:rPr>
            </w:pPr>
            <w:r>
              <w:rPr>
                <w:rFonts w:cstheme="minorHAnsi"/>
              </w:rPr>
              <w:t>Link</w:t>
            </w:r>
          </w:p>
        </w:tc>
        <w:tc>
          <w:tcPr>
            <w:tcW w:w="1260" w:type="dxa"/>
          </w:tcPr>
          <w:p w14:paraId="69660162" w14:textId="77777777" w:rsidR="006D1816" w:rsidRPr="005220DB" w:rsidRDefault="006D1816" w:rsidP="00F31A86">
            <w:pPr>
              <w:rPr>
                <w:rFonts w:cstheme="minorHAnsi"/>
              </w:rPr>
            </w:pPr>
            <w:r>
              <w:rPr>
                <w:rFonts w:cstheme="minorHAnsi"/>
              </w:rPr>
              <w:t>NA</w:t>
            </w:r>
          </w:p>
        </w:tc>
        <w:tc>
          <w:tcPr>
            <w:tcW w:w="810" w:type="dxa"/>
          </w:tcPr>
          <w:p w14:paraId="094FFC40" w14:textId="77777777" w:rsidR="006D1816" w:rsidRPr="005220DB" w:rsidRDefault="006D1816" w:rsidP="00F31A86">
            <w:pPr>
              <w:rPr>
                <w:rFonts w:cstheme="minorHAnsi"/>
              </w:rPr>
            </w:pPr>
            <w:r>
              <w:rPr>
                <w:rFonts w:cstheme="minorHAnsi"/>
              </w:rPr>
              <w:t>NA</w:t>
            </w:r>
          </w:p>
        </w:tc>
        <w:tc>
          <w:tcPr>
            <w:tcW w:w="1260" w:type="dxa"/>
          </w:tcPr>
          <w:p w14:paraId="5C8CC916" w14:textId="77777777" w:rsidR="006D1816" w:rsidRPr="005220DB" w:rsidRDefault="006D1816" w:rsidP="00F31A86">
            <w:pPr>
              <w:rPr>
                <w:rFonts w:cstheme="minorHAnsi"/>
              </w:rPr>
            </w:pPr>
            <w:r>
              <w:rPr>
                <w:rFonts w:cstheme="minorHAnsi"/>
              </w:rPr>
              <w:t>No</w:t>
            </w:r>
          </w:p>
        </w:tc>
        <w:tc>
          <w:tcPr>
            <w:tcW w:w="3033" w:type="dxa"/>
          </w:tcPr>
          <w:p w14:paraId="200B46C8" w14:textId="77777777" w:rsidR="006D1816" w:rsidRPr="005220DB" w:rsidRDefault="006D1816" w:rsidP="00F31A86">
            <w:pPr>
              <w:rPr>
                <w:rFonts w:cstheme="minorHAnsi"/>
              </w:rPr>
            </w:pPr>
            <w:r>
              <w:rPr>
                <w:rFonts w:cstheme="minorHAnsi"/>
              </w:rPr>
              <w:t>This link is used to regenerate the OTP.</w:t>
            </w:r>
          </w:p>
        </w:tc>
      </w:tr>
      <w:tr w:rsidR="006D1816" w14:paraId="00481457" w14:textId="77777777" w:rsidTr="00163FA5">
        <w:tc>
          <w:tcPr>
            <w:tcW w:w="630" w:type="dxa"/>
          </w:tcPr>
          <w:p w14:paraId="07BBB855" w14:textId="77777777" w:rsidR="006D1816" w:rsidRPr="005220DB" w:rsidRDefault="006D1816" w:rsidP="00F31A86">
            <w:pPr>
              <w:rPr>
                <w:rFonts w:cstheme="minorHAnsi"/>
              </w:rPr>
            </w:pPr>
            <w:r>
              <w:rPr>
                <w:rFonts w:cstheme="minorHAnsi"/>
              </w:rPr>
              <w:t>3</w:t>
            </w:r>
          </w:p>
        </w:tc>
        <w:tc>
          <w:tcPr>
            <w:tcW w:w="1980" w:type="dxa"/>
          </w:tcPr>
          <w:p w14:paraId="479B558B" w14:textId="77777777" w:rsidR="006D1816" w:rsidRPr="005220DB" w:rsidRDefault="006D1816" w:rsidP="00F31A86">
            <w:pPr>
              <w:rPr>
                <w:rFonts w:cstheme="minorHAnsi"/>
              </w:rPr>
            </w:pPr>
            <w:r>
              <w:rPr>
                <w:rFonts w:cstheme="minorHAnsi"/>
              </w:rPr>
              <w:t>Cancel</w:t>
            </w:r>
          </w:p>
        </w:tc>
        <w:tc>
          <w:tcPr>
            <w:tcW w:w="1080" w:type="dxa"/>
          </w:tcPr>
          <w:p w14:paraId="2D2D85F8" w14:textId="77777777" w:rsidR="006D1816" w:rsidRPr="005220DB" w:rsidRDefault="006D1816" w:rsidP="00F31A86">
            <w:pPr>
              <w:rPr>
                <w:rFonts w:cstheme="minorHAnsi"/>
              </w:rPr>
            </w:pPr>
            <w:r>
              <w:rPr>
                <w:rFonts w:cstheme="minorHAnsi"/>
              </w:rPr>
              <w:t>Button</w:t>
            </w:r>
          </w:p>
        </w:tc>
        <w:tc>
          <w:tcPr>
            <w:tcW w:w="1260" w:type="dxa"/>
          </w:tcPr>
          <w:p w14:paraId="3834E111" w14:textId="77777777" w:rsidR="006D1816" w:rsidRPr="005220DB" w:rsidRDefault="006D1816" w:rsidP="00F31A86">
            <w:pPr>
              <w:rPr>
                <w:rFonts w:cstheme="minorHAnsi"/>
              </w:rPr>
            </w:pPr>
            <w:r>
              <w:rPr>
                <w:rFonts w:cstheme="minorHAnsi"/>
              </w:rPr>
              <w:t>NA</w:t>
            </w:r>
          </w:p>
        </w:tc>
        <w:tc>
          <w:tcPr>
            <w:tcW w:w="810" w:type="dxa"/>
          </w:tcPr>
          <w:p w14:paraId="5FAB0EEF" w14:textId="77777777" w:rsidR="006D1816" w:rsidRPr="005220DB" w:rsidRDefault="006D1816" w:rsidP="00F31A86">
            <w:pPr>
              <w:rPr>
                <w:rFonts w:cstheme="minorHAnsi"/>
              </w:rPr>
            </w:pPr>
            <w:r>
              <w:rPr>
                <w:rFonts w:cstheme="minorHAnsi"/>
              </w:rPr>
              <w:t>NA</w:t>
            </w:r>
          </w:p>
        </w:tc>
        <w:tc>
          <w:tcPr>
            <w:tcW w:w="1260" w:type="dxa"/>
          </w:tcPr>
          <w:p w14:paraId="4068C4C9" w14:textId="77777777" w:rsidR="006D1816" w:rsidRPr="005220DB" w:rsidRDefault="006D1816" w:rsidP="00F31A86">
            <w:pPr>
              <w:rPr>
                <w:rFonts w:cstheme="minorHAnsi"/>
              </w:rPr>
            </w:pPr>
            <w:r>
              <w:rPr>
                <w:rFonts w:cstheme="minorHAnsi"/>
              </w:rPr>
              <w:t>No</w:t>
            </w:r>
          </w:p>
        </w:tc>
        <w:tc>
          <w:tcPr>
            <w:tcW w:w="3033" w:type="dxa"/>
          </w:tcPr>
          <w:p w14:paraId="0E522452" w14:textId="77777777" w:rsidR="006D1816" w:rsidRPr="005220DB" w:rsidRDefault="006D1816" w:rsidP="00F31A86">
            <w:pPr>
              <w:rPr>
                <w:rFonts w:cstheme="minorHAnsi"/>
              </w:rPr>
            </w:pPr>
          </w:p>
        </w:tc>
      </w:tr>
      <w:tr w:rsidR="006D1816" w14:paraId="7E3F0006" w14:textId="77777777" w:rsidTr="00163FA5">
        <w:tc>
          <w:tcPr>
            <w:tcW w:w="630" w:type="dxa"/>
          </w:tcPr>
          <w:p w14:paraId="68410A12" w14:textId="77777777" w:rsidR="006D1816" w:rsidRDefault="006D1816" w:rsidP="00F31A86">
            <w:pPr>
              <w:rPr>
                <w:rFonts w:cstheme="minorHAnsi"/>
              </w:rPr>
            </w:pPr>
            <w:r>
              <w:rPr>
                <w:rFonts w:cstheme="minorHAnsi"/>
              </w:rPr>
              <w:t>4</w:t>
            </w:r>
          </w:p>
        </w:tc>
        <w:tc>
          <w:tcPr>
            <w:tcW w:w="1980" w:type="dxa"/>
          </w:tcPr>
          <w:p w14:paraId="222C44C9" w14:textId="26FCD16E" w:rsidR="006D1816" w:rsidRDefault="006D1816" w:rsidP="00F31A86">
            <w:pPr>
              <w:rPr>
                <w:rFonts w:cstheme="minorHAnsi"/>
              </w:rPr>
            </w:pPr>
            <w:r>
              <w:rPr>
                <w:rFonts w:cstheme="minorHAnsi"/>
              </w:rPr>
              <w:t>Submit</w:t>
            </w:r>
          </w:p>
        </w:tc>
        <w:tc>
          <w:tcPr>
            <w:tcW w:w="1080" w:type="dxa"/>
          </w:tcPr>
          <w:p w14:paraId="175798A1" w14:textId="77777777" w:rsidR="006D1816" w:rsidRPr="005220DB" w:rsidRDefault="006D1816" w:rsidP="00F31A86">
            <w:pPr>
              <w:rPr>
                <w:rFonts w:cstheme="minorHAnsi"/>
              </w:rPr>
            </w:pPr>
            <w:r>
              <w:rPr>
                <w:rFonts w:cstheme="minorHAnsi"/>
              </w:rPr>
              <w:t>Button</w:t>
            </w:r>
          </w:p>
        </w:tc>
        <w:tc>
          <w:tcPr>
            <w:tcW w:w="1260" w:type="dxa"/>
          </w:tcPr>
          <w:p w14:paraId="5A2A0321" w14:textId="77777777" w:rsidR="006D1816" w:rsidRPr="005220DB" w:rsidRDefault="006D1816" w:rsidP="00F31A86">
            <w:pPr>
              <w:rPr>
                <w:rFonts w:cstheme="minorHAnsi"/>
              </w:rPr>
            </w:pPr>
            <w:r>
              <w:rPr>
                <w:rFonts w:cstheme="minorHAnsi"/>
              </w:rPr>
              <w:t>NA</w:t>
            </w:r>
          </w:p>
        </w:tc>
        <w:tc>
          <w:tcPr>
            <w:tcW w:w="810" w:type="dxa"/>
          </w:tcPr>
          <w:p w14:paraId="18C6E527" w14:textId="77777777" w:rsidR="006D1816" w:rsidRDefault="006D1816" w:rsidP="00F31A86">
            <w:pPr>
              <w:rPr>
                <w:rFonts w:cstheme="minorHAnsi"/>
              </w:rPr>
            </w:pPr>
            <w:r>
              <w:rPr>
                <w:rFonts w:cstheme="minorHAnsi"/>
              </w:rPr>
              <w:t>NA</w:t>
            </w:r>
          </w:p>
        </w:tc>
        <w:tc>
          <w:tcPr>
            <w:tcW w:w="1260" w:type="dxa"/>
          </w:tcPr>
          <w:p w14:paraId="2151CCAE" w14:textId="77777777" w:rsidR="006D1816" w:rsidRPr="005220DB" w:rsidRDefault="006D1816" w:rsidP="00F31A86">
            <w:pPr>
              <w:rPr>
                <w:rFonts w:cstheme="minorHAnsi"/>
              </w:rPr>
            </w:pPr>
            <w:r>
              <w:rPr>
                <w:rFonts w:cstheme="minorHAnsi"/>
              </w:rPr>
              <w:t>No</w:t>
            </w:r>
          </w:p>
        </w:tc>
        <w:tc>
          <w:tcPr>
            <w:tcW w:w="3033" w:type="dxa"/>
          </w:tcPr>
          <w:p w14:paraId="5A25FBF0" w14:textId="77777777" w:rsidR="006D1816" w:rsidRPr="005220DB" w:rsidRDefault="006D1816" w:rsidP="00F31A86">
            <w:pPr>
              <w:rPr>
                <w:rFonts w:cstheme="minorHAnsi"/>
              </w:rPr>
            </w:pPr>
          </w:p>
        </w:tc>
      </w:tr>
    </w:tbl>
    <w:p w14:paraId="1939AE90" w14:textId="14B9B46C" w:rsidR="00CB5369" w:rsidRPr="00163FA5" w:rsidRDefault="00F70AF4" w:rsidP="003867B5">
      <w:pPr>
        <w:ind w:firstLine="720"/>
        <w:jc w:val="both"/>
        <w:rPr>
          <w:rFonts w:cstheme="minorHAnsi"/>
          <w:b/>
          <w:bCs/>
          <w:sz w:val="22"/>
          <w:szCs w:val="22"/>
        </w:rPr>
      </w:pPr>
      <w:r w:rsidRPr="00163FA5">
        <w:rPr>
          <w:rFonts w:cstheme="minorHAnsi"/>
          <w:b/>
          <w:bCs/>
          <w:sz w:val="22"/>
          <w:szCs w:val="22"/>
        </w:rPr>
        <w:t>Validations</w:t>
      </w:r>
      <w:r w:rsidR="00990C25" w:rsidRPr="00163FA5">
        <w:rPr>
          <w:rFonts w:cstheme="minorHAnsi"/>
          <w:b/>
          <w:bCs/>
          <w:sz w:val="22"/>
          <w:szCs w:val="22"/>
        </w:rPr>
        <w:t>:</w:t>
      </w:r>
    </w:p>
    <w:p w14:paraId="671CE899" w14:textId="77777777" w:rsidR="003867B5" w:rsidRPr="00163FA5" w:rsidRDefault="00450C59" w:rsidP="00872582">
      <w:pPr>
        <w:pStyle w:val="ListParagraph"/>
        <w:numPr>
          <w:ilvl w:val="0"/>
          <w:numId w:val="10"/>
        </w:numPr>
        <w:jc w:val="both"/>
        <w:rPr>
          <w:rFonts w:cstheme="minorHAnsi"/>
          <w:sz w:val="22"/>
          <w:szCs w:val="22"/>
        </w:rPr>
      </w:pPr>
      <w:r w:rsidRPr="00163FA5">
        <w:rPr>
          <w:rFonts w:cstheme="minorHAnsi"/>
          <w:sz w:val="22"/>
          <w:szCs w:val="22"/>
        </w:rPr>
        <w:t xml:space="preserve">If </w:t>
      </w:r>
      <w:r w:rsidR="003867B5" w:rsidRPr="00163FA5">
        <w:rPr>
          <w:rFonts w:cstheme="minorHAnsi"/>
          <w:sz w:val="22"/>
          <w:szCs w:val="22"/>
        </w:rPr>
        <w:t>fail</w:t>
      </w:r>
      <w:r w:rsidRPr="00163FA5">
        <w:rPr>
          <w:rFonts w:cstheme="minorHAnsi"/>
          <w:sz w:val="22"/>
          <w:szCs w:val="22"/>
        </w:rPr>
        <w:t xml:space="preserve"> for 3 times, OTP will get blocked and inform customer that OTP is blocked and call 600529999 then exit the process</w:t>
      </w:r>
      <w:r w:rsidR="003867B5" w:rsidRPr="00163FA5">
        <w:rPr>
          <w:rFonts w:cstheme="minorHAnsi"/>
          <w:sz w:val="22"/>
          <w:szCs w:val="22"/>
        </w:rPr>
        <w:t>.</w:t>
      </w:r>
    </w:p>
    <w:p w14:paraId="780DE7F6" w14:textId="1CD9B5B7" w:rsidR="00CB5369" w:rsidRPr="00163FA5" w:rsidRDefault="00CB5369" w:rsidP="00872582">
      <w:pPr>
        <w:pStyle w:val="ListParagraph"/>
        <w:numPr>
          <w:ilvl w:val="0"/>
          <w:numId w:val="10"/>
        </w:numPr>
        <w:jc w:val="both"/>
        <w:rPr>
          <w:rFonts w:cstheme="minorHAnsi"/>
          <w:sz w:val="22"/>
          <w:szCs w:val="22"/>
        </w:rPr>
      </w:pPr>
      <w:r w:rsidRPr="00163FA5">
        <w:rPr>
          <w:rFonts w:cstheme="minorHAnsi"/>
          <w:sz w:val="22"/>
          <w:szCs w:val="22"/>
        </w:rPr>
        <w:t xml:space="preserve">If email enabled, </w:t>
      </w:r>
      <w:r w:rsidR="00664C12" w:rsidRPr="00163FA5">
        <w:rPr>
          <w:rFonts w:cstheme="minorHAnsi"/>
          <w:sz w:val="22"/>
          <w:szCs w:val="22"/>
        </w:rPr>
        <w:t xml:space="preserve">for specific customer, customer should </w:t>
      </w:r>
      <w:r w:rsidR="005220DB" w:rsidRPr="00163FA5">
        <w:rPr>
          <w:rFonts w:cstheme="minorHAnsi"/>
          <w:sz w:val="22"/>
          <w:szCs w:val="22"/>
        </w:rPr>
        <w:t>get masked</w:t>
      </w:r>
      <w:r w:rsidR="00664C12" w:rsidRPr="00163FA5">
        <w:rPr>
          <w:rFonts w:cstheme="minorHAnsi"/>
          <w:sz w:val="22"/>
          <w:szCs w:val="22"/>
        </w:rPr>
        <w:t xml:space="preserve"> email address with notifying customer that OTP sent to Email and SMS </w:t>
      </w:r>
    </w:p>
    <w:p w14:paraId="43804F68" w14:textId="07DA2EEA" w:rsidR="00450C59" w:rsidRPr="00163FA5" w:rsidRDefault="00990C25" w:rsidP="00163FA5">
      <w:pPr>
        <w:ind w:firstLine="360"/>
        <w:jc w:val="both"/>
        <w:rPr>
          <w:rFonts w:cstheme="minorHAnsi"/>
          <w:b/>
          <w:bCs/>
          <w:sz w:val="24"/>
          <w:szCs w:val="24"/>
        </w:rPr>
      </w:pPr>
      <w:r w:rsidRPr="00163FA5">
        <w:rPr>
          <w:rFonts w:cstheme="minorHAnsi"/>
          <w:b/>
          <w:bCs/>
          <w:sz w:val="24"/>
          <w:szCs w:val="24"/>
        </w:rPr>
        <w:t xml:space="preserve">Screen </w:t>
      </w:r>
      <w:r w:rsidR="00450C59" w:rsidRPr="00163FA5">
        <w:rPr>
          <w:rFonts w:cstheme="minorHAnsi"/>
          <w:b/>
          <w:bCs/>
          <w:sz w:val="24"/>
          <w:szCs w:val="24"/>
        </w:rPr>
        <w:t>3</w:t>
      </w:r>
      <w:r w:rsidRPr="00163FA5">
        <w:rPr>
          <w:rFonts w:cstheme="minorHAnsi"/>
          <w:b/>
          <w:bCs/>
          <w:sz w:val="24"/>
          <w:szCs w:val="24"/>
        </w:rPr>
        <w:t>:</w:t>
      </w:r>
    </w:p>
    <w:p w14:paraId="1F6190E2" w14:textId="77777777" w:rsidR="003247B4" w:rsidRPr="00163FA5" w:rsidRDefault="00262A90" w:rsidP="003247B4">
      <w:pPr>
        <w:ind w:left="1080"/>
        <w:jc w:val="both"/>
        <w:rPr>
          <w:rFonts w:cstheme="minorHAnsi"/>
          <w:sz w:val="22"/>
          <w:szCs w:val="22"/>
        </w:rPr>
      </w:pPr>
      <w:r w:rsidRPr="00163FA5">
        <w:rPr>
          <w:rFonts w:cstheme="minorHAnsi"/>
          <w:sz w:val="22"/>
          <w:szCs w:val="22"/>
        </w:rPr>
        <w:t xml:space="preserve">This section is </w:t>
      </w:r>
      <w:r w:rsidR="003247B4" w:rsidRPr="00163FA5">
        <w:rPr>
          <w:rFonts w:cstheme="minorHAnsi"/>
          <w:sz w:val="22"/>
          <w:szCs w:val="22"/>
        </w:rPr>
        <w:t>for the user to</w:t>
      </w:r>
      <w:r w:rsidRPr="00163FA5">
        <w:rPr>
          <w:rFonts w:cstheme="minorHAnsi"/>
          <w:sz w:val="22"/>
          <w:szCs w:val="22"/>
        </w:rPr>
        <w:t xml:space="preserve"> capture the </w:t>
      </w:r>
      <w:r w:rsidR="003247B4" w:rsidRPr="00163FA5">
        <w:rPr>
          <w:rFonts w:cstheme="minorHAnsi"/>
          <w:sz w:val="22"/>
          <w:szCs w:val="22"/>
        </w:rPr>
        <w:t>following details:</w:t>
      </w:r>
    </w:p>
    <w:p w14:paraId="558524F1" w14:textId="4663ACF9" w:rsidR="003247B4" w:rsidRDefault="00450C59" w:rsidP="00872582">
      <w:pPr>
        <w:pStyle w:val="ListParagraph"/>
        <w:numPr>
          <w:ilvl w:val="0"/>
          <w:numId w:val="11"/>
        </w:numPr>
        <w:rPr>
          <w:rFonts w:cstheme="minorHAnsi"/>
          <w:sz w:val="24"/>
          <w:szCs w:val="24"/>
        </w:rPr>
      </w:pPr>
      <w:r w:rsidRPr="003247B4">
        <w:rPr>
          <w:rFonts w:cstheme="minorHAnsi"/>
          <w:sz w:val="24"/>
          <w:szCs w:val="24"/>
        </w:rPr>
        <w:t>Enter User</w:t>
      </w:r>
      <w:r w:rsidR="003247B4">
        <w:rPr>
          <w:rFonts w:cstheme="minorHAnsi"/>
          <w:sz w:val="24"/>
          <w:szCs w:val="24"/>
        </w:rPr>
        <w:t xml:space="preserve">name </w:t>
      </w:r>
      <w:r w:rsidR="003247B4" w:rsidRPr="003247B4">
        <w:rPr>
          <w:rFonts w:cstheme="minorHAnsi"/>
          <w:sz w:val="24"/>
          <w:szCs w:val="24"/>
        </w:rPr>
        <w:t>(Display user</w:t>
      </w:r>
      <w:r w:rsidR="003247B4">
        <w:rPr>
          <w:rFonts w:cstheme="minorHAnsi"/>
          <w:sz w:val="24"/>
          <w:szCs w:val="24"/>
        </w:rPr>
        <w:t xml:space="preserve">name </w:t>
      </w:r>
      <w:r w:rsidR="003247B4" w:rsidRPr="003247B4">
        <w:rPr>
          <w:rFonts w:cstheme="minorHAnsi"/>
          <w:sz w:val="24"/>
          <w:szCs w:val="24"/>
        </w:rPr>
        <w:t>policy)</w:t>
      </w:r>
      <w:r w:rsidR="003247B4">
        <w:rPr>
          <w:rFonts w:cstheme="minorHAnsi"/>
          <w:sz w:val="24"/>
          <w:szCs w:val="24"/>
        </w:rPr>
        <w:t xml:space="preserve"> – User needs to key in the Username </w:t>
      </w:r>
      <w:r w:rsidR="006808E4">
        <w:rPr>
          <w:rFonts w:cstheme="minorHAnsi"/>
          <w:sz w:val="24"/>
          <w:szCs w:val="24"/>
        </w:rPr>
        <w:t>based</w:t>
      </w:r>
      <w:r w:rsidR="00A3326B">
        <w:rPr>
          <w:rFonts w:cstheme="minorHAnsi"/>
          <w:sz w:val="24"/>
          <w:szCs w:val="24"/>
        </w:rPr>
        <w:t xml:space="preserve"> </w:t>
      </w:r>
      <w:r w:rsidR="006808E4">
        <w:rPr>
          <w:rFonts w:cstheme="minorHAnsi"/>
          <w:sz w:val="24"/>
          <w:szCs w:val="24"/>
        </w:rPr>
        <w:t xml:space="preserve">on the policy defined. On enter the username and click verify link, the username will be </w:t>
      </w:r>
      <w:r w:rsidR="00A3326B">
        <w:rPr>
          <w:rFonts w:cstheme="minorHAnsi"/>
          <w:sz w:val="24"/>
          <w:szCs w:val="24"/>
        </w:rPr>
        <w:t>validated</w:t>
      </w:r>
      <w:r w:rsidR="006808E4">
        <w:rPr>
          <w:rFonts w:cstheme="minorHAnsi"/>
          <w:sz w:val="24"/>
          <w:szCs w:val="24"/>
        </w:rPr>
        <w:t xml:space="preserve"> with the existing records</w:t>
      </w:r>
      <w:r w:rsidR="00A3326B">
        <w:rPr>
          <w:rFonts w:cstheme="minorHAnsi"/>
          <w:sz w:val="24"/>
          <w:szCs w:val="24"/>
        </w:rPr>
        <w:t>:</w:t>
      </w:r>
    </w:p>
    <w:p w14:paraId="6B8738FC" w14:textId="4260822D" w:rsidR="00FA2391" w:rsidRDefault="00A3326B" w:rsidP="00872582">
      <w:pPr>
        <w:pStyle w:val="ListParagraph"/>
        <w:numPr>
          <w:ilvl w:val="1"/>
          <w:numId w:val="11"/>
        </w:numPr>
        <w:rPr>
          <w:rFonts w:cstheme="minorHAnsi"/>
          <w:sz w:val="24"/>
          <w:szCs w:val="24"/>
        </w:rPr>
      </w:pPr>
      <w:r>
        <w:rPr>
          <w:rFonts w:cstheme="minorHAnsi"/>
          <w:sz w:val="24"/>
          <w:szCs w:val="24"/>
        </w:rPr>
        <w:t xml:space="preserve">If username is </w:t>
      </w:r>
      <w:r w:rsidR="00FA2391">
        <w:rPr>
          <w:rFonts w:cstheme="minorHAnsi"/>
          <w:sz w:val="24"/>
          <w:szCs w:val="24"/>
        </w:rPr>
        <w:t>available, a green tick mark will be displayed next within the right-side edge of the username input field.</w:t>
      </w:r>
    </w:p>
    <w:p w14:paraId="6F95B9D2" w14:textId="4AB4C7AA" w:rsidR="006B2A2E" w:rsidRDefault="006B2A2E" w:rsidP="00872582">
      <w:pPr>
        <w:pStyle w:val="ListParagraph"/>
        <w:numPr>
          <w:ilvl w:val="1"/>
          <w:numId w:val="11"/>
        </w:numPr>
        <w:rPr>
          <w:rFonts w:cstheme="minorHAnsi"/>
          <w:sz w:val="24"/>
          <w:szCs w:val="24"/>
        </w:rPr>
      </w:pPr>
      <w:r>
        <w:rPr>
          <w:rFonts w:cstheme="minorHAnsi"/>
          <w:sz w:val="24"/>
          <w:szCs w:val="24"/>
        </w:rPr>
        <w:t xml:space="preserve">If username </w:t>
      </w:r>
      <w:r w:rsidR="00FA2391">
        <w:rPr>
          <w:rFonts w:cstheme="minorHAnsi"/>
          <w:sz w:val="24"/>
          <w:szCs w:val="24"/>
        </w:rPr>
        <w:t>already user by another user</w:t>
      </w:r>
      <w:r>
        <w:rPr>
          <w:rFonts w:cstheme="minorHAnsi"/>
          <w:sz w:val="24"/>
          <w:szCs w:val="24"/>
        </w:rPr>
        <w:t>, will display error that “Username not available. Please t</w:t>
      </w:r>
      <w:r w:rsidR="00A3326B">
        <w:rPr>
          <w:rFonts w:cstheme="minorHAnsi"/>
          <w:sz w:val="24"/>
          <w:szCs w:val="24"/>
        </w:rPr>
        <w:t>r</w:t>
      </w:r>
      <w:r>
        <w:rPr>
          <w:rFonts w:cstheme="minorHAnsi"/>
          <w:sz w:val="24"/>
          <w:szCs w:val="24"/>
        </w:rPr>
        <w:t>y di</w:t>
      </w:r>
      <w:r w:rsidR="00A3326B">
        <w:rPr>
          <w:rFonts w:cstheme="minorHAnsi"/>
          <w:sz w:val="24"/>
          <w:szCs w:val="24"/>
        </w:rPr>
        <w:t>fferent username name”</w:t>
      </w:r>
    </w:p>
    <w:p w14:paraId="145C99BB" w14:textId="6700F015" w:rsidR="00570633" w:rsidRPr="00570633" w:rsidRDefault="00570633" w:rsidP="00570633">
      <w:pPr>
        <w:ind w:left="1440"/>
        <w:rPr>
          <w:rFonts w:cstheme="minorHAnsi"/>
          <w:sz w:val="24"/>
          <w:szCs w:val="24"/>
        </w:rPr>
      </w:pPr>
      <w:r w:rsidRPr="00570633">
        <w:rPr>
          <w:rFonts w:cstheme="minorHAnsi"/>
          <w:b/>
          <w:bCs/>
          <w:sz w:val="24"/>
          <w:szCs w:val="24"/>
        </w:rPr>
        <w:t xml:space="preserve">Note: </w:t>
      </w:r>
      <w:r>
        <w:rPr>
          <w:rFonts w:cstheme="minorHAnsi"/>
          <w:sz w:val="24"/>
          <w:szCs w:val="24"/>
        </w:rPr>
        <w:t xml:space="preserve">App will validate the username in both app user and the migrated user table. The migrated user table will be available for 6 months in the system and after the table will be </w:t>
      </w:r>
      <w:r>
        <w:rPr>
          <w:rFonts w:cstheme="minorHAnsi"/>
          <w:sz w:val="24"/>
          <w:szCs w:val="24"/>
        </w:rPr>
        <w:lastRenderedPageBreak/>
        <w:t>dropped. After that the new user registration will be validated only against the app user table for username availability.</w:t>
      </w:r>
    </w:p>
    <w:p w14:paraId="369AF46D" w14:textId="0FFC0FB2" w:rsidR="003247B4" w:rsidRDefault="00450C59" w:rsidP="00872582">
      <w:pPr>
        <w:pStyle w:val="ListParagraph"/>
        <w:numPr>
          <w:ilvl w:val="0"/>
          <w:numId w:val="11"/>
        </w:numPr>
        <w:rPr>
          <w:rFonts w:cstheme="minorHAnsi"/>
          <w:sz w:val="24"/>
          <w:szCs w:val="24"/>
        </w:rPr>
      </w:pPr>
      <w:r w:rsidRPr="003247B4">
        <w:rPr>
          <w:rFonts w:cstheme="minorHAnsi"/>
          <w:sz w:val="24"/>
          <w:szCs w:val="24"/>
        </w:rPr>
        <w:t>Enter new password</w:t>
      </w:r>
      <w:r w:rsidR="003247B4" w:rsidRPr="003247B4">
        <w:rPr>
          <w:rFonts w:cstheme="minorHAnsi"/>
          <w:sz w:val="24"/>
          <w:szCs w:val="24"/>
        </w:rPr>
        <w:t xml:space="preserve"> (Display password policy)</w:t>
      </w:r>
    </w:p>
    <w:p w14:paraId="0359D414" w14:textId="4B0F4327" w:rsidR="00FA2391" w:rsidRPr="003247B4" w:rsidRDefault="00FA2391" w:rsidP="00872582">
      <w:pPr>
        <w:pStyle w:val="ListParagraph"/>
        <w:numPr>
          <w:ilvl w:val="1"/>
          <w:numId w:val="11"/>
        </w:numPr>
        <w:rPr>
          <w:rFonts w:cstheme="minorHAnsi"/>
          <w:sz w:val="24"/>
          <w:szCs w:val="24"/>
        </w:rPr>
      </w:pPr>
      <w:r>
        <w:rPr>
          <w:rFonts w:cstheme="minorHAnsi"/>
          <w:sz w:val="24"/>
          <w:szCs w:val="24"/>
        </w:rPr>
        <w:t>App will display the password strength based on the configurations.</w:t>
      </w:r>
    </w:p>
    <w:p w14:paraId="12C4C689" w14:textId="77777777" w:rsidR="003247B4" w:rsidRPr="003247B4" w:rsidRDefault="00450C59" w:rsidP="00872582">
      <w:pPr>
        <w:pStyle w:val="ListParagraph"/>
        <w:numPr>
          <w:ilvl w:val="0"/>
          <w:numId w:val="11"/>
        </w:numPr>
        <w:rPr>
          <w:rFonts w:cstheme="minorHAnsi"/>
          <w:sz w:val="24"/>
          <w:szCs w:val="24"/>
        </w:rPr>
      </w:pPr>
      <w:r w:rsidRPr="003247B4">
        <w:rPr>
          <w:rFonts w:cstheme="minorHAnsi"/>
          <w:sz w:val="24"/>
          <w:szCs w:val="24"/>
        </w:rPr>
        <w:t>Re-Enter new password</w:t>
      </w:r>
    </w:p>
    <w:p w14:paraId="25583C5E" w14:textId="77777777" w:rsidR="003247B4" w:rsidRPr="003247B4" w:rsidRDefault="00450C59" w:rsidP="00872582">
      <w:pPr>
        <w:pStyle w:val="ListParagraph"/>
        <w:numPr>
          <w:ilvl w:val="0"/>
          <w:numId w:val="11"/>
        </w:numPr>
        <w:rPr>
          <w:rFonts w:cstheme="minorHAnsi"/>
          <w:sz w:val="24"/>
          <w:szCs w:val="24"/>
        </w:rPr>
      </w:pPr>
      <w:r w:rsidRPr="003247B4">
        <w:rPr>
          <w:rFonts w:cstheme="minorHAnsi"/>
          <w:sz w:val="24"/>
          <w:szCs w:val="24"/>
        </w:rPr>
        <w:t>Accept term and condition</w:t>
      </w:r>
    </w:p>
    <w:tbl>
      <w:tblPr>
        <w:tblStyle w:val="TableGrid"/>
        <w:tblW w:w="8910" w:type="dxa"/>
        <w:tblInd w:w="715" w:type="dxa"/>
        <w:tblLayout w:type="fixed"/>
        <w:tblLook w:val="04A0" w:firstRow="1" w:lastRow="0" w:firstColumn="1" w:lastColumn="0" w:noHBand="0" w:noVBand="1"/>
      </w:tblPr>
      <w:tblGrid>
        <w:gridCol w:w="630"/>
        <w:gridCol w:w="1980"/>
        <w:gridCol w:w="1080"/>
        <w:gridCol w:w="1260"/>
        <w:gridCol w:w="810"/>
        <w:gridCol w:w="1260"/>
        <w:gridCol w:w="1890"/>
      </w:tblGrid>
      <w:tr w:rsidR="006D1816" w14:paraId="06671007" w14:textId="77777777" w:rsidTr="52DED5D9">
        <w:tc>
          <w:tcPr>
            <w:tcW w:w="630" w:type="dxa"/>
            <w:shd w:val="clear" w:color="auto" w:fill="DEEAF6" w:themeFill="accent1" w:themeFillTint="33"/>
          </w:tcPr>
          <w:p w14:paraId="632D20B4" w14:textId="77777777" w:rsidR="006D1816" w:rsidRPr="00262A90" w:rsidRDefault="006D1816" w:rsidP="00F31A86">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554C7E78" w14:textId="77777777" w:rsidR="006D1816" w:rsidRPr="00262A90" w:rsidRDefault="006D1816" w:rsidP="00F31A86">
            <w:pPr>
              <w:rPr>
                <w:rFonts w:cstheme="minorHAnsi"/>
                <w:b/>
                <w:bCs/>
              </w:rPr>
            </w:pPr>
            <w:r w:rsidRPr="00262A90">
              <w:rPr>
                <w:rFonts w:cstheme="minorHAnsi"/>
                <w:b/>
                <w:bCs/>
              </w:rPr>
              <w:t>Field Name</w:t>
            </w:r>
          </w:p>
        </w:tc>
        <w:tc>
          <w:tcPr>
            <w:tcW w:w="1080" w:type="dxa"/>
            <w:shd w:val="clear" w:color="auto" w:fill="DEEAF6" w:themeFill="accent1" w:themeFillTint="33"/>
          </w:tcPr>
          <w:p w14:paraId="729C9CB4" w14:textId="77777777" w:rsidR="006D1816" w:rsidRPr="00262A90" w:rsidRDefault="006D1816" w:rsidP="00F31A86">
            <w:pPr>
              <w:rPr>
                <w:rFonts w:cstheme="minorHAnsi"/>
                <w:b/>
                <w:bCs/>
              </w:rPr>
            </w:pPr>
            <w:r w:rsidRPr="00262A90">
              <w:rPr>
                <w:rFonts w:cstheme="minorHAnsi"/>
                <w:b/>
                <w:bCs/>
              </w:rPr>
              <w:t>Data Type</w:t>
            </w:r>
          </w:p>
        </w:tc>
        <w:tc>
          <w:tcPr>
            <w:tcW w:w="1260" w:type="dxa"/>
            <w:shd w:val="clear" w:color="auto" w:fill="DEEAF6" w:themeFill="accent1" w:themeFillTint="33"/>
          </w:tcPr>
          <w:p w14:paraId="6709923E" w14:textId="77777777" w:rsidR="006D1816" w:rsidRPr="00262A90" w:rsidRDefault="006D1816" w:rsidP="00F31A86">
            <w:pPr>
              <w:rPr>
                <w:rFonts w:cstheme="minorHAnsi"/>
                <w:b/>
                <w:bCs/>
              </w:rPr>
            </w:pPr>
            <w:r w:rsidRPr="00262A90">
              <w:rPr>
                <w:rFonts w:cstheme="minorHAnsi"/>
                <w:b/>
                <w:bCs/>
              </w:rPr>
              <w:t>Validations</w:t>
            </w:r>
          </w:p>
        </w:tc>
        <w:tc>
          <w:tcPr>
            <w:tcW w:w="810" w:type="dxa"/>
            <w:shd w:val="clear" w:color="auto" w:fill="DEEAF6" w:themeFill="accent1" w:themeFillTint="33"/>
          </w:tcPr>
          <w:p w14:paraId="753C3028" w14:textId="77777777" w:rsidR="006D1816" w:rsidRPr="00262A90" w:rsidRDefault="006D1816" w:rsidP="00F31A86">
            <w:pPr>
              <w:rPr>
                <w:rFonts w:cstheme="minorHAnsi"/>
                <w:b/>
                <w:bCs/>
              </w:rPr>
            </w:pPr>
            <w:r w:rsidRPr="00262A90">
              <w:rPr>
                <w:rFonts w:cstheme="minorHAnsi"/>
                <w:b/>
                <w:bCs/>
              </w:rPr>
              <w:t>Length</w:t>
            </w:r>
          </w:p>
        </w:tc>
        <w:tc>
          <w:tcPr>
            <w:tcW w:w="1260" w:type="dxa"/>
            <w:shd w:val="clear" w:color="auto" w:fill="DEEAF6" w:themeFill="accent1" w:themeFillTint="33"/>
          </w:tcPr>
          <w:p w14:paraId="2110745B" w14:textId="77777777" w:rsidR="006D1816" w:rsidRPr="00262A90" w:rsidRDefault="006D1816" w:rsidP="00F31A86">
            <w:pPr>
              <w:rPr>
                <w:rFonts w:cstheme="minorHAnsi"/>
                <w:b/>
                <w:bCs/>
              </w:rPr>
            </w:pPr>
            <w:r w:rsidRPr="00262A90">
              <w:rPr>
                <w:rFonts w:cstheme="minorHAnsi"/>
                <w:b/>
                <w:bCs/>
              </w:rPr>
              <w:t>Mandatory</w:t>
            </w:r>
          </w:p>
        </w:tc>
        <w:tc>
          <w:tcPr>
            <w:tcW w:w="1890" w:type="dxa"/>
            <w:shd w:val="clear" w:color="auto" w:fill="DEEAF6" w:themeFill="accent1" w:themeFillTint="33"/>
          </w:tcPr>
          <w:p w14:paraId="0F4C8A6C" w14:textId="77777777" w:rsidR="006D1816" w:rsidRPr="00262A90" w:rsidRDefault="006D1816" w:rsidP="00F31A86">
            <w:pPr>
              <w:rPr>
                <w:rFonts w:cstheme="minorHAnsi"/>
                <w:b/>
                <w:bCs/>
              </w:rPr>
            </w:pPr>
            <w:r w:rsidRPr="00262A90">
              <w:rPr>
                <w:rFonts w:cstheme="minorHAnsi"/>
                <w:b/>
                <w:bCs/>
              </w:rPr>
              <w:t>Comments</w:t>
            </w:r>
          </w:p>
        </w:tc>
      </w:tr>
      <w:tr w:rsidR="006D1816" w14:paraId="622F4D7A" w14:textId="77777777" w:rsidTr="52DED5D9">
        <w:tc>
          <w:tcPr>
            <w:tcW w:w="630" w:type="dxa"/>
          </w:tcPr>
          <w:p w14:paraId="3ADE9843" w14:textId="77777777" w:rsidR="006D1816" w:rsidRPr="005220DB" w:rsidRDefault="006D1816" w:rsidP="00D62B9B">
            <w:pPr>
              <w:rPr>
                <w:rFonts w:cstheme="minorHAnsi"/>
              </w:rPr>
            </w:pPr>
            <w:r w:rsidRPr="005220DB">
              <w:rPr>
                <w:rFonts w:cstheme="minorHAnsi"/>
              </w:rPr>
              <w:t>1</w:t>
            </w:r>
          </w:p>
        </w:tc>
        <w:tc>
          <w:tcPr>
            <w:tcW w:w="1980" w:type="dxa"/>
          </w:tcPr>
          <w:p w14:paraId="08841344" w14:textId="45458383" w:rsidR="006D1816" w:rsidRPr="005220DB" w:rsidRDefault="006D1816" w:rsidP="00D62B9B">
            <w:pPr>
              <w:rPr>
                <w:rFonts w:cstheme="minorHAnsi"/>
              </w:rPr>
            </w:pPr>
            <w:r>
              <w:rPr>
                <w:rFonts w:cstheme="minorHAnsi"/>
              </w:rPr>
              <w:t>Username</w:t>
            </w:r>
          </w:p>
        </w:tc>
        <w:tc>
          <w:tcPr>
            <w:tcW w:w="1080" w:type="dxa"/>
          </w:tcPr>
          <w:p w14:paraId="4DE3D1C6" w14:textId="77777777" w:rsidR="006D1816" w:rsidRPr="005220DB" w:rsidRDefault="006D1816" w:rsidP="00D62B9B">
            <w:pPr>
              <w:rPr>
                <w:rFonts w:cstheme="minorHAnsi"/>
              </w:rPr>
            </w:pPr>
            <w:r w:rsidRPr="005220DB">
              <w:rPr>
                <w:rFonts w:cstheme="minorHAnsi"/>
              </w:rPr>
              <w:t>Text</w:t>
            </w:r>
          </w:p>
        </w:tc>
        <w:tc>
          <w:tcPr>
            <w:tcW w:w="1260" w:type="dxa"/>
          </w:tcPr>
          <w:p w14:paraId="1036705F" w14:textId="0A9A9275" w:rsidR="006D1816" w:rsidRPr="005220DB" w:rsidRDefault="006D1816" w:rsidP="00D62B9B">
            <w:pPr>
              <w:rPr>
                <w:rFonts w:cstheme="minorHAnsi"/>
              </w:rPr>
            </w:pPr>
            <w:r>
              <w:t>As per data migration policy</w:t>
            </w:r>
          </w:p>
        </w:tc>
        <w:tc>
          <w:tcPr>
            <w:tcW w:w="810" w:type="dxa"/>
          </w:tcPr>
          <w:p w14:paraId="1381B558" w14:textId="77777777" w:rsidR="006D1816" w:rsidRPr="005220DB" w:rsidRDefault="006D1816" w:rsidP="00D62B9B">
            <w:pPr>
              <w:rPr>
                <w:rFonts w:cstheme="minorHAnsi"/>
              </w:rPr>
            </w:pPr>
            <w:r w:rsidRPr="005220DB">
              <w:rPr>
                <w:rFonts w:cstheme="minorHAnsi"/>
              </w:rPr>
              <w:t>16</w:t>
            </w:r>
          </w:p>
        </w:tc>
        <w:tc>
          <w:tcPr>
            <w:tcW w:w="1260" w:type="dxa"/>
          </w:tcPr>
          <w:p w14:paraId="7216B9B9" w14:textId="77777777" w:rsidR="006D1816" w:rsidRPr="005220DB" w:rsidRDefault="006D1816" w:rsidP="00D62B9B">
            <w:pPr>
              <w:rPr>
                <w:rFonts w:cstheme="minorHAnsi"/>
              </w:rPr>
            </w:pPr>
            <w:r w:rsidRPr="005220DB">
              <w:rPr>
                <w:rFonts w:cstheme="minorHAnsi"/>
              </w:rPr>
              <w:t>Yes</w:t>
            </w:r>
          </w:p>
        </w:tc>
        <w:tc>
          <w:tcPr>
            <w:tcW w:w="1890" w:type="dxa"/>
          </w:tcPr>
          <w:p w14:paraId="11DBFAE5" w14:textId="77777777" w:rsidR="006D1816" w:rsidRDefault="006D1816" w:rsidP="00D62B9B">
            <w:r>
              <w:t xml:space="preserve">Always caps letter. </w:t>
            </w:r>
          </w:p>
          <w:p w14:paraId="6C580A8B" w14:textId="77777777" w:rsidR="006D1816" w:rsidRDefault="006D1816" w:rsidP="00D62B9B">
            <w:r>
              <w:br/>
              <w:t>Should be validated with the existing user id.</w:t>
            </w:r>
          </w:p>
          <w:p w14:paraId="6CDFD65B" w14:textId="3F34EC3F" w:rsidR="006D1816" w:rsidRPr="005220DB" w:rsidRDefault="006D1816" w:rsidP="00D62B9B">
            <w:pPr>
              <w:rPr>
                <w:rFonts w:cstheme="minorHAnsi"/>
              </w:rPr>
            </w:pPr>
            <w:r>
              <w:br/>
              <w:t>On click verify, all the validation should be happened, and the green or red tick should be displayed.</w:t>
            </w:r>
          </w:p>
        </w:tc>
      </w:tr>
      <w:tr w:rsidR="006D1816" w14:paraId="69D3A2AE" w14:textId="77777777" w:rsidTr="52DED5D9">
        <w:tc>
          <w:tcPr>
            <w:tcW w:w="630" w:type="dxa"/>
          </w:tcPr>
          <w:p w14:paraId="4BBC3B3A" w14:textId="77777777" w:rsidR="006D1816" w:rsidRPr="005220DB" w:rsidRDefault="006D1816" w:rsidP="0080798E">
            <w:pPr>
              <w:rPr>
                <w:rFonts w:cstheme="minorHAnsi"/>
              </w:rPr>
            </w:pPr>
            <w:r w:rsidRPr="005220DB">
              <w:rPr>
                <w:rFonts w:cstheme="minorHAnsi"/>
              </w:rPr>
              <w:t>2</w:t>
            </w:r>
          </w:p>
        </w:tc>
        <w:tc>
          <w:tcPr>
            <w:tcW w:w="1980" w:type="dxa"/>
          </w:tcPr>
          <w:p w14:paraId="0F390E38" w14:textId="7A647090" w:rsidR="006D1816" w:rsidRPr="005220DB" w:rsidRDefault="006D1816" w:rsidP="0080798E">
            <w:pPr>
              <w:rPr>
                <w:rFonts w:cstheme="minorHAnsi"/>
              </w:rPr>
            </w:pPr>
            <w:r>
              <w:t>User ID Policy</w:t>
            </w:r>
          </w:p>
        </w:tc>
        <w:tc>
          <w:tcPr>
            <w:tcW w:w="1080" w:type="dxa"/>
          </w:tcPr>
          <w:p w14:paraId="1AE32E46" w14:textId="7A3F3886" w:rsidR="006D1816" w:rsidRPr="005220DB" w:rsidRDefault="006D1816" w:rsidP="0080798E">
            <w:pPr>
              <w:rPr>
                <w:rFonts w:cstheme="minorHAnsi"/>
              </w:rPr>
            </w:pPr>
            <w:r>
              <w:t>Icon</w:t>
            </w:r>
          </w:p>
        </w:tc>
        <w:tc>
          <w:tcPr>
            <w:tcW w:w="1260" w:type="dxa"/>
          </w:tcPr>
          <w:p w14:paraId="0A5C0C1B" w14:textId="012B653B" w:rsidR="006D1816" w:rsidRPr="005220DB" w:rsidRDefault="006D1816" w:rsidP="0080798E">
            <w:pPr>
              <w:rPr>
                <w:rFonts w:cstheme="minorHAnsi"/>
              </w:rPr>
            </w:pPr>
          </w:p>
        </w:tc>
        <w:tc>
          <w:tcPr>
            <w:tcW w:w="810" w:type="dxa"/>
          </w:tcPr>
          <w:p w14:paraId="084911EC" w14:textId="24AB8772" w:rsidR="006D1816" w:rsidRPr="005220DB" w:rsidRDefault="006D1816" w:rsidP="0080798E">
            <w:pPr>
              <w:rPr>
                <w:rFonts w:cstheme="minorHAnsi"/>
              </w:rPr>
            </w:pPr>
          </w:p>
        </w:tc>
        <w:tc>
          <w:tcPr>
            <w:tcW w:w="1260" w:type="dxa"/>
          </w:tcPr>
          <w:p w14:paraId="7641415B" w14:textId="7B058F46" w:rsidR="006D1816" w:rsidRPr="005220DB" w:rsidRDefault="006D1816" w:rsidP="0080798E">
            <w:pPr>
              <w:rPr>
                <w:rFonts w:cstheme="minorHAnsi"/>
              </w:rPr>
            </w:pPr>
          </w:p>
        </w:tc>
        <w:tc>
          <w:tcPr>
            <w:tcW w:w="1890" w:type="dxa"/>
          </w:tcPr>
          <w:p w14:paraId="407529DC" w14:textId="4BAC12EA" w:rsidR="006D1816" w:rsidRPr="005220DB" w:rsidRDefault="006D1816" w:rsidP="0080798E">
            <w:pPr>
              <w:rPr>
                <w:rFonts w:cstheme="minorHAnsi"/>
              </w:rPr>
            </w:pPr>
            <w:r>
              <w:t xml:space="preserve">On click the icon, will display the User ID policy along with example in pop up. </w:t>
            </w:r>
            <w:r>
              <w:br/>
              <w:t>The example should be first and the policy format should be next.</w:t>
            </w:r>
          </w:p>
        </w:tc>
      </w:tr>
      <w:tr w:rsidR="006D1816" w14:paraId="200A0D5C" w14:textId="77777777" w:rsidTr="52DED5D9">
        <w:tc>
          <w:tcPr>
            <w:tcW w:w="630" w:type="dxa"/>
          </w:tcPr>
          <w:p w14:paraId="7714CB2B" w14:textId="77777777" w:rsidR="006D1816" w:rsidRPr="005220DB" w:rsidRDefault="006D1816" w:rsidP="00A2778A">
            <w:pPr>
              <w:rPr>
                <w:rFonts w:cstheme="minorHAnsi"/>
              </w:rPr>
            </w:pPr>
            <w:r>
              <w:rPr>
                <w:rFonts w:cstheme="minorHAnsi"/>
              </w:rPr>
              <w:t>3</w:t>
            </w:r>
          </w:p>
        </w:tc>
        <w:tc>
          <w:tcPr>
            <w:tcW w:w="1980" w:type="dxa"/>
          </w:tcPr>
          <w:p w14:paraId="73C32847" w14:textId="0C806A49" w:rsidR="006D1816" w:rsidRPr="005220DB" w:rsidRDefault="006D1816" w:rsidP="00A2778A">
            <w:pPr>
              <w:rPr>
                <w:rFonts w:cstheme="minorHAnsi"/>
              </w:rPr>
            </w:pPr>
            <w:r>
              <w:t>Password</w:t>
            </w:r>
          </w:p>
        </w:tc>
        <w:tc>
          <w:tcPr>
            <w:tcW w:w="1080" w:type="dxa"/>
          </w:tcPr>
          <w:p w14:paraId="20ED2F25" w14:textId="2FD57D58" w:rsidR="006D1816" w:rsidRPr="005220DB" w:rsidRDefault="006D1816" w:rsidP="00A2778A">
            <w:pPr>
              <w:rPr>
                <w:rFonts w:cstheme="minorHAnsi"/>
              </w:rPr>
            </w:pPr>
            <w:r>
              <w:t>Text Box</w:t>
            </w:r>
          </w:p>
        </w:tc>
        <w:tc>
          <w:tcPr>
            <w:tcW w:w="1260" w:type="dxa"/>
          </w:tcPr>
          <w:p w14:paraId="2F589A5E" w14:textId="3D0241DA" w:rsidR="006D1816" w:rsidRPr="005220DB" w:rsidRDefault="006D1816" w:rsidP="00A2778A">
            <w:pPr>
              <w:rPr>
                <w:rFonts w:cstheme="minorHAnsi"/>
              </w:rPr>
            </w:pPr>
            <w:r>
              <w:t>As per data migration policy</w:t>
            </w:r>
          </w:p>
        </w:tc>
        <w:tc>
          <w:tcPr>
            <w:tcW w:w="810" w:type="dxa"/>
          </w:tcPr>
          <w:p w14:paraId="7526E1FC" w14:textId="7DD8A57E" w:rsidR="006D1816" w:rsidRPr="005220DB" w:rsidRDefault="006D1816" w:rsidP="00A2778A">
            <w:pPr>
              <w:rPr>
                <w:rFonts w:cstheme="minorHAnsi"/>
              </w:rPr>
            </w:pPr>
          </w:p>
        </w:tc>
        <w:tc>
          <w:tcPr>
            <w:tcW w:w="1260" w:type="dxa"/>
          </w:tcPr>
          <w:p w14:paraId="6FB87894" w14:textId="6B134E9C" w:rsidR="006D1816" w:rsidRPr="005220DB" w:rsidRDefault="006D1816" w:rsidP="00A2778A">
            <w:pPr>
              <w:rPr>
                <w:rFonts w:cstheme="minorHAnsi"/>
              </w:rPr>
            </w:pPr>
            <w:r>
              <w:t>Yes</w:t>
            </w:r>
          </w:p>
        </w:tc>
        <w:tc>
          <w:tcPr>
            <w:tcW w:w="1890" w:type="dxa"/>
          </w:tcPr>
          <w:p w14:paraId="12F6C5AC" w14:textId="02ACA839" w:rsidR="006D1816" w:rsidRPr="005220DB" w:rsidRDefault="006D1816" w:rsidP="00A2778A">
            <w:pPr>
              <w:rPr>
                <w:rFonts w:cstheme="minorHAnsi"/>
              </w:rPr>
            </w:pPr>
            <w:r>
              <w:t>Password strength indicator.</w:t>
            </w:r>
          </w:p>
        </w:tc>
      </w:tr>
      <w:tr w:rsidR="006D1816" w14:paraId="3C134E02" w14:textId="77777777" w:rsidTr="52DED5D9">
        <w:tc>
          <w:tcPr>
            <w:tcW w:w="630" w:type="dxa"/>
          </w:tcPr>
          <w:p w14:paraId="3CAF4CE7" w14:textId="388EA0F1" w:rsidR="006D1816" w:rsidRDefault="006D1816" w:rsidP="00A2778A">
            <w:pPr>
              <w:rPr>
                <w:rFonts w:cstheme="minorHAnsi"/>
              </w:rPr>
            </w:pPr>
            <w:r>
              <w:rPr>
                <w:rFonts w:cstheme="minorHAnsi"/>
              </w:rPr>
              <w:t>4</w:t>
            </w:r>
          </w:p>
        </w:tc>
        <w:tc>
          <w:tcPr>
            <w:tcW w:w="1980" w:type="dxa"/>
          </w:tcPr>
          <w:p w14:paraId="2C260286" w14:textId="71381453" w:rsidR="006D1816" w:rsidRDefault="006D1816" w:rsidP="00A2778A">
            <w:pPr>
              <w:rPr>
                <w:rFonts w:cstheme="minorHAnsi"/>
              </w:rPr>
            </w:pPr>
            <w:r>
              <w:rPr>
                <w:rFonts w:cstheme="minorHAnsi"/>
              </w:rPr>
              <w:t>Re-Enter Password</w:t>
            </w:r>
          </w:p>
        </w:tc>
        <w:tc>
          <w:tcPr>
            <w:tcW w:w="1080" w:type="dxa"/>
          </w:tcPr>
          <w:p w14:paraId="493BA8E5" w14:textId="332B4908" w:rsidR="006D1816" w:rsidRPr="005220DB" w:rsidRDefault="006D1816" w:rsidP="00A2778A">
            <w:pPr>
              <w:rPr>
                <w:rFonts w:cstheme="minorHAnsi"/>
              </w:rPr>
            </w:pPr>
            <w:r>
              <w:t>Text Box</w:t>
            </w:r>
          </w:p>
        </w:tc>
        <w:tc>
          <w:tcPr>
            <w:tcW w:w="1260" w:type="dxa"/>
          </w:tcPr>
          <w:p w14:paraId="5CB11FC0" w14:textId="1A41285A" w:rsidR="006D1816" w:rsidRPr="005220DB" w:rsidRDefault="006D1816" w:rsidP="00A2778A">
            <w:pPr>
              <w:rPr>
                <w:rFonts w:cstheme="minorHAnsi"/>
              </w:rPr>
            </w:pPr>
            <w:r>
              <w:t>As per data migration policy</w:t>
            </w:r>
          </w:p>
        </w:tc>
        <w:tc>
          <w:tcPr>
            <w:tcW w:w="810" w:type="dxa"/>
          </w:tcPr>
          <w:p w14:paraId="121BFF37" w14:textId="63742F9A" w:rsidR="006D1816" w:rsidRDefault="006D1816" w:rsidP="00A2778A">
            <w:pPr>
              <w:rPr>
                <w:rFonts w:cstheme="minorHAnsi"/>
              </w:rPr>
            </w:pPr>
          </w:p>
        </w:tc>
        <w:tc>
          <w:tcPr>
            <w:tcW w:w="1260" w:type="dxa"/>
          </w:tcPr>
          <w:p w14:paraId="571A9B20" w14:textId="763E044D" w:rsidR="006D1816" w:rsidRPr="005220DB" w:rsidRDefault="006D1816" w:rsidP="00A2778A">
            <w:pPr>
              <w:rPr>
                <w:rFonts w:cstheme="minorHAnsi"/>
              </w:rPr>
            </w:pPr>
            <w:r>
              <w:t>Yes</w:t>
            </w:r>
          </w:p>
        </w:tc>
        <w:tc>
          <w:tcPr>
            <w:tcW w:w="1890" w:type="dxa"/>
          </w:tcPr>
          <w:p w14:paraId="32BDF2AB" w14:textId="6710DA06" w:rsidR="006D1816" w:rsidRPr="005220DB" w:rsidRDefault="006D1816" w:rsidP="00A2778A">
            <w:pPr>
              <w:rPr>
                <w:rFonts w:cstheme="minorHAnsi"/>
              </w:rPr>
            </w:pPr>
            <w:r>
              <w:t>Should be same as above.</w:t>
            </w:r>
          </w:p>
        </w:tc>
      </w:tr>
      <w:tr w:rsidR="006D1816" w14:paraId="55700FCF" w14:textId="77777777" w:rsidTr="52DED5D9">
        <w:tc>
          <w:tcPr>
            <w:tcW w:w="630" w:type="dxa"/>
          </w:tcPr>
          <w:p w14:paraId="4BA46BEE" w14:textId="52C118E3" w:rsidR="006D1816" w:rsidRPr="005220DB" w:rsidRDefault="006D1816" w:rsidP="00C257F5">
            <w:pPr>
              <w:rPr>
                <w:rFonts w:cstheme="minorHAnsi"/>
              </w:rPr>
            </w:pPr>
            <w:r>
              <w:rPr>
                <w:rFonts w:cstheme="minorHAnsi"/>
              </w:rPr>
              <w:t>5</w:t>
            </w:r>
          </w:p>
        </w:tc>
        <w:tc>
          <w:tcPr>
            <w:tcW w:w="1980" w:type="dxa"/>
          </w:tcPr>
          <w:p w14:paraId="7DCD750E" w14:textId="46D0FB49" w:rsidR="006D1816" w:rsidRPr="005220DB" w:rsidRDefault="006D1816" w:rsidP="00C257F5">
            <w:pPr>
              <w:rPr>
                <w:rFonts w:cstheme="minorHAnsi"/>
              </w:rPr>
            </w:pPr>
            <w:r>
              <w:t>Password Policy</w:t>
            </w:r>
          </w:p>
        </w:tc>
        <w:tc>
          <w:tcPr>
            <w:tcW w:w="1080" w:type="dxa"/>
          </w:tcPr>
          <w:p w14:paraId="4E1093FE" w14:textId="5A45014D" w:rsidR="006D1816" w:rsidRPr="005220DB" w:rsidRDefault="006D1816" w:rsidP="00C257F5">
            <w:pPr>
              <w:rPr>
                <w:rFonts w:cstheme="minorHAnsi"/>
              </w:rPr>
            </w:pPr>
            <w:r>
              <w:t>Icon</w:t>
            </w:r>
          </w:p>
        </w:tc>
        <w:tc>
          <w:tcPr>
            <w:tcW w:w="1260" w:type="dxa"/>
          </w:tcPr>
          <w:p w14:paraId="42E47408" w14:textId="036DA15E" w:rsidR="006D1816" w:rsidRPr="005220DB" w:rsidRDefault="006D1816" w:rsidP="00C257F5">
            <w:pPr>
              <w:rPr>
                <w:rFonts w:cstheme="minorHAnsi"/>
              </w:rPr>
            </w:pPr>
          </w:p>
        </w:tc>
        <w:tc>
          <w:tcPr>
            <w:tcW w:w="810" w:type="dxa"/>
          </w:tcPr>
          <w:p w14:paraId="5144280E" w14:textId="3896920C" w:rsidR="006D1816" w:rsidRPr="005220DB" w:rsidRDefault="006D1816" w:rsidP="00C257F5">
            <w:pPr>
              <w:rPr>
                <w:rFonts w:cstheme="minorHAnsi"/>
              </w:rPr>
            </w:pPr>
          </w:p>
        </w:tc>
        <w:tc>
          <w:tcPr>
            <w:tcW w:w="1260" w:type="dxa"/>
          </w:tcPr>
          <w:p w14:paraId="3EC17010" w14:textId="04D348A5" w:rsidR="006D1816" w:rsidRPr="005220DB" w:rsidRDefault="006D1816" w:rsidP="00C257F5">
            <w:pPr>
              <w:rPr>
                <w:rFonts w:cstheme="minorHAnsi"/>
              </w:rPr>
            </w:pPr>
          </w:p>
        </w:tc>
        <w:tc>
          <w:tcPr>
            <w:tcW w:w="1890" w:type="dxa"/>
          </w:tcPr>
          <w:p w14:paraId="1DF4DA86" w14:textId="02F45C0C" w:rsidR="006D1816" w:rsidRPr="005220DB" w:rsidRDefault="006D1816" w:rsidP="00C257F5">
            <w:pPr>
              <w:rPr>
                <w:rFonts w:cstheme="minorHAnsi"/>
              </w:rPr>
            </w:pPr>
            <w:r>
              <w:t xml:space="preserve">On click the icon, will display the password policy in pop up. </w:t>
            </w:r>
          </w:p>
        </w:tc>
      </w:tr>
      <w:tr w:rsidR="006D1816" w14:paraId="2A044EF1" w14:textId="77777777" w:rsidTr="52DED5D9">
        <w:tc>
          <w:tcPr>
            <w:tcW w:w="630" w:type="dxa"/>
          </w:tcPr>
          <w:p w14:paraId="471B5CD4" w14:textId="038BC863" w:rsidR="006D1816" w:rsidRPr="005220DB" w:rsidRDefault="006D1816" w:rsidP="003C24B7">
            <w:pPr>
              <w:rPr>
                <w:rFonts w:cstheme="minorHAnsi"/>
              </w:rPr>
            </w:pPr>
            <w:r>
              <w:rPr>
                <w:rFonts w:cstheme="minorHAnsi"/>
              </w:rPr>
              <w:t>6</w:t>
            </w:r>
          </w:p>
        </w:tc>
        <w:tc>
          <w:tcPr>
            <w:tcW w:w="1980" w:type="dxa"/>
          </w:tcPr>
          <w:p w14:paraId="46BA71E9" w14:textId="77777777" w:rsidR="006D1816" w:rsidRDefault="006D1816" w:rsidP="003C24B7">
            <w:r>
              <w:t>Transaction PIN</w:t>
            </w:r>
          </w:p>
          <w:p w14:paraId="0D112E5D" w14:textId="77777777" w:rsidR="00FD1C4A" w:rsidRDefault="00FD1C4A" w:rsidP="00FD1C4A"/>
          <w:p w14:paraId="7FC508AE" w14:textId="79B0C20C" w:rsidR="00FD1C4A" w:rsidRPr="00FD1C4A" w:rsidRDefault="00FD1C4A" w:rsidP="00FD1C4A">
            <w:pPr>
              <w:jc w:val="center"/>
              <w:rPr>
                <w:rFonts w:cstheme="minorHAnsi"/>
              </w:rPr>
            </w:pPr>
          </w:p>
        </w:tc>
        <w:tc>
          <w:tcPr>
            <w:tcW w:w="1080" w:type="dxa"/>
          </w:tcPr>
          <w:p w14:paraId="44EAE8FB" w14:textId="6E8AA4C1" w:rsidR="006D1816" w:rsidRPr="005220DB" w:rsidRDefault="006D1816" w:rsidP="003C24B7">
            <w:pPr>
              <w:rPr>
                <w:rFonts w:cstheme="minorHAnsi"/>
              </w:rPr>
            </w:pPr>
            <w:r>
              <w:t>Text Box</w:t>
            </w:r>
          </w:p>
        </w:tc>
        <w:tc>
          <w:tcPr>
            <w:tcW w:w="1260" w:type="dxa"/>
          </w:tcPr>
          <w:p w14:paraId="1C6053DF" w14:textId="34CEAF39" w:rsidR="006D1816" w:rsidRPr="005220DB" w:rsidRDefault="006D1816" w:rsidP="003C24B7">
            <w:pPr>
              <w:rPr>
                <w:rFonts w:cstheme="minorHAnsi"/>
              </w:rPr>
            </w:pPr>
            <w:r>
              <w:t>4</w:t>
            </w:r>
          </w:p>
        </w:tc>
        <w:tc>
          <w:tcPr>
            <w:tcW w:w="810" w:type="dxa"/>
          </w:tcPr>
          <w:p w14:paraId="367E4CAF" w14:textId="4DDFC8BE" w:rsidR="006D1816" w:rsidRPr="005220DB" w:rsidRDefault="006D1816" w:rsidP="003C24B7">
            <w:pPr>
              <w:rPr>
                <w:rFonts w:cstheme="minorHAnsi"/>
              </w:rPr>
            </w:pPr>
          </w:p>
        </w:tc>
        <w:tc>
          <w:tcPr>
            <w:tcW w:w="1260" w:type="dxa"/>
          </w:tcPr>
          <w:p w14:paraId="2650A8AC" w14:textId="4437EAEB" w:rsidR="006D1816" w:rsidRPr="005220DB" w:rsidRDefault="006D1816" w:rsidP="003C24B7">
            <w:pPr>
              <w:rPr>
                <w:rFonts w:cstheme="minorHAnsi"/>
              </w:rPr>
            </w:pPr>
            <w:r>
              <w:t>Yes</w:t>
            </w:r>
          </w:p>
        </w:tc>
        <w:tc>
          <w:tcPr>
            <w:tcW w:w="1890" w:type="dxa"/>
          </w:tcPr>
          <w:p w14:paraId="7F6392D1" w14:textId="5FD29998" w:rsidR="006D1816" w:rsidRPr="005220DB" w:rsidRDefault="006D1816" w:rsidP="003C24B7">
            <w:pPr>
              <w:rPr>
                <w:rFonts w:cstheme="minorHAnsi"/>
              </w:rPr>
            </w:pPr>
            <w:r>
              <w:t>The field should be in individual boxes like self-onboarding. Field should be visible</w:t>
            </w:r>
          </w:p>
        </w:tc>
      </w:tr>
      <w:tr w:rsidR="006D1816" w14:paraId="5C646658" w14:textId="77777777" w:rsidTr="52DED5D9">
        <w:tc>
          <w:tcPr>
            <w:tcW w:w="630" w:type="dxa"/>
          </w:tcPr>
          <w:p w14:paraId="20F95BC9" w14:textId="52FA7ABE" w:rsidR="006D1816" w:rsidRDefault="006D1816" w:rsidP="003C24B7">
            <w:pPr>
              <w:rPr>
                <w:rFonts w:cstheme="minorHAnsi"/>
              </w:rPr>
            </w:pPr>
            <w:r>
              <w:rPr>
                <w:rFonts w:cstheme="minorHAnsi"/>
              </w:rPr>
              <w:t>7</w:t>
            </w:r>
          </w:p>
        </w:tc>
        <w:tc>
          <w:tcPr>
            <w:tcW w:w="1980" w:type="dxa"/>
          </w:tcPr>
          <w:p w14:paraId="1942DF40" w14:textId="1937DDC8" w:rsidR="006D1816" w:rsidRDefault="006D1816" w:rsidP="003C24B7">
            <w:r>
              <w:t>Terms and conditions</w:t>
            </w:r>
          </w:p>
        </w:tc>
        <w:tc>
          <w:tcPr>
            <w:tcW w:w="1080" w:type="dxa"/>
          </w:tcPr>
          <w:p w14:paraId="357B5AB0" w14:textId="7DB5A909" w:rsidR="006D1816" w:rsidRDefault="006D1816" w:rsidP="003C24B7">
            <w:r>
              <w:t>Checkbox</w:t>
            </w:r>
          </w:p>
        </w:tc>
        <w:tc>
          <w:tcPr>
            <w:tcW w:w="1260" w:type="dxa"/>
          </w:tcPr>
          <w:p w14:paraId="01627500" w14:textId="77777777" w:rsidR="006D1816" w:rsidRDefault="006D1816" w:rsidP="003C24B7"/>
        </w:tc>
        <w:tc>
          <w:tcPr>
            <w:tcW w:w="810" w:type="dxa"/>
          </w:tcPr>
          <w:p w14:paraId="392F4350" w14:textId="77777777" w:rsidR="006D1816" w:rsidRPr="005220DB" w:rsidRDefault="006D1816" w:rsidP="003C24B7">
            <w:pPr>
              <w:rPr>
                <w:rFonts w:cstheme="minorHAnsi"/>
              </w:rPr>
            </w:pPr>
          </w:p>
        </w:tc>
        <w:tc>
          <w:tcPr>
            <w:tcW w:w="1260" w:type="dxa"/>
          </w:tcPr>
          <w:p w14:paraId="65362463" w14:textId="21D9AE87" w:rsidR="006D1816" w:rsidRDefault="006D1816" w:rsidP="003C24B7">
            <w:r>
              <w:t>Yes</w:t>
            </w:r>
          </w:p>
        </w:tc>
        <w:tc>
          <w:tcPr>
            <w:tcW w:w="1890" w:type="dxa"/>
          </w:tcPr>
          <w:p w14:paraId="691EC47A" w14:textId="4A3DA359" w:rsidR="006D1816" w:rsidRDefault="006D1816" w:rsidP="003C24B7">
            <w:r>
              <w:t xml:space="preserve">On click the terms and conditions, should open a pop up and display the terms and </w:t>
            </w:r>
            <w:r>
              <w:lastRenderedPageBreak/>
              <w:t xml:space="preserve">conditions content and option should be provided for the customer to agree for the same in the </w:t>
            </w:r>
            <w:proofErr w:type="gramStart"/>
            <w:r>
              <w:t>pop up</w:t>
            </w:r>
            <w:proofErr w:type="gramEnd"/>
            <w:r>
              <w:t xml:space="preserve"> screen.</w:t>
            </w:r>
          </w:p>
        </w:tc>
      </w:tr>
      <w:tr w:rsidR="006D1816" w14:paraId="67BBE8AE" w14:textId="77777777" w:rsidTr="52DED5D9">
        <w:tc>
          <w:tcPr>
            <w:tcW w:w="630" w:type="dxa"/>
          </w:tcPr>
          <w:p w14:paraId="133C50DA" w14:textId="34D554B2" w:rsidR="006D1816" w:rsidRDefault="006D1816" w:rsidP="003C24B7">
            <w:pPr>
              <w:rPr>
                <w:rFonts w:cstheme="minorHAnsi"/>
              </w:rPr>
            </w:pPr>
            <w:r>
              <w:rPr>
                <w:rFonts w:cstheme="minorHAnsi"/>
              </w:rPr>
              <w:lastRenderedPageBreak/>
              <w:t>8</w:t>
            </w:r>
          </w:p>
        </w:tc>
        <w:tc>
          <w:tcPr>
            <w:tcW w:w="1980" w:type="dxa"/>
          </w:tcPr>
          <w:p w14:paraId="0BF67232" w14:textId="5AC0A14F" w:rsidR="006D1816" w:rsidRDefault="006D1816" w:rsidP="003C24B7">
            <w:r>
              <w:rPr>
                <w:rFonts w:cstheme="minorHAnsi"/>
              </w:rPr>
              <w:t>Cancel</w:t>
            </w:r>
          </w:p>
        </w:tc>
        <w:tc>
          <w:tcPr>
            <w:tcW w:w="1080" w:type="dxa"/>
          </w:tcPr>
          <w:p w14:paraId="0887A815" w14:textId="2AF92DEA" w:rsidR="006D1816" w:rsidRDefault="006D1816" w:rsidP="003C24B7">
            <w:r>
              <w:rPr>
                <w:rFonts w:cstheme="minorHAnsi"/>
              </w:rPr>
              <w:t>Button</w:t>
            </w:r>
          </w:p>
        </w:tc>
        <w:tc>
          <w:tcPr>
            <w:tcW w:w="1260" w:type="dxa"/>
          </w:tcPr>
          <w:p w14:paraId="7B3A7E7C" w14:textId="5D6E41AD" w:rsidR="006D1816" w:rsidRDefault="006D1816" w:rsidP="003C24B7">
            <w:r>
              <w:rPr>
                <w:rFonts w:cstheme="minorHAnsi"/>
              </w:rPr>
              <w:t>NA</w:t>
            </w:r>
          </w:p>
        </w:tc>
        <w:tc>
          <w:tcPr>
            <w:tcW w:w="810" w:type="dxa"/>
          </w:tcPr>
          <w:p w14:paraId="0E136777" w14:textId="69DA804F" w:rsidR="006D1816" w:rsidRPr="005220DB" w:rsidRDefault="006D1816" w:rsidP="003C24B7">
            <w:pPr>
              <w:rPr>
                <w:rFonts w:cstheme="minorHAnsi"/>
              </w:rPr>
            </w:pPr>
            <w:r>
              <w:rPr>
                <w:rFonts w:cstheme="minorHAnsi"/>
              </w:rPr>
              <w:t>NA</w:t>
            </w:r>
          </w:p>
        </w:tc>
        <w:tc>
          <w:tcPr>
            <w:tcW w:w="1260" w:type="dxa"/>
          </w:tcPr>
          <w:p w14:paraId="197502FF" w14:textId="7E793734" w:rsidR="006D1816" w:rsidRDefault="006D1816" w:rsidP="003C24B7">
            <w:r>
              <w:rPr>
                <w:rFonts w:cstheme="minorHAnsi"/>
              </w:rPr>
              <w:t>No</w:t>
            </w:r>
          </w:p>
        </w:tc>
        <w:tc>
          <w:tcPr>
            <w:tcW w:w="1890" w:type="dxa"/>
          </w:tcPr>
          <w:p w14:paraId="0B47C44C" w14:textId="77777777" w:rsidR="006D1816" w:rsidRDefault="006D1816" w:rsidP="003C24B7">
            <w:pPr>
              <w:rPr>
                <w:rFonts w:cstheme="minorHAnsi"/>
              </w:rPr>
            </w:pPr>
            <w:r>
              <w:rPr>
                <w:rFonts w:cstheme="minorHAnsi"/>
              </w:rPr>
              <w:t>On click the button, app will prompt “Do you want to cancel the progress? With an option Yes and No”.</w:t>
            </w:r>
          </w:p>
          <w:p w14:paraId="5B425B91" w14:textId="77777777" w:rsidR="006D1816" w:rsidRDefault="006D1816" w:rsidP="003C24B7">
            <w:pPr>
              <w:rPr>
                <w:rFonts w:cstheme="minorHAnsi"/>
              </w:rPr>
            </w:pPr>
            <w:r>
              <w:rPr>
                <w:rFonts w:cstheme="minorHAnsi"/>
              </w:rPr>
              <w:t xml:space="preserve">On click Yes, app will redirect to the main screen.  </w:t>
            </w:r>
          </w:p>
          <w:p w14:paraId="39009E0B" w14:textId="1BBFC037" w:rsidR="006D1816" w:rsidRDefault="006D1816" w:rsidP="003C24B7">
            <w:r>
              <w:rPr>
                <w:rFonts w:cstheme="minorHAnsi"/>
              </w:rPr>
              <w:t>On click No, app will remain in the same screen and user can resume further.</w:t>
            </w:r>
          </w:p>
        </w:tc>
      </w:tr>
      <w:tr w:rsidR="006D1816" w14:paraId="1EAFA285" w14:textId="77777777" w:rsidTr="52DED5D9">
        <w:tc>
          <w:tcPr>
            <w:tcW w:w="630" w:type="dxa"/>
          </w:tcPr>
          <w:p w14:paraId="1EA6F83C" w14:textId="7A7024BA" w:rsidR="006D1816" w:rsidRDefault="006D1816" w:rsidP="003C24B7">
            <w:pPr>
              <w:rPr>
                <w:rFonts w:cstheme="minorHAnsi"/>
              </w:rPr>
            </w:pPr>
            <w:r>
              <w:rPr>
                <w:rFonts w:cstheme="minorHAnsi"/>
              </w:rPr>
              <w:t>9</w:t>
            </w:r>
          </w:p>
        </w:tc>
        <w:tc>
          <w:tcPr>
            <w:tcW w:w="1980" w:type="dxa"/>
          </w:tcPr>
          <w:p w14:paraId="068DE7D9" w14:textId="5890CA9B" w:rsidR="006D1816" w:rsidRDefault="006D1816" w:rsidP="003C24B7">
            <w:r>
              <w:rPr>
                <w:rFonts w:cstheme="minorHAnsi"/>
              </w:rPr>
              <w:t>Submit</w:t>
            </w:r>
          </w:p>
        </w:tc>
        <w:tc>
          <w:tcPr>
            <w:tcW w:w="1080" w:type="dxa"/>
          </w:tcPr>
          <w:p w14:paraId="0D041F57" w14:textId="7DA28AD6" w:rsidR="006D1816" w:rsidRDefault="006D1816" w:rsidP="003C24B7">
            <w:r>
              <w:rPr>
                <w:rFonts w:cstheme="minorHAnsi"/>
              </w:rPr>
              <w:t>Button</w:t>
            </w:r>
          </w:p>
        </w:tc>
        <w:tc>
          <w:tcPr>
            <w:tcW w:w="1260" w:type="dxa"/>
          </w:tcPr>
          <w:p w14:paraId="2A82ACB3" w14:textId="42915F86" w:rsidR="006D1816" w:rsidRDefault="006D1816" w:rsidP="003C24B7">
            <w:r>
              <w:rPr>
                <w:rFonts w:cstheme="minorHAnsi"/>
              </w:rPr>
              <w:t>NA</w:t>
            </w:r>
          </w:p>
        </w:tc>
        <w:tc>
          <w:tcPr>
            <w:tcW w:w="810" w:type="dxa"/>
          </w:tcPr>
          <w:p w14:paraId="72280965" w14:textId="5E0A7B08" w:rsidR="006D1816" w:rsidRPr="005220DB" w:rsidRDefault="006D1816" w:rsidP="003C24B7">
            <w:pPr>
              <w:rPr>
                <w:rFonts w:cstheme="minorHAnsi"/>
              </w:rPr>
            </w:pPr>
            <w:r>
              <w:rPr>
                <w:rFonts w:cstheme="minorHAnsi"/>
              </w:rPr>
              <w:t>NA</w:t>
            </w:r>
          </w:p>
        </w:tc>
        <w:tc>
          <w:tcPr>
            <w:tcW w:w="1260" w:type="dxa"/>
          </w:tcPr>
          <w:p w14:paraId="04FD54A4" w14:textId="531EDC90" w:rsidR="006D1816" w:rsidRDefault="006D1816" w:rsidP="003C24B7">
            <w:r>
              <w:rPr>
                <w:rFonts w:cstheme="minorHAnsi"/>
              </w:rPr>
              <w:t>No</w:t>
            </w:r>
          </w:p>
        </w:tc>
        <w:tc>
          <w:tcPr>
            <w:tcW w:w="1890" w:type="dxa"/>
          </w:tcPr>
          <w:p w14:paraId="05A4CF41" w14:textId="62006769" w:rsidR="006D1816" w:rsidRDefault="006D1816" w:rsidP="003C24B7">
            <w:r>
              <w:rPr>
                <w:rFonts w:cstheme="minorHAnsi"/>
              </w:rPr>
              <w:t>On click the button, app will navigate to the next screen.</w:t>
            </w:r>
          </w:p>
        </w:tc>
      </w:tr>
    </w:tbl>
    <w:p w14:paraId="02554680" w14:textId="77777777" w:rsidR="00262A90" w:rsidRPr="00D75CCC" w:rsidRDefault="00262A90" w:rsidP="00D75CCC">
      <w:pPr>
        <w:ind w:firstLine="720"/>
        <w:jc w:val="both"/>
        <w:rPr>
          <w:rFonts w:cstheme="minorHAnsi"/>
          <w:b/>
          <w:bCs/>
          <w:sz w:val="24"/>
          <w:szCs w:val="24"/>
        </w:rPr>
      </w:pPr>
      <w:r w:rsidRPr="00D75CCC">
        <w:rPr>
          <w:rFonts w:cstheme="minorHAnsi"/>
          <w:b/>
          <w:bCs/>
          <w:sz w:val="24"/>
          <w:szCs w:val="24"/>
        </w:rPr>
        <w:t>Validations:</w:t>
      </w:r>
    </w:p>
    <w:p w14:paraId="49B02399" w14:textId="77777777" w:rsidR="00450C59" w:rsidRPr="00D75CCC" w:rsidRDefault="00450C59" w:rsidP="00872582">
      <w:pPr>
        <w:pStyle w:val="ListParagraph"/>
        <w:numPr>
          <w:ilvl w:val="0"/>
          <w:numId w:val="12"/>
        </w:numPr>
        <w:rPr>
          <w:rFonts w:cstheme="minorHAnsi"/>
          <w:sz w:val="24"/>
          <w:szCs w:val="24"/>
        </w:rPr>
      </w:pPr>
      <w:r w:rsidRPr="00D75CCC">
        <w:rPr>
          <w:rFonts w:cstheme="minorHAnsi"/>
          <w:sz w:val="24"/>
          <w:szCs w:val="24"/>
        </w:rPr>
        <w:t xml:space="preserve">Each field will validate immediately after complete entry  </w:t>
      </w:r>
    </w:p>
    <w:p w14:paraId="4A7AD361" w14:textId="053003B2" w:rsidR="007A76D2" w:rsidRPr="00D75CCC" w:rsidRDefault="00450C59" w:rsidP="00872582">
      <w:pPr>
        <w:pStyle w:val="ListParagraph"/>
        <w:numPr>
          <w:ilvl w:val="0"/>
          <w:numId w:val="12"/>
        </w:numPr>
        <w:rPr>
          <w:rFonts w:cstheme="minorHAnsi"/>
          <w:sz w:val="24"/>
          <w:szCs w:val="24"/>
        </w:rPr>
      </w:pPr>
      <w:r w:rsidRPr="00D75CCC">
        <w:rPr>
          <w:rFonts w:cstheme="minorHAnsi"/>
          <w:sz w:val="24"/>
          <w:szCs w:val="24"/>
        </w:rPr>
        <w:t>If entered user</w:t>
      </w:r>
      <w:r w:rsidR="00D75CCC" w:rsidRPr="00D75CCC">
        <w:rPr>
          <w:rFonts w:cstheme="minorHAnsi"/>
          <w:sz w:val="24"/>
          <w:szCs w:val="24"/>
        </w:rPr>
        <w:t xml:space="preserve">name </w:t>
      </w:r>
      <w:r w:rsidRPr="00D75CCC">
        <w:rPr>
          <w:rFonts w:cstheme="minorHAnsi"/>
          <w:sz w:val="24"/>
          <w:szCs w:val="24"/>
        </w:rPr>
        <w:t xml:space="preserve">is </w:t>
      </w:r>
      <w:r w:rsidR="007A76D2" w:rsidRPr="00D75CCC">
        <w:rPr>
          <w:rFonts w:cstheme="minorHAnsi"/>
          <w:sz w:val="24"/>
          <w:szCs w:val="24"/>
        </w:rPr>
        <w:t xml:space="preserve">not </w:t>
      </w:r>
      <w:r w:rsidRPr="00D75CCC">
        <w:rPr>
          <w:rFonts w:cstheme="minorHAnsi"/>
          <w:sz w:val="24"/>
          <w:szCs w:val="24"/>
        </w:rPr>
        <w:t>match</w:t>
      </w:r>
      <w:r w:rsidR="007A76D2" w:rsidRPr="00D75CCC">
        <w:rPr>
          <w:rFonts w:cstheme="minorHAnsi"/>
          <w:sz w:val="24"/>
          <w:szCs w:val="24"/>
        </w:rPr>
        <w:t>ing the user policy, show proper message and provide recommendation.</w:t>
      </w:r>
    </w:p>
    <w:p w14:paraId="650C0129" w14:textId="77777777" w:rsidR="007A76D2" w:rsidRPr="00D75CCC" w:rsidRDefault="007A76D2" w:rsidP="00872582">
      <w:pPr>
        <w:pStyle w:val="ListParagraph"/>
        <w:numPr>
          <w:ilvl w:val="0"/>
          <w:numId w:val="12"/>
        </w:numPr>
        <w:rPr>
          <w:rFonts w:cstheme="minorHAnsi"/>
          <w:sz w:val="24"/>
          <w:szCs w:val="24"/>
        </w:rPr>
      </w:pPr>
      <w:r w:rsidRPr="00D75CCC">
        <w:rPr>
          <w:rFonts w:cstheme="minorHAnsi"/>
          <w:sz w:val="24"/>
          <w:szCs w:val="24"/>
        </w:rPr>
        <w:t>No impact for capital and small letters while creating user ID or login</w:t>
      </w:r>
    </w:p>
    <w:p w14:paraId="18956254" w14:textId="77777777" w:rsidR="007A76D2" w:rsidRPr="00D75CCC" w:rsidRDefault="007A76D2" w:rsidP="00872582">
      <w:pPr>
        <w:pStyle w:val="ListParagraph"/>
        <w:numPr>
          <w:ilvl w:val="0"/>
          <w:numId w:val="12"/>
        </w:numPr>
        <w:rPr>
          <w:rFonts w:cstheme="minorHAnsi"/>
          <w:sz w:val="24"/>
          <w:szCs w:val="24"/>
        </w:rPr>
      </w:pPr>
      <w:r w:rsidRPr="00D75CCC">
        <w:rPr>
          <w:rFonts w:cstheme="minorHAnsi"/>
          <w:sz w:val="24"/>
          <w:szCs w:val="24"/>
        </w:rPr>
        <w:t xml:space="preserve">Password will show graphical bar show in real-time entry the password to show for customer if PW is strong, medium or week against password policy </w:t>
      </w:r>
    </w:p>
    <w:p w14:paraId="35EA0197" w14:textId="77777777" w:rsidR="00450C59" w:rsidRPr="00D75CCC" w:rsidRDefault="007A76D2" w:rsidP="00872582">
      <w:pPr>
        <w:pStyle w:val="ListParagraph"/>
        <w:numPr>
          <w:ilvl w:val="0"/>
          <w:numId w:val="12"/>
        </w:numPr>
        <w:rPr>
          <w:rFonts w:cstheme="minorHAnsi"/>
          <w:sz w:val="24"/>
          <w:szCs w:val="24"/>
        </w:rPr>
      </w:pPr>
      <w:r w:rsidRPr="00D75CCC">
        <w:rPr>
          <w:rFonts w:cstheme="minorHAnsi"/>
          <w:sz w:val="24"/>
          <w:szCs w:val="24"/>
        </w:rPr>
        <w:t xml:space="preserve">If second password entry not matched, show for customer that it’s not matched </w:t>
      </w:r>
    </w:p>
    <w:p w14:paraId="6D4BC5DC" w14:textId="77777777" w:rsidR="007A76D2" w:rsidRDefault="007A76D2" w:rsidP="00872582">
      <w:pPr>
        <w:pStyle w:val="ListParagraph"/>
        <w:numPr>
          <w:ilvl w:val="0"/>
          <w:numId w:val="12"/>
        </w:numPr>
        <w:rPr>
          <w:rFonts w:cstheme="minorHAnsi"/>
          <w:sz w:val="24"/>
          <w:szCs w:val="24"/>
        </w:rPr>
      </w:pPr>
      <w:r w:rsidRPr="00D75CCC">
        <w:rPr>
          <w:rFonts w:cstheme="minorHAnsi"/>
          <w:sz w:val="24"/>
          <w:szCs w:val="24"/>
        </w:rPr>
        <w:t xml:space="preserve">Of customer didn’t accept T&amp;C, highlight the check box in red </w:t>
      </w:r>
    </w:p>
    <w:p w14:paraId="0BB21FB2" w14:textId="6F0698CC" w:rsidR="0061742A" w:rsidRPr="006E045C" w:rsidRDefault="0061742A" w:rsidP="006E045C">
      <w:pPr>
        <w:ind w:firstLine="720"/>
        <w:jc w:val="both"/>
        <w:rPr>
          <w:rFonts w:cstheme="minorHAnsi"/>
          <w:b/>
          <w:bCs/>
          <w:sz w:val="24"/>
          <w:szCs w:val="24"/>
        </w:rPr>
      </w:pPr>
      <w:r w:rsidRPr="006E045C">
        <w:rPr>
          <w:rFonts w:cstheme="minorHAnsi"/>
          <w:b/>
          <w:bCs/>
          <w:sz w:val="24"/>
          <w:szCs w:val="24"/>
        </w:rPr>
        <w:t>Screen 4:</w:t>
      </w:r>
    </w:p>
    <w:p w14:paraId="64825FC0" w14:textId="16645C2B" w:rsidR="006E045C" w:rsidRDefault="00163FA5" w:rsidP="006E045C">
      <w:pPr>
        <w:pStyle w:val="ListParagraph"/>
        <w:numPr>
          <w:ilvl w:val="0"/>
          <w:numId w:val="2"/>
        </w:numPr>
        <w:rPr>
          <w:rFonts w:cstheme="minorHAnsi"/>
          <w:sz w:val="24"/>
          <w:szCs w:val="24"/>
        </w:rPr>
      </w:pPr>
      <w:r>
        <w:rPr>
          <w:rFonts w:cstheme="minorHAnsi"/>
          <w:sz w:val="24"/>
          <w:szCs w:val="24"/>
        </w:rPr>
        <w:t xml:space="preserve">Once the user is registered, app will redirect to the success screen. </w:t>
      </w:r>
    </w:p>
    <w:p w14:paraId="18246A4D" w14:textId="16A8742A" w:rsidR="00163FA5" w:rsidRDefault="00163FA5" w:rsidP="006E045C">
      <w:pPr>
        <w:pStyle w:val="ListParagraph"/>
        <w:numPr>
          <w:ilvl w:val="0"/>
          <w:numId w:val="2"/>
        </w:numPr>
        <w:rPr>
          <w:rFonts w:cstheme="minorHAnsi"/>
          <w:sz w:val="24"/>
          <w:szCs w:val="24"/>
        </w:rPr>
      </w:pPr>
      <w:r>
        <w:rPr>
          <w:rFonts w:cstheme="minorHAnsi"/>
          <w:sz w:val="24"/>
          <w:szCs w:val="24"/>
        </w:rPr>
        <w:t>If user registers in mobile application, then the respective device ID will be stored in MADP.</w:t>
      </w:r>
    </w:p>
    <w:p w14:paraId="0D9FFF8E" w14:textId="59AF43BD" w:rsidR="00B15039" w:rsidRDefault="00B15039" w:rsidP="006E045C">
      <w:pPr>
        <w:pStyle w:val="ListParagraph"/>
        <w:numPr>
          <w:ilvl w:val="0"/>
          <w:numId w:val="2"/>
        </w:numPr>
        <w:rPr>
          <w:rFonts w:cstheme="minorHAnsi"/>
          <w:sz w:val="24"/>
          <w:szCs w:val="24"/>
        </w:rPr>
      </w:pPr>
      <w:r>
        <w:rPr>
          <w:rFonts w:cstheme="minorHAnsi"/>
          <w:sz w:val="24"/>
          <w:szCs w:val="24"/>
        </w:rPr>
        <w:t xml:space="preserve">Subsequent times when the user </w:t>
      </w:r>
      <w:r w:rsidR="00311491">
        <w:rPr>
          <w:rFonts w:cstheme="minorHAnsi"/>
          <w:sz w:val="24"/>
          <w:szCs w:val="24"/>
        </w:rPr>
        <w:t>launch</w:t>
      </w:r>
      <w:r>
        <w:rPr>
          <w:rFonts w:cstheme="minorHAnsi"/>
          <w:sz w:val="24"/>
          <w:szCs w:val="24"/>
        </w:rPr>
        <w:t xml:space="preserve"> the </w:t>
      </w:r>
      <w:r w:rsidR="00311491">
        <w:rPr>
          <w:rFonts w:cstheme="minorHAnsi"/>
          <w:sz w:val="24"/>
          <w:szCs w:val="24"/>
        </w:rPr>
        <w:t xml:space="preserve">mobile </w:t>
      </w:r>
      <w:r>
        <w:rPr>
          <w:rFonts w:cstheme="minorHAnsi"/>
          <w:sz w:val="24"/>
          <w:szCs w:val="24"/>
        </w:rPr>
        <w:t>application</w:t>
      </w:r>
      <w:r w:rsidR="00311491">
        <w:rPr>
          <w:rFonts w:cstheme="minorHAnsi"/>
          <w:sz w:val="24"/>
          <w:szCs w:val="24"/>
        </w:rPr>
        <w:t>, the app</w:t>
      </w:r>
      <w:r>
        <w:rPr>
          <w:rFonts w:cstheme="minorHAnsi"/>
          <w:sz w:val="24"/>
          <w:szCs w:val="24"/>
        </w:rPr>
        <w:t xml:space="preserve"> will directly </w:t>
      </w:r>
      <w:r w:rsidR="00311491">
        <w:rPr>
          <w:rFonts w:cstheme="minorHAnsi"/>
          <w:sz w:val="24"/>
          <w:szCs w:val="24"/>
        </w:rPr>
        <w:t>launch</w:t>
      </w:r>
      <w:r>
        <w:rPr>
          <w:rFonts w:cstheme="minorHAnsi"/>
          <w:sz w:val="24"/>
          <w:szCs w:val="24"/>
        </w:rPr>
        <w:t xml:space="preserve"> the login screen with the </w:t>
      </w:r>
      <w:r w:rsidR="00311491">
        <w:rPr>
          <w:rFonts w:cstheme="minorHAnsi"/>
          <w:sz w:val="24"/>
          <w:szCs w:val="24"/>
        </w:rPr>
        <w:t>Customer</w:t>
      </w:r>
      <w:r>
        <w:rPr>
          <w:rFonts w:cstheme="minorHAnsi"/>
          <w:sz w:val="24"/>
          <w:szCs w:val="24"/>
        </w:rPr>
        <w:t xml:space="preserve"> Name displayed upfront and user can enter the password or biometric and login into the application</w:t>
      </w:r>
    </w:p>
    <w:p w14:paraId="6F4BFF8E" w14:textId="6A0D831E" w:rsidR="001A0323" w:rsidRPr="001A0323" w:rsidRDefault="001A0323" w:rsidP="001A0323">
      <w:pPr>
        <w:ind w:firstLine="720"/>
        <w:jc w:val="both"/>
        <w:rPr>
          <w:rFonts w:cstheme="minorHAnsi"/>
          <w:b/>
          <w:bCs/>
          <w:sz w:val="24"/>
          <w:szCs w:val="24"/>
        </w:rPr>
      </w:pPr>
      <w:r>
        <w:rPr>
          <w:rFonts w:cstheme="minorHAnsi"/>
          <w:b/>
          <w:bCs/>
          <w:sz w:val="24"/>
          <w:szCs w:val="24"/>
        </w:rPr>
        <w:t>Generic Validations:</w:t>
      </w:r>
    </w:p>
    <w:p w14:paraId="4B26094F" w14:textId="7DCA0802" w:rsidR="00E50D53" w:rsidRDefault="00E50D53" w:rsidP="00872582">
      <w:pPr>
        <w:pStyle w:val="ListParagraph"/>
        <w:numPr>
          <w:ilvl w:val="0"/>
          <w:numId w:val="12"/>
        </w:numPr>
        <w:rPr>
          <w:rFonts w:cstheme="minorHAnsi"/>
          <w:sz w:val="24"/>
          <w:szCs w:val="24"/>
        </w:rPr>
      </w:pPr>
      <w:r w:rsidRPr="00523887">
        <w:rPr>
          <w:rFonts w:cstheme="minorHAnsi"/>
          <w:sz w:val="24"/>
          <w:szCs w:val="24"/>
        </w:rPr>
        <w:lastRenderedPageBreak/>
        <w:t xml:space="preserve">If user fail three times in registration, Registration will </w:t>
      </w:r>
      <w:proofErr w:type="gramStart"/>
      <w:r w:rsidRPr="00523887">
        <w:rPr>
          <w:rFonts w:cstheme="minorHAnsi"/>
          <w:sz w:val="24"/>
          <w:szCs w:val="24"/>
        </w:rPr>
        <w:t>block</w:t>
      </w:r>
      <w:proofErr w:type="gramEnd"/>
      <w:r w:rsidRPr="00523887">
        <w:rPr>
          <w:rFonts w:cstheme="minorHAnsi"/>
          <w:sz w:val="24"/>
          <w:szCs w:val="24"/>
        </w:rPr>
        <w:t xml:space="preserve"> and customer will get message to call 600529999. Call Center </w:t>
      </w:r>
      <w:r w:rsidR="001A0323">
        <w:rPr>
          <w:rFonts w:cstheme="minorHAnsi"/>
          <w:sz w:val="24"/>
          <w:szCs w:val="24"/>
        </w:rPr>
        <w:t xml:space="preserve">will </w:t>
      </w:r>
      <w:r w:rsidRPr="00523887">
        <w:rPr>
          <w:rFonts w:cstheme="minorHAnsi"/>
          <w:sz w:val="24"/>
          <w:szCs w:val="24"/>
        </w:rPr>
        <w:t xml:space="preserve">have </w:t>
      </w:r>
      <w:r w:rsidR="001A0323">
        <w:rPr>
          <w:rFonts w:cstheme="minorHAnsi"/>
          <w:sz w:val="24"/>
          <w:szCs w:val="24"/>
        </w:rPr>
        <w:t xml:space="preserve">admin app </w:t>
      </w:r>
      <w:r w:rsidRPr="00523887">
        <w:rPr>
          <w:rFonts w:cstheme="minorHAnsi"/>
          <w:sz w:val="24"/>
          <w:szCs w:val="24"/>
        </w:rPr>
        <w:t>screen to unlock / Lock the registration after verify</w:t>
      </w:r>
      <w:r w:rsidR="001A0323">
        <w:rPr>
          <w:rFonts w:cstheme="minorHAnsi"/>
          <w:sz w:val="24"/>
          <w:szCs w:val="24"/>
        </w:rPr>
        <w:t>ing</w:t>
      </w:r>
      <w:r w:rsidRPr="00523887">
        <w:rPr>
          <w:rFonts w:cstheme="minorHAnsi"/>
          <w:sz w:val="24"/>
          <w:szCs w:val="24"/>
        </w:rPr>
        <w:t xml:space="preserve"> the customer</w:t>
      </w:r>
      <w:r w:rsidR="001A0323">
        <w:rPr>
          <w:rFonts w:cstheme="minorHAnsi"/>
          <w:sz w:val="24"/>
          <w:szCs w:val="24"/>
        </w:rPr>
        <w:t xml:space="preserve"> details.</w:t>
      </w:r>
    </w:p>
    <w:p w14:paraId="5A030940" w14:textId="0EDBBB26" w:rsidR="00FA487B" w:rsidRPr="00523887" w:rsidRDefault="00B15039" w:rsidP="00872582">
      <w:pPr>
        <w:pStyle w:val="ListParagraph"/>
        <w:numPr>
          <w:ilvl w:val="0"/>
          <w:numId w:val="12"/>
        </w:numPr>
        <w:rPr>
          <w:rFonts w:cstheme="minorHAnsi"/>
          <w:sz w:val="24"/>
          <w:szCs w:val="24"/>
        </w:rPr>
      </w:pPr>
      <w:r>
        <w:rPr>
          <w:rFonts w:cstheme="minorHAnsi"/>
          <w:sz w:val="24"/>
          <w:szCs w:val="24"/>
        </w:rPr>
        <w:t xml:space="preserve">On select </w:t>
      </w:r>
      <w:r w:rsidR="00FA487B" w:rsidRPr="00523887">
        <w:rPr>
          <w:rFonts w:cstheme="minorHAnsi"/>
          <w:sz w:val="24"/>
          <w:szCs w:val="24"/>
        </w:rPr>
        <w:t xml:space="preserve">Virtual Keyboard </w:t>
      </w:r>
      <w:r>
        <w:rPr>
          <w:rFonts w:cstheme="minorHAnsi"/>
          <w:sz w:val="24"/>
          <w:szCs w:val="24"/>
        </w:rPr>
        <w:t>checkbox, the virtual keyboard will be displayed on screen for Internet Banking application.</w:t>
      </w:r>
    </w:p>
    <w:p w14:paraId="0D3FF7A4" w14:textId="77777777" w:rsidR="00E50D53" w:rsidRPr="00523887" w:rsidRDefault="00E50D53" w:rsidP="00872582">
      <w:pPr>
        <w:pStyle w:val="ListParagraph"/>
        <w:numPr>
          <w:ilvl w:val="0"/>
          <w:numId w:val="12"/>
        </w:numPr>
        <w:rPr>
          <w:rFonts w:cstheme="minorHAnsi"/>
          <w:sz w:val="24"/>
          <w:szCs w:val="24"/>
        </w:rPr>
      </w:pPr>
      <w:r w:rsidRPr="00523887">
        <w:rPr>
          <w:rFonts w:cstheme="minorHAnsi"/>
          <w:sz w:val="24"/>
          <w:szCs w:val="24"/>
        </w:rPr>
        <w:t>Copy &amp; Past shouldn’t allow during the process</w:t>
      </w:r>
    </w:p>
    <w:p w14:paraId="45579CF9" w14:textId="1EA74CB7" w:rsidR="00E50D53" w:rsidRDefault="00E50D53" w:rsidP="00872582">
      <w:pPr>
        <w:pStyle w:val="ListParagraph"/>
        <w:numPr>
          <w:ilvl w:val="0"/>
          <w:numId w:val="12"/>
        </w:numPr>
        <w:rPr>
          <w:rFonts w:cstheme="minorHAnsi"/>
          <w:sz w:val="24"/>
          <w:szCs w:val="24"/>
        </w:rPr>
      </w:pPr>
      <w:r w:rsidRPr="00523887">
        <w:rPr>
          <w:rFonts w:cstheme="minorHAnsi"/>
          <w:sz w:val="24"/>
          <w:szCs w:val="24"/>
        </w:rPr>
        <w:t>User ID shouldn’t share in any email or SMS</w:t>
      </w:r>
      <w:r w:rsidR="00B15039">
        <w:rPr>
          <w:rFonts w:cstheme="minorHAnsi"/>
          <w:sz w:val="24"/>
          <w:szCs w:val="24"/>
        </w:rPr>
        <w:t>.</w:t>
      </w:r>
    </w:p>
    <w:p w14:paraId="385F1A73" w14:textId="0B8544EE" w:rsidR="00B15039" w:rsidRPr="00523887" w:rsidRDefault="00B15039" w:rsidP="00872582">
      <w:pPr>
        <w:pStyle w:val="ListParagraph"/>
        <w:numPr>
          <w:ilvl w:val="0"/>
          <w:numId w:val="12"/>
        </w:numPr>
        <w:rPr>
          <w:rFonts w:cstheme="minorHAnsi"/>
          <w:sz w:val="24"/>
          <w:szCs w:val="24"/>
        </w:rPr>
      </w:pPr>
      <w:r>
        <w:rPr>
          <w:rFonts w:cstheme="minorHAnsi"/>
          <w:sz w:val="24"/>
          <w:szCs w:val="24"/>
        </w:rPr>
        <w:t xml:space="preserve">If a user register in a device and try to register again </w:t>
      </w:r>
      <w:r w:rsidR="00311491">
        <w:rPr>
          <w:rFonts w:cstheme="minorHAnsi"/>
          <w:sz w:val="24"/>
          <w:szCs w:val="24"/>
        </w:rPr>
        <w:t xml:space="preserve">with </w:t>
      </w:r>
      <w:r>
        <w:rPr>
          <w:rFonts w:cstheme="minorHAnsi"/>
          <w:sz w:val="24"/>
          <w:szCs w:val="24"/>
        </w:rPr>
        <w:t>another device, the</w:t>
      </w:r>
      <w:r w:rsidR="00311491">
        <w:rPr>
          <w:rFonts w:cstheme="minorHAnsi"/>
          <w:sz w:val="24"/>
          <w:szCs w:val="24"/>
        </w:rPr>
        <w:t>n the</w:t>
      </w:r>
      <w:r>
        <w:rPr>
          <w:rFonts w:cstheme="minorHAnsi"/>
          <w:sz w:val="24"/>
          <w:szCs w:val="24"/>
        </w:rPr>
        <w:t xml:space="preserve"> previous</w:t>
      </w:r>
      <w:r w:rsidR="00311491">
        <w:rPr>
          <w:rFonts w:cstheme="minorHAnsi"/>
          <w:sz w:val="24"/>
          <w:szCs w:val="24"/>
        </w:rPr>
        <w:t>ly</w:t>
      </w:r>
      <w:r>
        <w:rPr>
          <w:rFonts w:cstheme="minorHAnsi"/>
          <w:sz w:val="24"/>
          <w:szCs w:val="24"/>
        </w:rPr>
        <w:t xml:space="preserve"> registered device will be </w:t>
      </w:r>
      <w:r w:rsidR="00311491">
        <w:rPr>
          <w:rFonts w:cstheme="minorHAnsi"/>
          <w:sz w:val="24"/>
          <w:szCs w:val="24"/>
        </w:rPr>
        <w:t>de</w:t>
      </w:r>
      <w:r>
        <w:rPr>
          <w:rFonts w:cstheme="minorHAnsi"/>
          <w:sz w:val="24"/>
          <w:szCs w:val="24"/>
        </w:rPr>
        <w:t>registered.</w:t>
      </w:r>
      <w:r w:rsidR="00B32604">
        <w:rPr>
          <w:rFonts w:cstheme="minorHAnsi"/>
          <w:sz w:val="24"/>
          <w:szCs w:val="24"/>
        </w:rPr>
        <w:t xml:space="preserve"> Only one device </w:t>
      </w:r>
      <w:r w:rsidR="00E62600">
        <w:rPr>
          <w:rFonts w:cstheme="minorHAnsi"/>
          <w:sz w:val="24"/>
          <w:szCs w:val="24"/>
        </w:rPr>
        <w:t xml:space="preserve">at a time will be allowed to </w:t>
      </w:r>
      <w:r w:rsidR="00CC6CE1">
        <w:rPr>
          <w:rFonts w:cstheme="minorHAnsi"/>
          <w:sz w:val="24"/>
          <w:szCs w:val="24"/>
        </w:rPr>
        <w:t>be registered actively.</w:t>
      </w:r>
    </w:p>
    <w:p w14:paraId="36E835B1" w14:textId="32C12C5B" w:rsidR="00B66D97" w:rsidRPr="00523887" w:rsidRDefault="00B66D97" w:rsidP="00816B83">
      <w:pPr>
        <w:pStyle w:val="Heading2"/>
        <w:numPr>
          <w:ilvl w:val="1"/>
          <w:numId w:val="4"/>
        </w:numPr>
        <w:rPr>
          <w:sz w:val="24"/>
          <w:szCs w:val="24"/>
        </w:rPr>
      </w:pPr>
      <w:bookmarkStart w:id="16" w:name="_Toc117274560"/>
      <w:r w:rsidRPr="00523887">
        <w:rPr>
          <w:sz w:val="24"/>
          <w:szCs w:val="24"/>
        </w:rPr>
        <w:t>Forgot User</w:t>
      </w:r>
      <w:r>
        <w:rPr>
          <w:sz w:val="24"/>
          <w:szCs w:val="24"/>
        </w:rPr>
        <w:t>name</w:t>
      </w:r>
      <w:bookmarkEnd w:id="16"/>
    </w:p>
    <w:p w14:paraId="0560942E" w14:textId="77777777" w:rsidR="00B66D97" w:rsidRPr="00240222" w:rsidRDefault="00B66D97" w:rsidP="00B66D97">
      <w:pPr>
        <w:ind w:left="360"/>
        <w:jc w:val="both"/>
        <w:rPr>
          <w:rFonts w:cstheme="minorHAnsi"/>
          <w:sz w:val="24"/>
          <w:szCs w:val="24"/>
        </w:rPr>
      </w:pPr>
      <w:r w:rsidRPr="00240222">
        <w:rPr>
          <w:rFonts w:cstheme="minorHAnsi"/>
          <w:b/>
          <w:bCs/>
          <w:sz w:val="24"/>
          <w:szCs w:val="24"/>
        </w:rPr>
        <w:t>Navigation:</w:t>
      </w:r>
      <w:r w:rsidRPr="00240222">
        <w:rPr>
          <w:rFonts w:cstheme="minorHAnsi"/>
          <w:sz w:val="24"/>
          <w:szCs w:val="24"/>
        </w:rPr>
        <w:t xml:space="preserve"> Pre-Login -&gt; </w:t>
      </w:r>
      <w:r>
        <w:rPr>
          <w:rFonts w:cstheme="minorHAnsi"/>
          <w:sz w:val="24"/>
          <w:szCs w:val="24"/>
        </w:rPr>
        <w:t>Forgot User ID</w:t>
      </w:r>
    </w:p>
    <w:p w14:paraId="65216A1F" w14:textId="77777777" w:rsidR="00B66D97" w:rsidRPr="00523887" w:rsidRDefault="00B66D97" w:rsidP="00B66D97">
      <w:pPr>
        <w:pStyle w:val="ListParagraph"/>
        <w:numPr>
          <w:ilvl w:val="0"/>
          <w:numId w:val="2"/>
        </w:numPr>
        <w:jc w:val="both"/>
        <w:rPr>
          <w:rFonts w:cstheme="minorHAnsi"/>
          <w:sz w:val="24"/>
          <w:szCs w:val="24"/>
        </w:rPr>
      </w:pPr>
      <w:r w:rsidRPr="00523887">
        <w:rPr>
          <w:rFonts w:cstheme="minorHAnsi"/>
          <w:sz w:val="24"/>
          <w:szCs w:val="24"/>
        </w:rPr>
        <w:t>Step 1</w:t>
      </w:r>
    </w:p>
    <w:p w14:paraId="0779C65E" w14:textId="77777777" w:rsidR="00F36DF8" w:rsidRPr="00163FA5" w:rsidRDefault="00F36DF8" w:rsidP="00F36DF8">
      <w:pPr>
        <w:pStyle w:val="ListParagraph"/>
        <w:numPr>
          <w:ilvl w:val="0"/>
          <w:numId w:val="2"/>
        </w:numPr>
        <w:rPr>
          <w:rFonts w:cstheme="minorHAnsi"/>
          <w:sz w:val="22"/>
          <w:szCs w:val="22"/>
        </w:rPr>
      </w:pPr>
      <w:r w:rsidRPr="00163FA5">
        <w:rPr>
          <w:rFonts w:cstheme="minorHAnsi"/>
          <w:sz w:val="22"/>
          <w:szCs w:val="22"/>
        </w:rPr>
        <w:t>User needs to enter 16 digits active Card number (Debit / Credit).</w:t>
      </w:r>
    </w:p>
    <w:p w14:paraId="65BBC137" w14:textId="77777777" w:rsidR="00F36DF8" w:rsidRPr="00163FA5" w:rsidRDefault="00F36DF8" w:rsidP="00F36DF8">
      <w:pPr>
        <w:pStyle w:val="ListParagraph"/>
        <w:numPr>
          <w:ilvl w:val="1"/>
          <w:numId w:val="2"/>
        </w:numPr>
        <w:rPr>
          <w:rFonts w:cstheme="minorHAnsi"/>
          <w:sz w:val="22"/>
          <w:szCs w:val="22"/>
        </w:rPr>
      </w:pPr>
      <w:r w:rsidRPr="00163FA5">
        <w:rPr>
          <w:rFonts w:cstheme="minorHAnsi"/>
          <w:sz w:val="22"/>
          <w:szCs w:val="22"/>
        </w:rPr>
        <w:t>In the single input put the values will be displayed with spaces after every 4 numbers entered.</w:t>
      </w:r>
    </w:p>
    <w:p w14:paraId="6EF0363E" w14:textId="0A6AFFC1" w:rsidR="00F36DF8" w:rsidRPr="00163FA5" w:rsidRDefault="00F36DF8" w:rsidP="00F36DF8">
      <w:pPr>
        <w:pStyle w:val="ListParagraph"/>
        <w:numPr>
          <w:ilvl w:val="1"/>
          <w:numId w:val="2"/>
        </w:numPr>
        <w:rPr>
          <w:rFonts w:cstheme="minorHAnsi"/>
          <w:sz w:val="22"/>
          <w:szCs w:val="22"/>
        </w:rPr>
      </w:pPr>
      <w:r w:rsidRPr="00163FA5">
        <w:rPr>
          <w:rFonts w:cstheme="minorHAnsi"/>
          <w:sz w:val="22"/>
          <w:szCs w:val="22"/>
        </w:rPr>
        <w:t xml:space="preserve">On entering first 6 digit itself, app should validate whether its valid </w:t>
      </w:r>
      <w:r w:rsidR="009E13AD">
        <w:rPr>
          <w:rFonts w:cstheme="minorHAnsi"/>
          <w:sz w:val="22"/>
          <w:szCs w:val="22"/>
        </w:rPr>
        <w:t xml:space="preserve">Al </w:t>
      </w:r>
      <w:r w:rsidRPr="00163FA5">
        <w:rPr>
          <w:rFonts w:cstheme="minorHAnsi"/>
          <w:sz w:val="22"/>
          <w:szCs w:val="22"/>
        </w:rPr>
        <w:t xml:space="preserve">Masraf card or not based on the card BIN number and should display error message “Enter valid </w:t>
      </w:r>
      <w:r w:rsidR="009E13AD">
        <w:rPr>
          <w:rFonts w:cstheme="minorHAnsi"/>
          <w:sz w:val="22"/>
          <w:szCs w:val="22"/>
        </w:rPr>
        <w:t xml:space="preserve">Al </w:t>
      </w:r>
      <w:r w:rsidRPr="00163FA5">
        <w:rPr>
          <w:rFonts w:cstheme="minorHAnsi"/>
          <w:sz w:val="22"/>
          <w:szCs w:val="22"/>
        </w:rPr>
        <w:t>Masraf card number”.</w:t>
      </w:r>
    </w:p>
    <w:p w14:paraId="105DCB82" w14:textId="77777777" w:rsidR="00F36DF8" w:rsidRPr="00163FA5" w:rsidRDefault="00F36DF8" w:rsidP="00F36DF8">
      <w:pPr>
        <w:pStyle w:val="ListParagraph"/>
        <w:numPr>
          <w:ilvl w:val="1"/>
          <w:numId w:val="2"/>
        </w:numPr>
        <w:rPr>
          <w:rFonts w:cstheme="minorHAnsi"/>
          <w:sz w:val="22"/>
          <w:szCs w:val="22"/>
        </w:rPr>
      </w:pPr>
      <w:r w:rsidRPr="00163FA5">
        <w:rPr>
          <w:rFonts w:cstheme="minorHAnsi"/>
          <w:sz w:val="22"/>
          <w:szCs w:val="22"/>
        </w:rPr>
        <w:t>The card number should not be masked while entering.</w:t>
      </w:r>
    </w:p>
    <w:p w14:paraId="7954EBC0" w14:textId="77777777" w:rsidR="00F36DF8" w:rsidRPr="00163FA5" w:rsidRDefault="00F36DF8" w:rsidP="00F36DF8">
      <w:pPr>
        <w:pStyle w:val="ListParagraph"/>
        <w:numPr>
          <w:ilvl w:val="0"/>
          <w:numId w:val="2"/>
        </w:numPr>
        <w:rPr>
          <w:rFonts w:cstheme="minorHAnsi"/>
          <w:sz w:val="22"/>
          <w:szCs w:val="22"/>
        </w:rPr>
      </w:pPr>
      <w:r w:rsidRPr="00163FA5">
        <w:rPr>
          <w:rFonts w:cstheme="minorHAnsi"/>
          <w:sz w:val="22"/>
          <w:szCs w:val="22"/>
        </w:rPr>
        <w:t>User needs to enter the 4 digits Card number PIN (Masked with immediate entry)</w:t>
      </w:r>
    </w:p>
    <w:p w14:paraId="49E5276D" w14:textId="77777777" w:rsidR="00F36DF8" w:rsidRPr="00163FA5" w:rsidRDefault="00F36DF8" w:rsidP="00F36DF8">
      <w:pPr>
        <w:pStyle w:val="ListParagraph"/>
        <w:numPr>
          <w:ilvl w:val="0"/>
          <w:numId w:val="2"/>
        </w:numPr>
        <w:rPr>
          <w:rFonts w:cstheme="minorHAnsi"/>
          <w:sz w:val="22"/>
          <w:szCs w:val="22"/>
        </w:rPr>
      </w:pPr>
      <w:r w:rsidRPr="00163FA5">
        <w:rPr>
          <w:rFonts w:cstheme="minorHAnsi"/>
          <w:sz w:val="22"/>
          <w:szCs w:val="22"/>
        </w:rPr>
        <w:t>User needs to enter CAPTCHA (9 boxes) correctly (Applicable only for the Internet Baking, if the Captcha is enabled in admin configuration).</w:t>
      </w:r>
    </w:p>
    <w:tbl>
      <w:tblPr>
        <w:tblStyle w:val="TableGrid"/>
        <w:tblW w:w="9912" w:type="dxa"/>
        <w:tblInd w:w="715" w:type="dxa"/>
        <w:tblLayout w:type="fixed"/>
        <w:tblLook w:val="04A0" w:firstRow="1" w:lastRow="0" w:firstColumn="1" w:lastColumn="0" w:noHBand="0" w:noVBand="1"/>
      </w:tblPr>
      <w:tblGrid>
        <w:gridCol w:w="630"/>
        <w:gridCol w:w="1627"/>
        <w:gridCol w:w="992"/>
        <w:gridCol w:w="1611"/>
        <w:gridCol w:w="810"/>
        <w:gridCol w:w="1260"/>
        <w:gridCol w:w="2982"/>
      </w:tblGrid>
      <w:tr w:rsidR="00F36DF8" w14:paraId="28461272" w14:textId="77777777" w:rsidTr="007B7289">
        <w:tc>
          <w:tcPr>
            <w:tcW w:w="630" w:type="dxa"/>
            <w:shd w:val="clear" w:color="auto" w:fill="DEEAF6" w:themeFill="accent1" w:themeFillTint="33"/>
          </w:tcPr>
          <w:p w14:paraId="620DD2E5" w14:textId="77777777" w:rsidR="00F36DF8" w:rsidRPr="00262A90" w:rsidRDefault="00F36DF8" w:rsidP="007B7289">
            <w:pPr>
              <w:rPr>
                <w:rFonts w:cstheme="minorHAnsi"/>
                <w:b/>
                <w:bCs/>
              </w:rPr>
            </w:pPr>
            <w:proofErr w:type="gramStart"/>
            <w:r w:rsidRPr="00262A90">
              <w:rPr>
                <w:rFonts w:cstheme="minorHAnsi"/>
                <w:b/>
                <w:bCs/>
              </w:rPr>
              <w:t>#.No</w:t>
            </w:r>
            <w:proofErr w:type="gramEnd"/>
          </w:p>
        </w:tc>
        <w:tc>
          <w:tcPr>
            <w:tcW w:w="1627" w:type="dxa"/>
            <w:shd w:val="clear" w:color="auto" w:fill="DEEAF6" w:themeFill="accent1" w:themeFillTint="33"/>
          </w:tcPr>
          <w:p w14:paraId="47609267" w14:textId="77777777" w:rsidR="00F36DF8" w:rsidRPr="00262A90" w:rsidRDefault="00F36DF8" w:rsidP="007B7289">
            <w:pPr>
              <w:rPr>
                <w:rFonts w:cstheme="minorHAnsi"/>
                <w:b/>
                <w:bCs/>
              </w:rPr>
            </w:pPr>
            <w:r w:rsidRPr="00262A90">
              <w:rPr>
                <w:rFonts w:cstheme="minorHAnsi"/>
                <w:b/>
                <w:bCs/>
              </w:rPr>
              <w:t>Field Name</w:t>
            </w:r>
          </w:p>
        </w:tc>
        <w:tc>
          <w:tcPr>
            <w:tcW w:w="992" w:type="dxa"/>
            <w:shd w:val="clear" w:color="auto" w:fill="DEEAF6" w:themeFill="accent1" w:themeFillTint="33"/>
          </w:tcPr>
          <w:p w14:paraId="5EDD52E1" w14:textId="77777777" w:rsidR="00F36DF8" w:rsidRPr="00262A90" w:rsidRDefault="00F36DF8" w:rsidP="007B7289">
            <w:pPr>
              <w:rPr>
                <w:rFonts w:cstheme="minorHAnsi"/>
                <w:b/>
                <w:bCs/>
              </w:rPr>
            </w:pPr>
            <w:r w:rsidRPr="00262A90">
              <w:rPr>
                <w:rFonts w:cstheme="minorHAnsi"/>
                <w:b/>
                <w:bCs/>
              </w:rPr>
              <w:t>Data Type</w:t>
            </w:r>
          </w:p>
        </w:tc>
        <w:tc>
          <w:tcPr>
            <w:tcW w:w="1611" w:type="dxa"/>
            <w:shd w:val="clear" w:color="auto" w:fill="DEEAF6" w:themeFill="accent1" w:themeFillTint="33"/>
          </w:tcPr>
          <w:p w14:paraId="6BC17D4B" w14:textId="77777777" w:rsidR="00F36DF8" w:rsidRPr="00262A90" w:rsidRDefault="00F36DF8" w:rsidP="007B7289">
            <w:pPr>
              <w:rPr>
                <w:rFonts w:cstheme="minorHAnsi"/>
                <w:b/>
                <w:bCs/>
              </w:rPr>
            </w:pPr>
            <w:r w:rsidRPr="00262A90">
              <w:rPr>
                <w:rFonts w:cstheme="minorHAnsi"/>
                <w:b/>
                <w:bCs/>
              </w:rPr>
              <w:t>Validations</w:t>
            </w:r>
          </w:p>
        </w:tc>
        <w:tc>
          <w:tcPr>
            <w:tcW w:w="810" w:type="dxa"/>
            <w:shd w:val="clear" w:color="auto" w:fill="DEEAF6" w:themeFill="accent1" w:themeFillTint="33"/>
          </w:tcPr>
          <w:p w14:paraId="78F0943D" w14:textId="77777777" w:rsidR="00F36DF8" w:rsidRPr="00262A90" w:rsidRDefault="00F36DF8" w:rsidP="007B7289">
            <w:pPr>
              <w:rPr>
                <w:rFonts w:cstheme="minorHAnsi"/>
                <w:b/>
                <w:bCs/>
              </w:rPr>
            </w:pPr>
            <w:r w:rsidRPr="00262A90">
              <w:rPr>
                <w:rFonts w:cstheme="minorHAnsi"/>
                <w:b/>
                <w:bCs/>
              </w:rPr>
              <w:t>Length</w:t>
            </w:r>
          </w:p>
        </w:tc>
        <w:tc>
          <w:tcPr>
            <w:tcW w:w="1260" w:type="dxa"/>
            <w:shd w:val="clear" w:color="auto" w:fill="DEEAF6" w:themeFill="accent1" w:themeFillTint="33"/>
          </w:tcPr>
          <w:p w14:paraId="4073DAE0" w14:textId="77777777" w:rsidR="00F36DF8" w:rsidRPr="00262A90" w:rsidRDefault="00F36DF8" w:rsidP="007B7289">
            <w:pPr>
              <w:rPr>
                <w:rFonts w:cstheme="minorHAnsi"/>
                <w:b/>
                <w:bCs/>
              </w:rPr>
            </w:pPr>
            <w:r w:rsidRPr="00262A90">
              <w:rPr>
                <w:rFonts w:cstheme="minorHAnsi"/>
                <w:b/>
                <w:bCs/>
              </w:rPr>
              <w:t>Mandatory</w:t>
            </w:r>
          </w:p>
        </w:tc>
        <w:tc>
          <w:tcPr>
            <w:tcW w:w="2982" w:type="dxa"/>
            <w:shd w:val="clear" w:color="auto" w:fill="DEEAF6" w:themeFill="accent1" w:themeFillTint="33"/>
          </w:tcPr>
          <w:p w14:paraId="37A0A0D0" w14:textId="77777777" w:rsidR="00F36DF8" w:rsidRPr="00262A90" w:rsidRDefault="00F36DF8" w:rsidP="007B7289">
            <w:pPr>
              <w:rPr>
                <w:rFonts w:cstheme="minorHAnsi"/>
                <w:b/>
                <w:bCs/>
              </w:rPr>
            </w:pPr>
            <w:r w:rsidRPr="00262A90">
              <w:rPr>
                <w:rFonts w:cstheme="minorHAnsi"/>
                <w:b/>
                <w:bCs/>
              </w:rPr>
              <w:t>Comments</w:t>
            </w:r>
          </w:p>
        </w:tc>
      </w:tr>
      <w:tr w:rsidR="00F36DF8" w14:paraId="57B7176D" w14:textId="77777777" w:rsidTr="007B7289">
        <w:tc>
          <w:tcPr>
            <w:tcW w:w="630" w:type="dxa"/>
          </w:tcPr>
          <w:p w14:paraId="233E72D0" w14:textId="77777777" w:rsidR="00F36DF8" w:rsidRPr="005220DB" w:rsidRDefault="00F36DF8" w:rsidP="007B7289">
            <w:pPr>
              <w:rPr>
                <w:rFonts w:cstheme="minorHAnsi"/>
              </w:rPr>
            </w:pPr>
            <w:r w:rsidRPr="005220DB">
              <w:rPr>
                <w:rFonts w:cstheme="minorHAnsi"/>
              </w:rPr>
              <w:t>1</w:t>
            </w:r>
          </w:p>
        </w:tc>
        <w:tc>
          <w:tcPr>
            <w:tcW w:w="1627" w:type="dxa"/>
          </w:tcPr>
          <w:p w14:paraId="2DC74F69" w14:textId="77777777" w:rsidR="00F36DF8" w:rsidRPr="005220DB" w:rsidRDefault="00F36DF8" w:rsidP="007B7289">
            <w:pPr>
              <w:rPr>
                <w:rFonts w:cstheme="minorHAnsi"/>
              </w:rPr>
            </w:pPr>
            <w:r w:rsidRPr="005220DB">
              <w:rPr>
                <w:rFonts w:cstheme="minorHAnsi"/>
              </w:rPr>
              <w:t>Card Number</w:t>
            </w:r>
          </w:p>
        </w:tc>
        <w:tc>
          <w:tcPr>
            <w:tcW w:w="992" w:type="dxa"/>
          </w:tcPr>
          <w:p w14:paraId="523E2B50" w14:textId="77777777" w:rsidR="00F36DF8" w:rsidRPr="005220DB" w:rsidRDefault="00F36DF8" w:rsidP="007B7289">
            <w:pPr>
              <w:rPr>
                <w:rFonts w:cstheme="minorHAnsi"/>
              </w:rPr>
            </w:pPr>
            <w:r w:rsidRPr="005220DB">
              <w:rPr>
                <w:rFonts w:cstheme="minorHAnsi"/>
              </w:rPr>
              <w:t>Text</w:t>
            </w:r>
          </w:p>
        </w:tc>
        <w:tc>
          <w:tcPr>
            <w:tcW w:w="1611" w:type="dxa"/>
          </w:tcPr>
          <w:p w14:paraId="3610706F" w14:textId="77777777" w:rsidR="00F36DF8" w:rsidRPr="005220DB" w:rsidRDefault="00F36DF8" w:rsidP="007B7289">
            <w:pPr>
              <w:rPr>
                <w:rFonts w:cstheme="minorHAnsi"/>
              </w:rPr>
            </w:pPr>
            <w:r w:rsidRPr="005220DB">
              <w:rPr>
                <w:rFonts w:cstheme="minorHAnsi"/>
              </w:rPr>
              <w:t>Numeric</w:t>
            </w:r>
          </w:p>
        </w:tc>
        <w:tc>
          <w:tcPr>
            <w:tcW w:w="810" w:type="dxa"/>
          </w:tcPr>
          <w:p w14:paraId="2FB61A08" w14:textId="77777777" w:rsidR="00F36DF8" w:rsidRPr="005220DB" w:rsidRDefault="00F36DF8" w:rsidP="007B7289">
            <w:pPr>
              <w:rPr>
                <w:rFonts w:cstheme="minorHAnsi"/>
              </w:rPr>
            </w:pPr>
            <w:r w:rsidRPr="005220DB">
              <w:rPr>
                <w:rFonts w:cstheme="minorHAnsi"/>
              </w:rPr>
              <w:t>16</w:t>
            </w:r>
          </w:p>
        </w:tc>
        <w:tc>
          <w:tcPr>
            <w:tcW w:w="1260" w:type="dxa"/>
          </w:tcPr>
          <w:p w14:paraId="78117839" w14:textId="77777777" w:rsidR="00F36DF8" w:rsidRPr="005220DB" w:rsidRDefault="00F36DF8" w:rsidP="007B7289">
            <w:pPr>
              <w:rPr>
                <w:rFonts w:cstheme="minorHAnsi"/>
              </w:rPr>
            </w:pPr>
            <w:r w:rsidRPr="005220DB">
              <w:rPr>
                <w:rFonts w:cstheme="minorHAnsi"/>
              </w:rPr>
              <w:t>Yes</w:t>
            </w:r>
          </w:p>
        </w:tc>
        <w:tc>
          <w:tcPr>
            <w:tcW w:w="2982" w:type="dxa"/>
          </w:tcPr>
          <w:p w14:paraId="513E224F" w14:textId="77777777" w:rsidR="00F36DF8" w:rsidRPr="005220DB" w:rsidRDefault="00F36DF8" w:rsidP="007B7289">
            <w:pPr>
              <w:rPr>
                <w:rFonts w:cstheme="minorHAnsi"/>
              </w:rPr>
            </w:pPr>
            <w:r>
              <w:t>The field should be either in text box of 4 numbers each or in single box with space of 4 digits to be displayed</w:t>
            </w:r>
          </w:p>
        </w:tc>
      </w:tr>
      <w:tr w:rsidR="00F36DF8" w14:paraId="4ABD8AA4" w14:textId="77777777" w:rsidTr="007B7289">
        <w:tc>
          <w:tcPr>
            <w:tcW w:w="630" w:type="dxa"/>
          </w:tcPr>
          <w:p w14:paraId="260A8B90" w14:textId="77777777" w:rsidR="00F36DF8" w:rsidRPr="005220DB" w:rsidRDefault="00F36DF8" w:rsidP="007B7289">
            <w:pPr>
              <w:rPr>
                <w:rFonts w:cstheme="minorHAnsi"/>
              </w:rPr>
            </w:pPr>
            <w:r>
              <w:rPr>
                <w:rFonts w:cstheme="minorHAnsi"/>
              </w:rPr>
              <w:t>2</w:t>
            </w:r>
          </w:p>
        </w:tc>
        <w:tc>
          <w:tcPr>
            <w:tcW w:w="1627" w:type="dxa"/>
          </w:tcPr>
          <w:p w14:paraId="7D98DA6B" w14:textId="77777777" w:rsidR="00F36DF8" w:rsidRPr="005220DB" w:rsidRDefault="00F36DF8" w:rsidP="007B7289">
            <w:pPr>
              <w:rPr>
                <w:rFonts w:cstheme="minorHAnsi"/>
              </w:rPr>
            </w:pPr>
            <w:r>
              <w:rPr>
                <w:rFonts w:cstheme="minorHAnsi"/>
              </w:rPr>
              <w:t>Card PIN</w:t>
            </w:r>
          </w:p>
        </w:tc>
        <w:tc>
          <w:tcPr>
            <w:tcW w:w="992" w:type="dxa"/>
          </w:tcPr>
          <w:p w14:paraId="6C00232B" w14:textId="77777777" w:rsidR="00F36DF8" w:rsidRPr="005220DB" w:rsidRDefault="00F36DF8" w:rsidP="007B7289">
            <w:pPr>
              <w:rPr>
                <w:rFonts w:cstheme="minorHAnsi"/>
              </w:rPr>
            </w:pPr>
            <w:r w:rsidRPr="005220DB">
              <w:rPr>
                <w:rFonts w:cstheme="minorHAnsi"/>
              </w:rPr>
              <w:t>Text</w:t>
            </w:r>
          </w:p>
        </w:tc>
        <w:tc>
          <w:tcPr>
            <w:tcW w:w="1611" w:type="dxa"/>
          </w:tcPr>
          <w:p w14:paraId="5C5222D4" w14:textId="77777777" w:rsidR="00F36DF8" w:rsidRPr="005220DB" w:rsidRDefault="00F36DF8" w:rsidP="007B7289">
            <w:pPr>
              <w:rPr>
                <w:rFonts w:cstheme="minorHAnsi"/>
              </w:rPr>
            </w:pPr>
            <w:r w:rsidRPr="005220DB">
              <w:rPr>
                <w:rFonts w:cstheme="minorHAnsi"/>
              </w:rPr>
              <w:t>Numeric</w:t>
            </w:r>
          </w:p>
        </w:tc>
        <w:tc>
          <w:tcPr>
            <w:tcW w:w="810" w:type="dxa"/>
          </w:tcPr>
          <w:p w14:paraId="560F02BF" w14:textId="77777777" w:rsidR="00F36DF8" w:rsidRPr="005220DB" w:rsidRDefault="00F36DF8" w:rsidP="007B7289">
            <w:pPr>
              <w:rPr>
                <w:rFonts w:cstheme="minorHAnsi"/>
              </w:rPr>
            </w:pPr>
            <w:r>
              <w:rPr>
                <w:rFonts w:cstheme="minorHAnsi"/>
              </w:rPr>
              <w:t>4</w:t>
            </w:r>
          </w:p>
        </w:tc>
        <w:tc>
          <w:tcPr>
            <w:tcW w:w="1260" w:type="dxa"/>
          </w:tcPr>
          <w:p w14:paraId="18E92A2A" w14:textId="77777777" w:rsidR="00F36DF8" w:rsidRPr="005220DB" w:rsidRDefault="00F36DF8" w:rsidP="007B7289">
            <w:pPr>
              <w:rPr>
                <w:rFonts w:cstheme="minorHAnsi"/>
              </w:rPr>
            </w:pPr>
            <w:r w:rsidRPr="005220DB">
              <w:rPr>
                <w:rFonts w:cstheme="minorHAnsi"/>
              </w:rPr>
              <w:t>Yes</w:t>
            </w:r>
          </w:p>
        </w:tc>
        <w:tc>
          <w:tcPr>
            <w:tcW w:w="2982" w:type="dxa"/>
          </w:tcPr>
          <w:p w14:paraId="44033964" w14:textId="77777777" w:rsidR="00F36DF8" w:rsidRPr="005220DB" w:rsidRDefault="00F36DF8" w:rsidP="007B7289">
            <w:pPr>
              <w:rPr>
                <w:rFonts w:cstheme="minorHAnsi"/>
              </w:rPr>
            </w:pPr>
          </w:p>
        </w:tc>
      </w:tr>
      <w:tr w:rsidR="00F36DF8" w14:paraId="07854652" w14:textId="77777777" w:rsidTr="007B7289">
        <w:tc>
          <w:tcPr>
            <w:tcW w:w="630" w:type="dxa"/>
          </w:tcPr>
          <w:p w14:paraId="647CA332" w14:textId="77777777" w:rsidR="00F36DF8" w:rsidRDefault="00F36DF8" w:rsidP="007B7289">
            <w:pPr>
              <w:rPr>
                <w:rFonts w:cstheme="minorHAnsi"/>
              </w:rPr>
            </w:pPr>
            <w:r>
              <w:rPr>
                <w:rFonts w:cstheme="minorHAnsi"/>
              </w:rPr>
              <w:t>3</w:t>
            </w:r>
          </w:p>
        </w:tc>
        <w:tc>
          <w:tcPr>
            <w:tcW w:w="1627" w:type="dxa"/>
          </w:tcPr>
          <w:p w14:paraId="1C8DAB67" w14:textId="77777777" w:rsidR="00F36DF8" w:rsidRDefault="00F36DF8" w:rsidP="007B7289">
            <w:pPr>
              <w:rPr>
                <w:rFonts w:cstheme="minorHAnsi"/>
              </w:rPr>
            </w:pPr>
            <w:r>
              <w:rPr>
                <w:rFonts w:cstheme="minorHAnsi"/>
              </w:rPr>
              <w:t>Captcha</w:t>
            </w:r>
          </w:p>
        </w:tc>
        <w:tc>
          <w:tcPr>
            <w:tcW w:w="992" w:type="dxa"/>
          </w:tcPr>
          <w:p w14:paraId="01F55A06" w14:textId="77777777" w:rsidR="00F36DF8" w:rsidRPr="005220DB" w:rsidRDefault="00F36DF8" w:rsidP="007B7289">
            <w:pPr>
              <w:rPr>
                <w:rFonts w:cstheme="minorHAnsi"/>
              </w:rPr>
            </w:pPr>
            <w:r>
              <w:rPr>
                <w:rFonts w:cstheme="minorHAnsi"/>
              </w:rPr>
              <w:t>Text</w:t>
            </w:r>
          </w:p>
        </w:tc>
        <w:tc>
          <w:tcPr>
            <w:tcW w:w="1611" w:type="dxa"/>
          </w:tcPr>
          <w:p w14:paraId="3C8B5639" w14:textId="77777777" w:rsidR="00F36DF8" w:rsidRPr="005220DB" w:rsidRDefault="00F36DF8" w:rsidP="007B7289">
            <w:pPr>
              <w:rPr>
                <w:rFonts w:cstheme="minorHAnsi"/>
              </w:rPr>
            </w:pPr>
            <w:r>
              <w:rPr>
                <w:rFonts w:cstheme="minorHAnsi"/>
              </w:rPr>
              <w:t>Alphanumeric</w:t>
            </w:r>
          </w:p>
        </w:tc>
        <w:tc>
          <w:tcPr>
            <w:tcW w:w="810" w:type="dxa"/>
          </w:tcPr>
          <w:p w14:paraId="48778B78" w14:textId="77777777" w:rsidR="00F36DF8" w:rsidRDefault="00F36DF8" w:rsidP="007B7289">
            <w:pPr>
              <w:rPr>
                <w:rFonts w:cstheme="minorHAnsi"/>
              </w:rPr>
            </w:pPr>
            <w:r>
              <w:rPr>
                <w:rFonts w:cstheme="minorHAnsi"/>
              </w:rPr>
              <w:t>9</w:t>
            </w:r>
          </w:p>
        </w:tc>
        <w:tc>
          <w:tcPr>
            <w:tcW w:w="1260" w:type="dxa"/>
          </w:tcPr>
          <w:p w14:paraId="2D2E655E" w14:textId="77777777" w:rsidR="00F36DF8" w:rsidRPr="005220DB" w:rsidRDefault="00F36DF8" w:rsidP="007B7289">
            <w:pPr>
              <w:rPr>
                <w:rFonts w:cstheme="minorHAnsi"/>
              </w:rPr>
            </w:pPr>
            <w:r>
              <w:rPr>
                <w:rFonts w:cstheme="minorHAnsi"/>
              </w:rPr>
              <w:t>Yes</w:t>
            </w:r>
          </w:p>
        </w:tc>
        <w:tc>
          <w:tcPr>
            <w:tcW w:w="2982" w:type="dxa"/>
          </w:tcPr>
          <w:p w14:paraId="67F39AC4" w14:textId="77777777" w:rsidR="00F36DF8" w:rsidRPr="005220DB" w:rsidRDefault="00F36DF8" w:rsidP="007B7289">
            <w:pPr>
              <w:rPr>
                <w:rFonts w:cstheme="minorHAnsi"/>
              </w:rPr>
            </w:pPr>
            <w:r>
              <w:rPr>
                <w:rFonts w:cstheme="minorHAnsi"/>
              </w:rPr>
              <w:t xml:space="preserve">The field is configurable. We define whether to enable or disable Captcha. </w:t>
            </w:r>
          </w:p>
        </w:tc>
      </w:tr>
      <w:tr w:rsidR="00F36DF8" w14:paraId="02A7F1BD" w14:textId="77777777" w:rsidTr="007B7289">
        <w:tc>
          <w:tcPr>
            <w:tcW w:w="630" w:type="dxa"/>
          </w:tcPr>
          <w:p w14:paraId="1EE76798" w14:textId="77777777" w:rsidR="00F36DF8" w:rsidRPr="005220DB" w:rsidRDefault="00F36DF8" w:rsidP="007B7289">
            <w:pPr>
              <w:rPr>
                <w:rFonts w:cstheme="minorHAnsi"/>
              </w:rPr>
            </w:pPr>
            <w:r>
              <w:rPr>
                <w:rFonts w:cstheme="minorHAnsi"/>
              </w:rPr>
              <w:t>4</w:t>
            </w:r>
          </w:p>
        </w:tc>
        <w:tc>
          <w:tcPr>
            <w:tcW w:w="1627" w:type="dxa"/>
          </w:tcPr>
          <w:p w14:paraId="2E7E07B7" w14:textId="77777777" w:rsidR="00F36DF8" w:rsidRPr="005220DB" w:rsidRDefault="00F36DF8" w:rsidP="007B7289">
            <w:pPr>
              <w:rPr>
                <w:rFonts w:cstheme="minorHAnsi"/>
              </w:rPr>
            </w:pPr>
            <w:r>
              <w:rPr>
                <w:rFonts w:cstheme="minorHAnsi"/>
              </w:rPr>
              <w:t>Cancel</w:t>
            </w:r>
          </w:p>
        </w:tc>
        <w:tc>
          <w:tcPr>
            <w:tcW w:w="992" w:type="dxa"/>
          </w:tcPr>
          <w:p w14:paraId="33FAB49F" w14:textId="77777777" w:rsidR="00F36DF8" w:rsidRPr="005220DB" w:rsidRDefault="00F36DF8" w:rsidP="007B7289">
            <w:pPr>
              <w:rPr>
                <w:rFonts w:cstheme="minorHAnsi"/>
              </w:rPr>
            </w:pPr>
            <w:r>
              <w:rPr>
                <w:rFonts w:cstheme="minorHAnsi"/>
              </w:rPr>
              <w:t>Button</w:t>
            </w:r>
          </w:p>
        </w:tc>
        <w:tc>
          <w:tcPr>
            <w:tcW w:w="1611" w:type="dxa"/>
          </w:tcPr>
          <w:p w14:paraId="33F019FE" w14:textId="77777777" w:rsidR="00F36DF8" w:rsidRPr="005220DB" w:rsidRDefault="00F36DF8" w:rsidP="007B7289">
            <w:pPr>
              <w:rPr>
                <w:rFonts w:cstheme="minorHAnsi"/>
              </w:rPr>
            </w:pPr>
            <w:r>
              <w:rPr>
                <w:rFonts w:cstheme="minorHAnsi"/>
              </w:rPr>
              <w:t>NA</w:t>
            </w:r>
          </w:p>
        </w:tc>
        <w:tc>
          <w:tcPr>
            <w:tcW w:w="810" w:type="dxa"/>
          </w:tcPr>
          <w:p w14:paraId="1D220423" w14:textId="77777777" w:rsidR="00F36DF8" w:rsidRPr="005220DB" w:rsidRDefault="00F36DF8" w:rsidP="007B7289">
            <w:pPr>
              <w:rPr>
                <w:rFonts w:cstheme="minorHAnsi"/>
              </w:rPr>
            </w:pPr>
            <w:r>
              <w:rPr>
                <w:rFonts w:cstheme="minorHAnsi"/>
              </w:rPr>
              <w:t>NA</w:t>
            </w:r>
          </w:p>
        </w:tc>
        <w:tc>
          <w:tcPr>
            <w:tcW w:w="1260" w:type="dxa"/>
          </w:tcPr>
          <w:p w14:paraId="3D05648B" w14:textId="77777777" w:rsidR="00F36DF8" w:rsidRPr="005220DB" w:rsidRDefault="00F36DF8" w:rsidP="007B7289">
            <w:pPr>
              <w:rPr>
                <w:rFonts w:cstheme="minorHAnsi"/>
              </w:rPr>
            </w:pPr>
            <w:r>
              <w:rPr>
                <w:rFonts w:cstheme="minorHAnsi"/>
              </w:rPr>
              <w:t>No</w:t>
            </w:r>
          </w:p>
        </w:tc>
        <w:tc>
          <w:tcPr>
            <w:tcW w:w="2982" w:type="dxa"/>
          </w:tcPr>
          <w:p w14:paraId="12EEFA52" w14:textId="77777777" w:rsidR="00F36DF8" w:rsidRDefault="00F36DF8" w:rsidP="007B7289">
            <w:pPr>
              <w:rPr>
                <w:rFonts w:cstheme="minorHAnsi"/>
              </w:rPr>
            </w:pPr>
            <w:r>
              <w:rPr>
                <w:rFonts w:cstheme="minorHAnsi"/>
              </w:rPr>
              <w:t>On click the button, app will prompt “Do you want to cancel the progress? With an option Yes and No”.</w:t>
            </w:r>
          </w:p>
          <w:p w14:paraId="7505DCC0" w14:textId="77777777" w:rsidR="00F36DF8" w:rsidRDefault="00F36DF8" w:rsidP="007B7289">
            <w:pPr>
              <w:rPr>
                <w:rFonts w:cstheme="minorHAnsi"/>
              </w:rPr>
            </w:pPr>
            <w:r>
              <w:rPr>
                <w:rFonts w:cstheme="minorHAnsi"/>
              </w:rPr>
              <w:t xml:space="preserve">On click Yes, app will redirect to the main screen.  </w:t>
            </w:r>
          </w:p>
          <w:p w14:paraId="7CF29E18" w14:textId="77777777" w:rsidR="00F36DF8" w:rsidRPr="005220DB" w:rsidRDefault="00F36DF8" w:rsidP="007B7289">
            <w:pPr>
              <w:rPr>
                <w:rFonts w:cstheme="minorHAnsi"/>
              </w:rPr>
            </w:pPr>
            <w:r>
              <w:rPr>
                <w:rFonts w:cstheme="minorHAnsi"/>
              </w:rPr>
              <w:t>On click No, app will remain in the same screen and user can resume further.</w:t>
            </w:r>
          </w:p>
        </w:tc>
      </w:tr>
      <w:tr w:rsidR="00F36DF8" w14:paraId="3CFC8E2F" w14:textId="77777777" w:rsidTr="007B7289">
        <w:tc>
          <w:tcPr>
            <w:tcW w:w="630" w:type="dxa"/>
          </w:tcPr>
          <w:p w14:paraId="7FF18C3D" w14:textId="77777777" w:rsidR="00F36DF8" w:rsidRPr="005220DB" w:rsidRDefault="00F36DF8" w:rsidP="007B7289">
            <w:pPr>
              <w:rPr>
                <w:rFonts w:cstheme="minorHAnsi"/>
              </w:rPr>
            </w:pPr>
            <w:r>
              <w:rPr>
                <w:rFonts w:cstheme="minorHAnsi"/>
              </w:rPr>
              <w:lastRenderedPageBreak/>
              <w:t>5</w:t>
            </w:r>
          </w:p>
        </w:tc>
        <w:tc>
          <w:tcPr>
            <w:tcW w:w="1627" w:type="dxa"/>
          </w:tcPr>
          <w:p w14:paraId="709E0349" w14:textId="77777777" w:rsidR="00F36DF8" w:rsidRPr="005220DB" w:rsidRDefault="00F36DF8" w:rsidP="007B7289">
            <w:pPr>
              <w:rPr>
                <w:rFonts w:cstheme="minorHAnsi"/>
              </w:rPr>
            </w:pPr>
            <w:r>
              <w:rPr>
                <w:rFonts w:cstheme="minorHAnsi"/>
              </w:rPr>
              <w:t>Continue</w:t>
            </w:r>
          </w:p>
        </w:tc>
        <w:tc>
          <w:tcPr>
            <w:tcW w:w="992" w:type="dxa"/>
          </w:tcPr>
          <w:p w14:paraId="78F0F37D" w14:textId="77777777" w:rsidR="00F36DF8" w:rsidRPr="005220DB" w:rsidRDefault="00F36DF8" w:rsidP="007B7289">
            <w:pPr>
              <w:rPr>
                <w:rFonts w:cstheme="minorHAnsi"/>
              </w:rPr>
            </w:pPr>
            <w:r>
              <w:rPr>
                <w:rFonts w:cstheme="minorHAnsi"/>
              </w:rPr>
              <w:t>Button</w:t>
            </w:r>
          </w:p>
        </w:tc>
        <w:tc>
          <w:tcPr>
            <w:tcW w:w="1611" w:type="dxa"/>
          </w:tcPr>
          <w:p w14:paraId="4EB9F8DF" w14:textId="77777777" w:rsidR="00F36DF8" w:rsidRPr="005220DB" w:rsidRDefault="00F36DF8" w:rsidP="007B7289">
            <w:pPr>
              <w:rPr>
                <w:rFonts w:cstheme="minorHAnsi"/>
              </w:rPr>
            </w:pPr>
            <w:r>
              <w:rPr>
                <w:rFonts w:cstheme="minorHAnsi"/>
              </w:rPr>
              <w:t>NA</w:t>
            </w:r>
          </w:p>
        </w:tc>
        <w:tc>
          <w:tcPr>
            <w:tcW w:w="810" w:type="dxa"/>
          </w:tcPr>
          <w:p w14:paraId="4F8D6398" w14:textId="77777777" w:rsidR="00F36DF8" w:rsidRPr="005220DB" w:rsidRDefault="00F36DF8" w:rsidP="007B7289">
            <w:pPr>
              <w:rPr>
                <w:rFonts w:cstheme="minorHAnsi"/>
              </w:rPr>
            </w:pPr>
            <w:r>
              <w:rPr>
                <w:rFonts w:cstheme="minorHAnsi"/>
              </w:rPr>
              <w:t>NA</w:t>
            </w:r>
          </w:p>
        </w:tc>
        <w:tc>
          <w:tcPr>
            <w:tcW w:w="1260" w:type="dxa"/>
          </w:tcPr>
          <w:p w14:paraId="7E329D39" w14:textId="77777777" w:rsidR="00F36DF8" w:rsidRPr="005220DB" w:rsidRDefault="00F36DF8" w:rsidP="007B7289">
            <w:pPr>
              <w:rPr>
                <w:rFonts w:cstheme="minorHAnsi"/>
              </w:rPr>
            </w:pPr>
            <w:r>
              <w:rPr>
                <w:rFonts w:cstheme="minorHAnsi"/>
              </w:rPr>
              <w:t>No</w:t>
            </w:r>
          </w:p>
        </w:tc>
        <w:tc>
          <w:tcPr>
            <w:tcW w:w="2982" w:type="dxa"/>
          </w:tcPr>
          <w:p w14:paraId="76C6A032" w14:textId="77777777" w:rsidR="00F36DF8" w:rsidRPr="005220DB" w:rsidRDefault="00F36DF8" w:rsidP="007B7289">
            <w:pPr>
              <w:rPr>
                <w:rFonts w:cstheme="minorHAnsi"/>
              </w:rPr>
            </w:pPr>
            <w:r>
              <w:rPr>
                <w:rFonts w:cstheme="minorHAnsi"/>
              </w:rPr>
              <w:t>On click the button, app will navigate to the next screen.</w:t>
            </w:r>
          </w:p>
        </w:tc>
      </w:tr>
    </w:tbl>
    <w:p w14:paraId="6BE33083" w14:textId="77777777" w:rsidR="00B66D97" w:rsidRPr="00F36DF8" w:rsidRDefault="00B66D97" w:rsidP="00F36DF8">
      <w:pPr>
        <w:ind w:firstLine="720"/>
        <w:jc w:val="both"/>
        <w:rPr>
          <w:rFonts w:cstheme="minorHAnsi"/>
          <w:b/>
          <w:bCs/>
          <w:sz w:val="24"/>
          <w:szCs w:val="24"/>
        </w:rPr>
      </w:pPr>
      <w:r w:rsidRPr="00F36DF8">
        <w:rPr>
          <w:rFonts w:cstheme="minorHAnsi"/>
          <w:b/>
          <w:bCs/>
          <w:sz w:val="24"/>
          <w:szCs w:val="24"/>
        </w:rPr>
        <w:t xml:space="preserve">Validations </w:t>
      </w:r>
    </w:p>
    <w:p w14:paraId="348CB76F" w14:textId="77777777" w:rsidR="00F36DF8" w:rsidRPr="005E0BE6" w:rsidRDefault="00B66D97" w:rsidP="005E0BE6">
      <w:pPr>
        <w:pStyle w:val="ListParagraph"/>
        <w:numPr>
          <w:ilvl w:val="0"/>
          <w:numId w:val="45"/>
        </w:numPr>
        <w:rPr>
          <w:rFonts w:cstheme="minorHAnsi"/>
          <w:sz w:val="22"/>
          <w:szCs w:val="22"/>
        </w:rPr>
      </w:pPr>
      <w:r w:rsidRPr="005E0BE6">
        <w:rPr>
          <w:rFonts w:cstheme="minorHAnsi"/>
          <w:sz w:val="22"/>
          <w:szCs w:val="22"/>
        </w:rPr>
        <w:t xml:space="preserve">If Card is blocked, Card PIN locked / not generated / OTP blocked or RIM is not active, inform customer to Call 600529999 </w:t>
      </w:r>
    </w:p>
    <w:p w14:paraId="5E3619C5" w14:textId="7B690B01" w:rsidR="00C21130" w:rsidRPr="005E0BE6" w:rsidRDefault="00B66D97" w:rsidP="005E0BE6">
      <w:pPr>
        <w:pStyle w:val="ListParagraph"/>
        <w:numPr>
          <w:ilvl w:val="0"/>
          <w:numId w:val="45"/>
        </w:numPr>
        <w:rPr>
          <w:rFonts w:cstheme="minorHAnsi"/>
          <w:sz w:val="22"/>
          <w:szCs w:val="22"/>
        </w:rPr>
      </w:pPr>
      <w:r w:rsidRPr="005E0BE6">
        <w:rPr>
          <w:rFonts w:cstheme="minorHAnsi"/>
          <w:sz w:val="22"/>
          <w:szCs w:val="22"/>
        </w:rPr>
        <w:t xml:space="preserve">If Card number is wrong / PIN number is incorrect / CAPTCHA </w:t>
      </w:r>
      <w:r w:rsidR="00F36DF8" w:rsidRPr="005E0BE6">
        <w:rPr>
          <w:rFonts w:cstheme="minorHAnsi"/>
          <w:sz w:val="22"/>
          <w:szCs w:val="22"/>
        </w:rPr>
        <w:t>does not correct</w:t>
      </w:r>
      <w:r w:rsidRPr="005E0BE6">
        <w:rPr>
          <w:rFonts w:cstheme="minorHAnsi"/>
          <w:sz w:val="22"/>
          <w:szCs w:val="22"/>
        </w:rPr>
        <w:t xml:space="preserve">, </w:t>
      </w:r>
      <w:r w:rsidR="005E0BE6" w:rsidRPr="005E0BE6">
        <w:rPr>
          <w:rFonts w:cstheme="minorHAnsi"/>
          <w:sz w:val="22"/>
          <w:szCs w:val="22"/>
        </w:rPr>
        <w:t>app will display the appropriate error message to the user and user needs to re</w:t>
      </w:r>
      <w:r w:rsidR="0018278C">
        <w:rPr>
          <w:rFonts w:cstheme="minorHAnsi"/>
          <w:sz w:val="22"/>
          <w:szCs w:val="22"/>
        </w:rPr>
        <w:t>-</w:t>
      </w:r>
      <w:r w:rsidR="005E0BE6" w:rsidRPr="005E0BE6">
        <w:rPr>
          <w:rFonts w:cstheme="minorHAnsi"/>
          <w:sz w:val="22"/>
          <w:szCs w:val="22"/>
        </w:rPr>
        <w:t>enter the details.</w:t>
      </w:r>
      <w:r w:rsidRPr="005E0BE6">
        <w:rPr>
          <w:rFonts w:cstheme="minorHAnsi"/>
          <w:sz w:val="22"/>
          <w:szCs w:val="22"/>
        </w:rPr>
        <w:t xml:space="preserve"> </w:t>
      </w:r>
    </w:p>
    <w:p w14:paraId="16F16A1A" w14:textId="38242898" w:rsidR="00B66D97" w:rsidRPr="005E0BE6" w:rsidRDefault="00B66D97" w:rsidP="00C21130">
      <w:pPr>
        <w:pStyle w:val="ListParagraph"/>
        <w:numPr>
          <w:ilvl w:val="0"/>
          <w:numId w:val="45"/>
        </w:numPr>
        <w:jc w:val="both"/>
        <w:rPr>
          <w:rFonts w:cstheme="minorHAnsi"/>
          <w:sz w:val="22"/>
          <w:szCs w:val="22"/>
        </w:rPr>
      </w:pPr>
      <w:r w:rsidRPr="005E0BE6">
        <w:rPr>
          <w:sz w:val="22"/>
          <w:szCs w:val="22"/>
        </w:rPr>
        <w:t>Upon success, send OTP to registered mobile number and go to next step.</w:t>
      </w:r>
    </w:p>
    <w:p w14:paraId="468023C3" w14:textId="77777777" w:rsidR="00B66D97" w:rsidRPr="00C21130" w:rsidRDefault="00B66D97" w:rsidP="00C21130">
      <w:pPr>
        <w:ind w:firstLine="720"/>
        <w:jc w:val="both"/>
        <w:rPr>
          <w:rFonts w:cstheme="minorHAnsi"/>
          <w:b/>
          <w:bCs/>
          <w:sz w:val="24"/>
          <w:szCs w:val="24"/>
        </w:rPr>
      </w:pPr>
      <w:r w:rsidRPr="00C21130">
        <w:rPr>
          <w:b/>
          <w:bCs/>
          <w:sz w:val="24"/>
          <w:szCs w:val="24"/>
        </w:rPr>
        <w:t>Step 2</w:t>
      </w:r>
    </w:p>
    <w:p w14:paraId="3CE8D225" w14:textId="77777777" w:rsidR="00B66D97" w:rsidRPr="005E0BE6" w:rsidRDefault="00B66D97" w:rsidP="005E0BE6">
      <w:pPr>
        <w:pStyle w:val="ListParagraph"/>
        <w:numPr>
          <w:ilvl w:val="0"/>
          <w:numId w:val="45"/>
        </w:numPr>
        <w:jc w:val="both"/>
        <w:rPr>
          <w:sz w:val="22"/>
          <w:szCs w:val="22"/>
        </w:rPr>
      </w:pPr>
      <w:r w:rsidRPr="005E0BE6">
        <w:rPr>
          <w:sz w:val="22"/>
          <w:szCs w:val="22"/>
        </w:rPr>
        <w:t>Enter OTP, User to enter OTP “One Time Password” sent to registered mobile number ending with xxxxxxxx12</w:t>
      </w:r>
    </w:p>
    <w:tbl>
      <w:tblPr>
        <w:tblStyle w:val="TableGrid"/>
        <w:tblW w:w="10080" w:type="dxa"/>
        <w:tblInd w:w="715" w:type="dxa"/>
        <w:tblLayout w:type="fixed"/>
        <w:tblLook w:val="04A0" w:firstRow="1" w:lastRow="0" w:firstColumn="1" w:lastColumn="0" w:noHBand="0" w:noVBand="1"/>
      </w:tblPr>
      <w:tblGrid>
        <w:gridCol w:w="630"/>
        <w:gridCol w:w="1980"/>
        <w:gridCol w:w="1080"/>
        <w:gridCol w:w="1170"/>
        <w:gridCol w:w="1260"/>
        <w:gridCol w:w="810"/>
        <w:gridCol w:w="1260"/>
        <w:gridCol w:w="1890"/>
      </w:tblGrid>
      <w:tr w:rsidR="00B66D97" w14:paraId="7F143423" w14:textId="77777777" w:rsidTr="00F31A86">
        <w:tc>
          <w:tcPr>
            <w:tcW w:w="630" w:type="dxa"/>
            <w:shd w:val="clear" w:color="auto" w:fill="DEEAF6" w:themeFill="accent1" w:themeFillTint="33"/>
          </w:tcPr>
          <w:p w14:paraId="4AD2BB45" w14:textId="77777777" w:rsidR="00B66D97" w:rsidRPr="00262A90" w:rsidRDefault="00B66D97" w:rsidP="00F31A86">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11671A24" w14:textId="77777777" w:rsidR="00B66D97" w:rsidRPr="00262A90" w:rsidRDefault="00B66D97" w:rsidP="00F31A86">
            <w:pPr>
              <w:rPr>
                <w:rFonts w:cstheme="minorHAnsi"/>
                <w:b/>
                <w:bCs/>
              </w:rPr>
            </w:pPr>
            <w:r w:rsidRPr="00262A90">
              <w:rPr>
                <w:rFonts w:cstheme="minorHAnsi"/>
                <w:b/>
                <w:bCs/>
              </w:rPr>
              <w:t>Field Name</w:t>
            </w:r>
          </w:p>
        </w:tc>
        <w:tc>
          <w:tcPr>
            <w:tcW w:w="1080" w:type="dxa"/>
            <w:shd w:val="clear" w:color="auto" w:fill="DEEAF6" w:themeFill="accent1" w:themeFillTint="33"/>
          </w:tcPr>
          <w:p w14:paraId="3B6282E9" w14:textId="77777777" w:rsidR="00B66D97" w:rsidRPr="00262A90" w:rsidRDefault="00B66D97" w:rsidP="00F31A86">
            <w:pPr>
              <w:rPr>
                <w:rFonts w:cstheme="minorHAnsi"/>
                <w:b/>
                <w:bCs/>
              </w:rPr>
            </w:pPr>
            <w:r w:rsidRPr="00262A90">
              <w:rPr>
                <w:rFonts w:cstheme="minorHAnsi"/>
                <w:b/>
                <w:bCs/>
              </w:rPr>
              <w:t>Data Type</w:t>
            </w:r>
          </w:p>
        </w:tc>
        <w:tc>
          <w:tcPr>
            <w:tcW w:w="1170" w:type="dxa"/>
            <w:shd w:val="clear" w:color="auto" w:fill="DEEAF6" w:themeFill="accent1" w:themeFillTint="33"/>
          </w:tcPr>
          <w:p w14:paraId="4D450873" w14:textId="77777777" w:rsidR="00B66D97" w:rsidRPr="00262A90" w:rsidRDefault="00B66D97" w:rsidP="00F31A86">
            <w:pPr>
              <w:rPr>
                <w:rFonts w:cstheme="minorHAnsi"/>
                <w:b/>
                <w:bCs/>
              </w:rPr>
            </w:pPr>
            <w:r w:rsidRPr="00262A90">
              <w:rPr>
                <w:rFonts w:cstheme="minorHAnsi"/>
                <w:b/>
                <w:bCs/>
              </w:rPr>
              <w:t>Data Input Type</w:t>
            </w:r>
          </w:p>
        </w:tc>
        <w:tc>
          <w:tcPr>
            <w:tcW w:w="1260" w:type="dxa"/>
            <w:shd w:val="clear" w:color="auto" w:fill="DEEAF6" w:themeFill="accent1" w:themeFillTint="33"/>
          </w:tcPr>
          <w:p w14:paraId="6C61FB84" w14:textId="77777777" w:rsidR="00B66D97" w:rsidRPr="00262A90" w:rsidRDefault="00B66D97" w:rsidP="00F31A86">
            <w:pPr>
              <w:rPr>
                <w:rFonts w:cstheme="minorHAnsi"/>
                <w:b/>
                <w:bCs/>
              </w:rPr>
            </w:pPr>
            <w:r w:rsidRPr="00262A90">
              <w:rPr>
                <w:rFonts w:cstheme="minorHAnsi"/>
                <w:b/>
                <w:bCs/>
              </w:rPr>
              <w:t>Validations</w:t>
            </w:r>
          </w:p>
        </w:tc>
        <w:tc>
          <w:tcPr>
            <w:tcW w:w="810" w:type="dxa"/>
            <w:shd w:val="clear" w:color="auto" w:fill="DEEAF6" w:themeFill="accent1" w:themeFillTint="33"/>
          </w:tcPr>
          <w:p w14:paraId="05FAEBB2" w14:textId="77777777" w:rsidR="00B66D97" w:rsidRPr="00262A90" w:rsidRDefault="00B66D97" w:rsidP="00F31A86">
            <w:pPr>
              <w:rPr>
                <w:rFonts w:cstheme="minorHAnsi"/>
                <w:b/>
                <w:bCs/>
              </w:rPr>
            </w:pPr>
            <w:r w:rsidRPr="00262A90">
              <w:rPr>
                <w:rFonts w:cstheme="minorHAnsi"/>
                <w:b/>
                <w:bCs/>
              </w:rPr>
              <w:t>Length</w:t>
            </w:r>
          </w:p>
        </w:tc>
        <w:tc>
          <w:tcPr>
            <w:tcW w:w="1260" w:type="dxa"/>
            <w:shd w:val="clear" w:color="auto" w:fill="DEEAF6" w:themeFill="accent1" w:themeFillTint="33"/>
          </w:tcPr>
          <w:p w14:paraId="0630BF25" w14:textId="77777777" w:rsidR="00B66D97" w:rsidRPr="00262A90" w:rsidRDefault="00B66D97" w:rsidP="00F31A86">
            <w:pPr>
              <w:rPr>
                <w:rFonts w:cstheme="minorHAnsi"/>
                <w:b/>
                <w:bCs/>
              </w:rPr>
            </w:pPr>
            <w:r w:rsidRPr="00262A90">
              <w:rPr>
                <w:rFonts w:cstheme="minorHAnsi"/>
                <w:b/>
                <w:bCs/>
              </w:rPr>
              <w:t>Mandatory</w:t>
            </w:r>
          </w:p>
        </w:tc>
        <w:tc>
          <w:tcPr>
            <w:tcW w:w="1890" w:type="dxa"/>
            <w:shd w:val="clear" w:color="auto" w:fill="DEEAF6" w:themeFill="accent1" w:themeFillTint="33"/>
          </w:tcPr>
          <w:p w14:paraId="172199C1" w14:textId="77777777" w:rsidR="00B66D97" w:rsidRPr="00262A90" w:rsidRDefault="00B66D97" w:rsidP="00F31A86">
            <w:pPr>
              <w:rPr>
                <w:rFonts w:cstheme="minorHAnsi"/>
                <w:b/>
                <w:bCs/>
              </w:rPr>
            </w:pPr>
            <w:r w:rsidRPr="00262A90">
              <w:rPr>
                <w:rFonts w:cstheme="minorHAnsi"/>
                <w:b/>
                <w:bCs/>
              </w:rPr>
              <w:t>Comments</w:t>
            </w:r>
          </w:p>
        </w:tc>
      </w:tr>
      <w:tr w:rsidR="00B66D97" w14:paraId="3C6CB6EC" w14:textId="77777777" w:rsidTr="00F31A86">
        <w:tc>
          <w:tcPr>
            <w:tcW w:w="630" w:type="dxa"/>
          </w:tcPr>
          <w:p w14:paraId="4521174E" w14:textId="77777777" w:rsidR="00B66D97" w:rsidRPr="005220DB" w:rsidRDefault="00B66D97" w:rsidP="00F31A86">
            <w:pPr>
              <w:rPr>
                <w:rFonts w:cstheme="minorHAnsi"/>
              </w:rPr>
            </w:pPr>
            <w:r w:rsidRPr="005220DB">
              <w:rPr>
                <w:rFonts w:cstheme="minorHAnsi"/>
              </w:rPr>
              <w:t>1</w:t>
            </w:r>
          </w:p>
        </w:tc>
        <w:tc>
          <w:tcPr>
            <w:tcW w:w="1980" w:type="dxa"/>
          </w:tcPr>
          <w:p w14:paraId="2187D717" w14:textId="77777777" w:rsidR="00B66D97" w:rsidRPr="005220DB" w:rsidRDefault="00B66D97" w:rsidP="00F31A86">
            <w:pPr>
              <w:rPr>
                <w:rFonts w:cstheme="minorHAnsi"/>
              </w:rPr>
            </w:pPr>
            <w:r>
              <w:rPr>
                <w:rFonts w:cstheme="minorHAnsi"/>
              </w:rPr>
              <w:t>OTP</w:t>
            </w:r>
          </w:p>
        </w:tc>
        <w:tc>
          <w:tcPr>
            <w:tcW w:w="1080" w:type="dxa"/>
          </w:tcPr>
          <w:p w14:paraId="73535954" w14:textId="77777777" w:rsidR="00B66D97" w:rsidRPr="005220DB" w:rsidRDefault="00B66D97" w:rsidP="00F31A86">
            <w:pPr>
              <w:rPr>
                <w:rFonts w:cstheme="minorHAnsi"/>
              </w:rPr>
            </w:pPr>
            <w:r>
              <w:rPr>
                <w:rFonts w:cstheme="minorHAnsi"/>
              </w:rPr>
              <w:t>Text</w:t>
            </w:r>
          </w:p>
        </w:tc>
        <w:tc>
          <w:tcPr>
            <w:tcW w:w="1170" w:type="dxa"/>
          </w:tcPr>
          <w:p w14:paraId="5F96F2C2" w14:textId="77777777" w:rsidR="00B66D97" w:rsidRPr="005220DB" w:rsidRDefault="00B66D97" w:rsidP="00F31A86">
            <w:pPr>
              <w:rPr>
                <w:rFonts w:cstheme="minorHAnsi"/>
              </w:rPr>
            </w:pPr>
            <w:r>
              <w:rPr>
                <w:rFonts w:cstheme="minorHAnsi"/>
              </w:rPr>
              <w:t>Integer</w:t>
            </w:r>
          </w:p>
        </w:tc>
        <w:tc>
          <w:tcPr>
            <w:tcW w:w="1260" w:type="dxa"/>
          </w:tcPr>
          <w:p w14:paraId="3CEBF76F" w14:textId="77777777" w:rsidR="00B66D97" w:rsidRPr="005220DB" w:rsidRDefault="00B66D97" w:rsidP="00F31A86">
            <w:pPr>
              <w:rPr>
                <w:rFonts w:cstheme="minorHAnsi"/>
              </w:rPr>
            </w:pPr>
            <w:r>
              <w:rPr>
                <w:rFonts w:cstheme="minorHAnsi"/>
              </w:rPr>
              <w:t>Numeric</w:t>
            </w:r>
          </w:p>
        </w:tc>
        <w:tc>
          <w:tcPr>
            <w:tcW w:w="810" w:type="dxa"/>
          </w:tcPr>
          <w:p w14:paraId="438039F0" w14:textId="77777777" w:rsidR="00B66D97" w:rsidRPr="005220DB" w:rsidRDefault="00B66D97" w:rsidP="00F31A86">
            <w:pPr>
              <w:rPr>
                <w:rFonts w:cstheme="minorHAnsi"/>
              </w:rPr>
            </w:pPr>
            <w:r>
              <w:rPr>
                <w:rFonts w:cstheme="minorHAnsi"/>
              </w:rPr>
              <w:t>6</w:t>
            </w:r>
          </w:p>
        </w:tc>
        <w:tc>
          <w:tcPr>
            <w:tcW w:w="1260" w:type="dxa"/>
          </w:tcPr>
          <w:p w14:paraId="293B7325" w14:textId="77777777" w:rsidR="00B66D97" w:rsidRPr="005220DB" w:rsidRDefault="00B66D97" w:rsidP="00F31A86">
            <w:pPr>
              <w:rPr>
                <w:rFonts w:cstheme="minorHAnsi"/>
              </w:rPr>
            </w:pPr>
            <w:r w:rsidRPr="005220DB">
              <w:rPr>
                <w:rFonts w:cstheme="minorHAnsi"/>
              </w:rPr>
              <w:t>Yes</w:t>
            </w:r>
          </w:p>
        </w:tc>
        <w:tc>
          <w:tcPr>
            <w:tcW w:w="1890" w:type="dxa"/>
          </w:tcPr>
          <w:p w14:paraId="68BD2CCE" w14:textId="77777777" w:rsidR="00B66D97" w:rsidRPr="005220DB" w:rsidRDefault="00B66D97" w:rsidP="00F31A86">
            <w:pPr>
              <w:rPr>
                <w:rFonts w:cstheme="minorHAnsi"/>
              </w:rPr>
            </w:pPr>
          </w:p>
        </w:tc>
      </w:tr>
      <w:tr w:rsidR="00B66D97" w14:paraId="386A3B69" w14:textId="77777777" w:rsidTr="00F31A86">
        <w:tc>
          <w:tcPr>
            <w:tcW w:w="630" w:type="dxa"/>
          </w:tcPr>
          <w:p w14:paraId="31B25EA4" w14:textId="77777777" w:rsidR="00B66D97" w:rsidRPr="005220DB" w:rsidRDefault="00B66D97" w:rsidP="00F31A86">
            <w:pPr>
              <w:rPr>
                <w:rFonts w:cstheme="minorHAnsi"/>
              </w:rPr>
            </w:pPr>
            <w:r w:rsidRPr="005220DB">
              <w:rPr>
                <w:rFonts w:cstheme="minorHAnsi"/>
              </w:rPr>
              <w:t>2</w:t>
            </w:r>
          </w:p>
        </w:tc>
        <w:tc>
          <w:tcPr>
            <w:tcW w:w="1980" w:type="dxa"/>
          </w:tcPr>
          <w:p w14:paraId="22E58A6E" w14:textId="77777777" w:rsidR="00B66D97" w:rsidRPr="005220DB" w:rsidRDefault="00B66D97" w:rsidP="00F31A86">
            <w:pPr>
              <w:rPr>
                <w:rFonts w:cstheme="minorHAnsi"/>
              </w:rPr>
            </w:pPr>
            <w:r>
              <w:rPr>
                <w:rFonts w:cstheme="minorHAnsi"/>
              </w:rPr>
              <w:t>Regenerate OTP</w:t>
            </w:r>
          </w:p>
        </w:tc>
        <w:tc>
          <w:tcPr>
            <w:tcW w:w="1080" w:type="dxa"/>
          </w:tcPr>
          <w:p w14:paraId="5AFC5110" w14:textId="77777777" w:rsidR="00B66D97" w:rsidRPr="005220DB" w:rsidRDefault="00B66D97" w:rsidP="00F31A86">
            <w:pPr>
              <w:rPr>
                <w:rFonts w:cstheme="minorHAnsi"/>
              </w:rPr>
            </w:pPr>
            <w:r>
              <w:rPr>
                <w:rFonts w:cstheme="minorHAnsi"/>
              </w:rPr>
              <w:t>Link</w:t>
            </w:r>
          </w:p>
        </w:tc>
        <w:tc>
          <w:tcPr>
            <w:tcW w:w="1170" w:type="dxa"/>
          </w:tcPr>
          <w:p w14:paraId="1CBEA802" w14:textId="77777777" w:rsidR="00B66D97" w:rsidRPr="005220DB" w:rsidRDefault="00B66D97" w:rsidP="00F31A86">
            <w:pPr>
              <w:rPr>
                <w:rFonts w:cstheme="minorHAnsi"/>
              </w:rPr>
            </w:pPr>
            <w:r>
              <w:rPr>
                <w:rFonts w:cstheme="minorHAnsi"/>
              </w:rPr>
              <w:t>NA</w:t>
            </w:r>
          </w:p>
        </w:tc>
        <w:tc>
          <w:tcPr>
            <w:tcW w:w="1260" w:type="dxa"/>
          </w:tcPr>
          <w:p w14:paraId="59401C5B" w14:textId="77777777" w:rsidR="00B66D97" w:rsidRPr="005220DB" w:rsidRDefault="00B66D97" w:rsidP="00F31A86">
            <w:pPr>
              <w:rPr>
                <w:rFonts w:cstheme="minorHAnsi"/>
              </w:rPr>
            </w:pPr>
            <w:r>
              <w:rPr>
                <w:rFonts w:cstheme="minorHAnsi"/>
              </w:rPr>
              <w:t>NA</w:t>
            </w:r>
          </w:p>
        </w:tc>
        <w:tc>
          <w:tcPr>
            <w:tcW w:w="810" w:type="dxa"/>
          </w:tcPr>
          <w:p w14:paraId="0B8CC1C7" w14:textId="77777777" w:rsidR="00B66D97" w:rsidRPr="005220DB" w:rsidRDefault="00B66D97" w:rsidP="00F31A86">
            <w:pPr>
              <w:rPr>
                <w:rFonts w:cstheme="minorHAnsi"/>
              </w:rPr>
            </w:pPr>
            <w:r>
              <w:rPr>
                <w:rFonts w:cstheme="minorHAnsi"/>
              </w:rPr>
              <w:t>NA</w:t>
            </w:r>
          </w:p>
        </w:tc>
        <w:tc>
          <w:tcPr>
            <w:tcW w:w="1260" w:type="dxa"/>
          </w:tcPr>
          <w:p w14:paraId="31F2A64B" w14:textId="77777777" w:rsidR="00B66D97" w:rsidRPr="005220DB" w:rsidRDefault="00B66D97" w:rsidP="00F31A86">
            <w:pPr>
              <w:rPr>
                <w:rFonts w:cstheme="minorHAnsi"/>
              </w:rPr>
            </w:pPr>
            <w:r>
              <w:rPr>
                <w:rFonts w:cstheme="minorHAnsi"/>
              </w:rPr>
              <w:t>No</w:t>
            </w:r>
          </w:p>
        </w:tc>
        <w:tc>
          <w:tcPr>
            <w:tcW w:w="1890" w:type="dxa"/>
          </w:tcPr>
          <w:p w14:paraId="44E24B29" w14:textId="77777777" w:rsidR="00B66D97" w:rsidRPr="005220DB" w:rsidRDefault="00B66D97" w:rsidP="00F31A86">
            <w:pPr>
              <w:rPr>
                <w:rFonts w:cstheme="minorHAnsi"/>
              </w:rPr>
            </w:pPr>
            <w:r>
              <w:rPr>
                <w:rFonts w:cstheme="minorHAnsi"/>
              </w:rPr>
              <w:t>This link is used to regenerate the OTP.</w:t>
            </w:r>
          </w:p>
        </w:tc>
      </w:tr>
      <w:tr w:rsidR="00B66D97" w14:paraId="0F8299A5" w14:textId="77777777" w:rsidTr="00F31A86">
        <w:tc>
          <w:tcPr>
            <w:tcW w:w="630" w:type="dxa"/>
          </w:tcPr>
          <w:p w14:paraId="5E760AFA" w14:textId="77777777" w:rsidR="00B66D97" w:rsidRPr="005220DB" w:rsidRDefault="00B66D97" w:rsidP="00F31A86">
            <w:pPr>
              <w:rPr>
                <w:rFonts w:cstheme="minorHAnsi"/>
              </w:rPr>
            </w:pPr>
            <w:r>
              <w:rPr>
                <w:rFonts w:cstheme="minorHAnsi"/>
              </w:rPr>
              <w:t>3</w:t>
            </w:r>
          </w:p>
        </w:tc>
        <w:tc>
          <w:tcPr>
            <w:tcW w:w="1980" w:type="dxa"/>
          </w:tcPr>
          <w:p w14:paraId="718FFEDF" w14:textId="77777777" w:rsidR="00B66D97" w:rsidRPr="005220DB" w:rsidRDefault="00B66D97" w:rsidP="00F31A86">
            <w:pPr>
              <w:rPr>
                <w:rFonts w:cstheme="minorHAnsi"/>
              </w:rPr>
            </w:pPr>
            <w:r>
              <w:rPr>
                <w:rFonts w:cstheme="minorHAnsi"/>
              </w:rPr>
              <w:t>Cancel</w:t>
            </w:r>
          </w:p>
        </w:tc>
        <w:tc>
          <w:tcPr>
            <w:tcW w:w="1080" w:type="dxa"/>
          </w:tcPr>
          <w:p w14:paraId="3C3199FD" w14:textId="77777777" w:rsidR="00B66D97" w:rsidRPr="005220DB" w:rsidRDefault="00B66D97" w:rsidP="00F31A86">
            <w:pPr>
              <w:rPr>
                <w:rFonts w:cstheme="minorHAnsi"/>
              </w:rPr>
            </w:pPr>
            <w:r>
              <w:rPr>
                <w:rFonts w:cstheme="minorHAnsi"/>
              </w:rPr>
              <w:t>Button</w:t>
            </w:r>
          </w:p>
        </w:tc>
        <w:tc>
          <w:tcPr>
            <w:tcW w:w="1170" w:type="dxa"/>
          </w:tcPr>
          <w:p w14:paraId="55ED44D1" w14:textId="77777777" w:rsidR="00B66D97" w:rsidRPr="005220DB" w:rsidRDefault="00B66D97" w:rsidP="00F31A86">
            <w:pPr>
              <w:rPr>
                <w:rFonts w:cstheme="minorHAnsi"/>
              </w:rPr>
            </w:pPr>
            <w:r>
              <w:rPr>
                <w:rFonts w:cstheme="minorHAnsi"/>
              </w:rPr>
              <w:t>NA</w:t>
            </w:r>
          </w:p>
        </w:tc>
        <w:tc>
          <w:tcPr>
            <w:tcW w:w="1260" w:type="dxa"/>
          </w:tcPr>
          <w:p w14:paraId="0A75F1D3" w14:textId="77777777" w:rsidR="00B66D97" w:rsidRPr="005220DB" w:rsidRDefault="00B66D97" w:rsidP="00F31A86">
            <w:pPr>
              <w:rPr>
                <w:rFonts w:cstheme="minorHAnsi"/>
              </w:rPr>
            </w:pPr>
            <w:r>
              <w:rPr>
                <w:rFonts w:cstheme="minorHAnsi"/>
              </w:rPr>
              <w:t>NA</w:t>
            </w:r>
          </w:p>
        </w:tc>
        <w:tc>
          <w:tcPr>
            <w:tcW w:w="810" w:type="dxa"/>
          </w:tcPr>
          <w:p w14:paraId="69CAF4B5" w14:textId="77777777" w:rsidR="00B66D97" w:rsidRPr="005220DB" w:rsidRDefault="00B66D97" w:rsidP="00F31A86">
            <w:pPr>
              <w:rPr>
                <w:rFonts w:cstheme="minorHAnsi"/>
              </w:rPr>
            </w:pPr>
            <w:r>
              <w:rPr>
                <w:rFonts w:cstheme="minorHAnsi"/>
              </w:rPr>
              <w:t>NA</w:t>
            </w:r>
          </w:p>
        </w:tc>
        <w:tc>
          <w:tcPr>
            <w:tcW w:w="1260" w:type="dxa"/>
          </w:tcPr>
          <w:p w14:paraId="2A1AA16A" w14:textId="77777777" w:rsidR="00B66D97" w:rsidRPr="005220DB" w:rsidRDefault="00B66D97" w:rsidP="00F31A86">
            <w:pPr>
              <w:rPr>
                <w:rFonts w:cstheme="minorHAnsi"/>
              </w:rPr>
            </w:pPr>
            <w:r>
              <w:rPr>
                <w:rFonts w:cstheme="minorHAnsi"/>
              </w:rPr>
              <w:t>No</w:t>
            </w:r>
          </w:p>
        </w:tc>
        <w:tc>
          <w:tcPr>
            <w:tcW w:w="1890" w:type="dxa"/>
          </w:tcPr>
          <w:p w14:paraId="5AAF3B4B" w14:textId="77777777" w:rsidR="00B66D97" w:rsidRPr="005220DB" w:rsidRDefault="00B66D97" w:rsidP="00F31A86">
            <w:pPr>
              <w:rPr>
                <w:rFonts w:cstheme="minorHAnsi"/>
              </w:rPr>
            </w:pPr>
          </w:p>
        </w:tc>
      </w:tr>
      <w:tr w:rsidR="00B66D97" w14:paraId="0C4CA5C8" w14:textId="77777777" w:rsidTr="00F31A86">
        <w:tc>
          <w:tcPr>
            <w:tcW w:w="630" w:type="dxa"/>
          </w:tcPr>
          <w:p w14:paraId="204D09EA" w14:textId="77777777" w:rsidR="00B66D97" w:rsidRDefault="00B66D97" w:rsidP="00F31A86">
            <w:pPr>
              <w:rPr>
                <w:rFonts w:cstheme="minorHAnsi"/>
              </w:rPr>
            </w:pPr>
            <w:r>
              <w:rPr>
                <w:rFonts w:cstheme="minorHAnsi"/>
              </w:rPr>
              <w:t>4</w:t>
            </w:r>
          </w:p>
        </w:tc>
        <w:tc>
          <w:tcPr>
            <w:tcW w:w="1980" w:type="dxa"/>
          </w:tcPr>
          <w:p w14:paraId="4682079C" w14:textId="77777777" w:rsidR="00B66D97" w:rsidRDefault="00B66D97" w:rsidP="00F31A86">
            <w:pPr>
              <w:rPr>
                <w:rFonts w:cstheme="minorHAnsi"/>
              </w:rPr>
            </w:pPr>
            <w:r>
              <w:rPr>
                <w:rFonts w:cstheme="minorHAnsi"/>
              </w:rPr>
              <w:t>Submit</w:t>
            </w:r>
          </w:p>
        </w:tc>
        <w:tc>
          <w:tcPr>
            <w:tcW w:w="1080" w:type="dxa"/>
          </w:tcPr>
          <w:p w14:paraId="056ACEF5" w14:textId="77777777" w:rsidR="00B66D97" w:rsidRPr="005220DB" w:rsidRDefault="00B66D97" w:rsidP="00F31A86">
            <w:pPr>
              <w:rPr>
                <w:rFonts w:cstheme="minorHAnsi"/>
              </w:rPr>
            </w:pPr>
            <w:r>
              <w:rPr>
                <w:rFonts w:cstheme="minorHAnsi"/>
              </w:rPr>
              <w:t>Button</w:t>
            </w:r>
          </w:p>
        </w:tc>
        <w:tc>
          <w:tcPr>
            <w:tcW w:w="1170" w:type="dxa"/>
          </w:tcPr>
          <w:p w14:paraId="6D9233F7" w14:textId="77777777" w:rsidR="00B66D97" w:rsidRPr="005220DB" w:rsidRDefault="00B66D97" w:rsidP="00F31A86">
            <w:pPr>
              <w:rPr>
                <w:rFonts w:cstheme="minorHAnsi"/>
              </w:rPr>
            </w:pPr>
            <w:r>
              <w:rPr>
                <w:rFonts w:cstheme="minorHAnsi"/>
              </w:rPr>
              <w:t>NA</w:t>
            </w:r>
          </w:p>
        </w:tc>
        <w:tc>
          <w:tcPr>
            <w:tcW w:w="1260" w:type="dxa"/>
          </w:tcPr>
          <w:p w14:paraId="1CE075F5" w14:textId="77777777" w:rsidR="00B66D97" w:rsidRPr="005220DB" w:rsidRDefault="00B66D97" w:rsidP="00F31A86">
            <w:pPr>
              <w:rPr>
                <w:rFonts w:cstheme="minorHAnsi"/>
              </w:rPr>
            </w:pPr>
            <w:r>
              <w:rPr>
                <w:rFonts w:cstheme="minorHAnsi"/>
              </w:rPr>
              <w:t>NA</w:t>
            </w:r>
          </w:p>
        </w:tc>
        <w:tc>
          <w:tcPr>
            <w:tcW w:w="810" w:type="dxa"/>
          </w:tcPr>
          <w:p w14:paraId="6A19E8C8" w14:textId="77777777" w:rsidR="00B66D97" w:rsidRDefault="00B66D97" w:rsidP="00F31A86">
            <w:pPr>
              <w:rPr>
                <w:rFonts w:cstheme="minorHAnsi"/>
              </w:rPr>
            </w:pPr>
            <w:r>
              <w:rPr>
                <w:rFonts w:cstheme="minorHAnsi"/>
              </w:rPr>
              <w:t>NA</w:t>
            </w:r>
          </w:p>
        </w:tc>
        <w:tc>
          <w:tcPr>
            <w:tcW w:w="1260" w:type="dxa"/>
          </w:tcPr>
          <w:p w14:paraId="7F042402" w14:textId="77777777" w:rsidR="00B66D97" w:rsidRPr="005220DB" w:rsidRDefault="00B66D97" w:rsidP="00F31A86">
            <w:pPr>
              <w:rPr>
                <w:rFonts w:cstheme="minorHAnsi"/>
              </w:rPr>
            </w:pPr>
            <w:r>
              <w:rPr>
                <w:rFonts w:cstheme="minorHAnsi"/>
              </w:rPr>
              <w:t>No</w:t>
            </w:r>
          </w:p>
        </w:tc>
        <w:tc>
          <w:tcPr>
            <w:tcW w:w="1890" w:type="dxa"/>
          </w:tcPr>
          <w:p w14:paraId="5CE65B62" w14:textId="77777777" w:rsidR="00B66D97" w:rsidRPr="005220DB" w:rsidRDefault="00B66D97" w:rsidP="00F31A86">
            <w:pPr>
              <w:rPr>
                <w:rFonts w:cstheme="minorHAnsi"/>
              </w:rPr>
            </w:pPr>
          </w:p>
        </w:tc>
      </w:tr>
    </w:tbl>
    <w:p w14:paraId="7380A1B3" w14:textId="77777777" w:rsidR="00B66D97" w:rsidRPr="005E0BE6" w:rsidRDefault="00B66D97" w:rsidP="005E0BE6">
      <w:pPr>
        <w:ind w:firstLine="720"/>
        <w:jc w:val="both"/>
        <w:rPr>
          <w:rFonts w:cstheme="minorHAnsi"/>
          <w:b/>
          <w:bCs/>
          <w:sz w:val="22"/>
          <w:szCs w:val="22"/>
        </w:rPr>
      </w:pPr>
      <w:r w:rsidRPr="005E0BE6">
        <w:rPr>
          <w:rFonts w:cstheme="minorHAnsi"/>
          <w:b/>
          <w:bCs/>
          <w:sz w:val="22"/>
          <w:szCs w:val="22"/>
        </w:rPr>
        <w:t xml:space="preserve">Validations </w:t>
      </w:r>
    </w:p>
    <w:p w14:paraId="28C84B23" w14:textId="77777777" w:rsidR="00B66D97" w:rsidRPr="005E0BE6" w:rsidRDefault="00B66D97" w:rsidP="005E0BE6">
      <w:pPr>
        <w:pStyle w:val="ListParagraph"/>
        <w:numPr>
          <w:ilvl w:val="0"/>
          <w:numId w:val="45"/>
        </w:numPr>
        <w:jc w:val="both"/>
        <w:rPr>
          <w:sz w:val="22"/>
          <w:szCs w:val="22"/>
        </w:rPr>
      </w:pPr>
      <w:r w:rsidRPr="005E0BE6">
        <w:rPr>
          <w:sz w:val="22"/>
          <w:szCs w:val="22"/>
        </w:rPr>
        <w:t xml:space="preserve">If </w:t>
      </w:r>
      <w:proofErr w:type="gramStart"/>
      <w:r w:rsidRPr="005E0BE6">
        <w:rPr>
          <w:sz w:val="22"/>
          <w:szCs w:val="22"/>
        </w:rPr>
        <w:t>Fail</w:t>
      </w:r>
      <w:proofErr w:type="gramEnd"/>
      <w:r w:rsidRPr="005E0BE6">
        <w:rPr>
          <w:sz w:val="22"/>
          <w:szCs w:val="22"/>
        </w:rPr>
        <w:t xml:space="preserve"> for 3 times, OTP will get blocked and inform customer that OTP is blocked and call 600529999 then exit the process</w:t>
      </w:r>
    </w:p>
    <w:p w14:paraId="26F741FA" w14:textId="77777777" w:rsidR="00B66D97" w:rsidRPr="005E0BE6" w:rsidRDefault="00B66D97" w:rsidP="005E0BE6">
      <w:pPr>
        <w:pStyle w:val="ListParagraph"/>
        <w:numPr>
          <w:ilvl w:val="0"/>
          <w:numId w:val="45"/>
        </w:numPr>
        <w:jc w:val="both"/>
        <w:rPr>
          <w:sz w:val="22"/>
          <w:szCs w:val="22"/>
        </w:rPr>
      </w:pPr>
      <w:r w:rsidRPr="005E0BE6">
        <w:rPr>
          <w:sz w:val="22"/>
          <w:szCs w:val="22"/>
        </w:rPr>
        <w:t xml:space="preserve">OTP by email can enabled for all customers or specific customer </w:t>
      </w:r>
    </w:p>
    <w:p w14:paraId="76AAD980" w14:textId="6679CBC9" w:rsidR="00B66D97" w:rsidRPr="005E0BE6" w:rsidRDefault="00B66D97" w:rsidP="005E0BE6">
      <w:pPr>
        <w:pStyle w:val="ListParagraph"/>
        <w:numPr>
          <w:ilvl w:val="0"/>
          <w:numId w:val="45"/>
        </w:numPr>
        <w:jc w:val="both"/>
        <w:rPr>
          <w:sz w:val="22"/>
          <w:szCs w:val="22"/>
        </w:rPr>
      </w:pPr>
      <w:r w:rsidRPr="005E0BE6">
        <w:rPr>
          <w:sz w:val="22"/>
          <w:szCs w:val="22"/>
        </w:rPr>
        <w:t xml:space="preserve">If email enabled, for specific customer, customer should </w:t>
      </w:r>
      <w:r w:rsidR="002E698A" w:rsidRPr="005E0BE6">
        <w:rPr>
          <w:sz w:val="22"/>
          <w:szCs w:val="22"/>
        </w:rPr>
        <w:t>get masked</w:t>
      </w:r>
      <w:r w:rsidRPr="005E0BE6">
        <w:rPr>
          <w:sz w:val="22"/>
          <w:szCs w:val="22"/>
        </w:rPr>
        <w:t xml:space="preserve"> email address with notifying customer that OTP sent to Email and SMS </w:t>
      </w:r>
    </w:p>
    <w:p w14:paraId="136700DC" w14:textId="77777777" w:rsidR="00B66D97" w:rsidRPr="005E0BE6" w:rsidRDefault="00B66D97" w:rsidP="005E0BE6">
      <w:pPr>
        <w:ind w:firstLine="720"/>
        <w:jc w:val="both"/>
        <w:rPr>
          <w:rFonts w:cstheme="minorHAnsi"/>
          <w:b/>
          <w:bCs/>
          <w:sz w:val="24"/>
          <w:szCs w:val="24"/>
        </w:rPr>
      </w:pPr>
      <w:r w:rsidRPr="005E0BE6">
        <w:rPr>
          <w:rFonts w:cstheme="minorHAnsi"/>
          <w:b/>
          <w:bCs/>
          <w:sz w:val="24"/>
          <w:szCs w:val="24"/>
        </w:rPr>
        <w:t>Step 3</w:t>
      </w:r>
    </w:p>
    <w:p w14:paraId="7198A70D" w14:textId="77777777" w:rsidR="00B66D97" w:rsidRPr="005E0BE6" w:rsidRDefault="00B66D97" w:rsidP="005E0BE6">
      <w:pPr>
        <w:pStyle w:val="ListParagraph"/>
        <w:numPr>
          <w:ilvl w:val="0"/>
          <w:numId w:val="45"/>
        </w:numPr>
        <w:jc w:val="both"/>
        <w:rPr>
          <w:sz w:val="22"/>
          <w:szCs w:val="22"/>
        </w:rPr>
      </w:pPr>
      <w:r w:rsidRPr="005E0BE6">
        <w:rPr>
          <w:sz w:val="22"/>
          <w:szCs w:val="22"/>
        </w:rPr>
        <w:t xml:space="preserve">Show User ID </w:t>
      </w:r>
    </w:p>
    <w:p w14:paraId="084D813B" w14:textId="4C94EA07" w:rsidR="00B66D97" w:rsidRDefault="00B66D97" w:rsidP="005E0BE6">
      <w:pPr>
        <w:pStyle w:val="ListParagraph"/>
        <w:numPr>
          <w:ilvl w:val="0"/>
          <w:numId w:val="45"/>
        </w:numPr>
        <w:jc w:val="both"/>
        <w:rPr>
          <w:sz w:val="22"/>
          <w:szCs w:val="22"/>
        </w:rPr>
      </w:pPr>
      <w:r w:rsidRPr="005E0BE6">
        <w:rPr>
          <w:sz w:val="22"/>
          <w:szCs w:val="22"/>
        </w:rPr>
        <w:t xml:space="preserve">Upon success, show success screen, and </w:t>
      </w:r>
      <w:r w:rsidR="002E698A" w:rsidRPr="005E0BE6">
        <w:rPr>
          <w:sz w:val="22"/>
          <w:szCs w:val="22"/>
        </w:rPr>
        <w:t>option to navigate</w:t>
      </w:r>
      <w:r w:rsidRPr="005E0BE6">
        <w:rPr>
          <w:sz w:val="22"/>
          <w:szCs w:val="22"/>
        </w:rPr>
        <w:t xml:space="preserve"> to login screen </w:t>
      </w:r>
    </w:p>
    <w:p w14:paraId="65E563D9" w14:textId="77777777" w:rsidR="000D70BF" w:rsidRDefault="000D70BF" w:rsidP="000D70BF">
      <w:pPr>
        <w:ind w:firstLine="720"/>
        <w:jc w:val="both"/>
        <w:rPr>
          <w:rFonts w:cstheme="minorHAnsi"/>
          <w:b/>
          <w:bCs/>
          <w:sz w:val="24"/>
          <w:szCs w:val="24"/>
        </w:rPr>
      </w:pPr>
      <w:r w:rsidRPr="00322D95">
        <w:rPr>
          <w:rFonts w:cstheme="minorHAnsi"/>
          <w:b/>
          <w:bCs/>
          <w:sz w:val="24"/>
          <w:szCs w:val="24"/>
        </w:rPr>
        <w:t>APIs</w:t>
      </w:r>
    </w:p>
    <w:p w14:paraId="2C347644" w14:textId="77777777" w:rsidR="000D70BF" w:rsidRDefault="000D70BF" w:rsidP="000D70BF">
      <w:pPr>
        <w:pStyle w:val="ListParagraph"/>
        <w:numPr>
          <w:ilvl w:val="0"/>
          <w:numId w:val="17"/>
        </w:numPr>
        <w:jc w:val="both"/>
        <w:rPr>
          <w:rFonts w:cstheme="minorHAnsi"/>
          <w:sz w:val="24"/>
          <w:szCs w:val="24"/>
        </w:rPr>
      </w:pPr>
      <w:r w:rsidRPr="00322D95">
        <w:rPr>
          <w:rFonts w:cstheme="minorHAnsi"/>
          <w:sz w:val="24"/>
          <w:szCs w:val="24"/>
        </w:rPr>
        <w:t>Card validation API will be invoked to validate the entered card details.</w:t>
      </w:r>
    </w:p>
    <w:p w14:paraId="07E2ED2E" w14:textId="77777777" w:rsidR="000D70BF" w:rsidRPr="000D70BF" w:rsidRDefault="000D70BF" w:rsidP="000D70BF">
      <w:pPr>
        <w:jc w:val="both"/>
        <w:rPr>
          <w:sz w:val="22"/>
          <w:szCs w:val="22"/>
        </w:rPr>
      </w:pPr>
    </w:p>
    <w:p w14:paraId="1E076458" w14:textId="672C5DC1" w:rsidR="00CB5369" w:rsidRPr="008A4C84" w:rsidRDefault="00664C12" w:rsidP="00816B83">
      <w:pPr>
        <w:pStyle w:val="Heading2"/>
        <w:numPr>
          <w:ilvl w:val="1"/>
          <w:numId w:val="4"/>
        </w:numPr>
        <w:rPr>
          <w:sz w:val="24"/>
          <w:szCs w:val="24"/>
        </w:rPr>
      </w:pPr>
      <w:bookmarkStart w:id="17" w:name="_Toc117274561"/>
      <w:r w:rsidRPr="00523887">
        <w:rPr>
          <w:sz w:val="24"/>
          <w:szCs w:val="24"/>
        </w:rPr>
        <w:t>Forgot Password</w:t>
      </w:r>
      <w:bookmarkEnd w:id="17"/>
    </w:p>
    <w:p w14:paraId="7AED9BF2" w14:textId="2C15A941" w:rsidR="00240222" w:rsidRPr="00240222" w:rsidRDefault="00240222" w:rsidP="00240222">
      <w:pPr>
        <w:ind w:left="360"/>
        <w:jc w:val="both"/>
        <w:rPr>
          <w:rFonts w:cstheme="minorHAnsi"/>
          <w:sz w:val="24"/>
          <w:szCs w:val="24"/>
        </w:rPr>
      </w:pPr>
      <w:r w:rsidRPr="00240222">
        <w:rPr>
          <w:rFonts w:cstheme="minorHAnsi"/>
          <w:b/>
          <w:bCs/>
          <w:sz w:val="24"/>
          <w:szCs w:val="24"/>
        </w:rPr>
        <w:t>Navigation:</w:t>
      </w:r>
      <w:r w:rsidRPr="00240222">
        <w:rPr>
          <w:rFonts w:cstheme="minorHAnsi"/>
          <w:sz w:val="24"/>
          <w:szCs w:val="24"/>
        </w:rPr>
        <w:t xml:space="preserve"> Pre-Login -&gt; </w:t>
      </w:r>
      <w:r>
        <w:rPr>
          <w:rFonts w:cstheme="minorHAnsi"/>
          <w:sz w:val="24"/>
          <w:szCs w:val="24"/>
        </w:rPr>
        <w:t>Forgot Password</w:t>
      </w:r>
    </w:p>
    <w:p w14:paraId="370DC3BA" w14:textId="77777777" w:rsidR="00F36DF8" w:rsidRPr="006E045C" w:rsidRDefault="00F36DF8" w:rsidP="00F36DF8">
      <w:pPr>
        <w:ind w:firstLine="360"/>
        <w:jc w:val="both"/>
        <w:rPr>
          <w:rFonts w:cstheme="minorHAnsi"/>
          <w:b/>
          <w:bCs/>
          <w:sz w:val="24"/>
          <w:szCs w:val="24"/>
        </w:rPr>
      </w:pPr>
      <w:r w:rsidRPr="006E045C">
        <w:rPr>
          <w:rFonts w:cstheme="minorHAnsi"/>
          <w:b/>
          <w:bCs/>
          <w:sz w:val="24"/>
          <w:szCs w:val="24"/>
        </w:rPr>
        <w:lastRenderedPageBreak/>
        <w:t>Screen 1:</w:t>
      </w:r>
    </w:p>
    <w:p w14:paraId="261A907C" w14:textId="77777777" w:rsidR="00F36DF8" w:rsidRPr="00163FA5" w:rsidRDefault="00F36DF8" w:rsidP="00F36DF8">
      <w:pPr>
        <w:pStyle w:val="ListParagraph"/>
        <w:numPr>
          <w:ilvl w:val="0"/>
          <w:numId w:val="20"/>
        </w:numPr>
        <w:rPr>
          <w:rFonts w:cstheme="minorHAnsi"/>
          <w:sz w:val="22"/>
          <w:szCs w:val="22"/>
        </w:rPr>
      </w:pPr>
      <w:r w:rsidRPr="00163FA5">
        <w:rPr>
          <w:rFonts w:cstheme="minorHAnsi"/>
          <w:sz w:val="22"/>
          <w:szCs w:val="22"/>
        </w:rPr>
        <w:t>User needs to enter 16 digits active Card number (Debit / Credit).</w:t>
      </w:r>
    </w:p>
    <w:p w14:paraId="6425BDAF" w14:textId="77777777" w:rsidR="00F36DF8" w:rsidRPr="00163FA5" w:rsidRDefault="00F36DF8" w:rsidP="00F36DF8">
      <w:pPr>
        <w:pStyle w:val="ListParagraph"/>
        <w:numPr>
          <w:ilvl w:val="1"/>
          <w:numId w:val="20"/>
        </w:numPr>
        <w:rPr>
          <w:rFonts w:cstheme="minorHAnsi"/>
          <w:sz w:val="22"/>
          <w:szCs w:val="22"/>
        </w:rPr>
      </w:pPr>
      <w:r w:rsidRPr="00163FA5">
        <w:rPr>
          <w:rFonts w:cstheme="minorHAnsi"/>
          <w:sz w:val="22"/>
          <w:szCs w:val="22"/>
        </w:rPr>
        <w:t>In the single input put the values will be displayed with spaces after every 4 numbers entered.</w:t>
      </w:r>
    </w:p>
    <w:p w14:paraId="16EADE35" w14:textId="13DC6FA2" w:rsidR="00F36DF8" w:rsidRPr="00163FA5" w:rsidRDefault="00F36DF8" w:rsidP="00F36DF8">
      <w:pPr>
        <w:pStyle w:val="ListParagraph"/>
        <w:numPr>
          <w:ilvl w:val="1"/>
          <w:numId w:val="20"/>
        </w:numPr>
        <w:rPr>
          <w:rFonts w:cstheme="minorHAnsi"/>
          <w:sz w:val="22"/>
          <w:szCs w:val="22"/>
        </w:rPr>
      </w:pPr>
      <w:r w:rsidRPr="00163FA5">
        <w:rPr>
          <w:rFonts w:cstheme="minorHAnsi"/>
          <w:sz w:val="22"/>
          <w:szCs w:val="22"/>
        </w:rPr>
        <w:t xml:space="preserve">On entering first 6 digit itself, app should validate whether its valid </w:t>
      </w:r>
      <w:r w:rsidR="009E13AD">
        <w:rPr>
          <w:rFonts w:cstheme="minorHAnsi"/>
          <w:sz w:val="22"/>
          <w:szCs w:val="22"/>
        </w:rPr>
        <w:t xml:space="preserve">Al </w:t>
      </w:r>
      <w:r w:rsidRPr="00163FA5">
        <w:rPr>
          <w:rFonts w:cstheme="minorHAnsi"/>
          <w:sz w:val="22"/>
          <w:szCs w:val="22"/>
        </w:rPr>
        <w:t xml:space="preserve">Masraf card or not based on the card BIN number and should display error message “Enter valid </w:t>
      </w:r>
      <w:r w:rsidR="009E13AD">
        <w:rPr>
          <w:rFonts w:cstheme="minorHAnsi"/>
          <w:sz w:val="22"/>
          <w:szCs w:val="22"/>
        </w:rPr>
        <w:t xml:space="preserve">Al </w:t>
      </w:r>
      <w:r w:rsidRPr="00163FA5">
        <w:rPr>
          <w:rFonts w:cstheme="minorHAnsi"/>
          <w:sz w:val="22"/>
          <w:szCs w:val="22"/>
        </w:rPr>
        <w:t>Masraf card number”.</w:t>
      </w:r>
    </w:p>
    <w:p w14:paraId="4B5B65DA" w14:textId="77777777" w:rsidR="00F36DF8" w:rsidRPr="00163FA5" w:rsidRDefault="00F36DF8" w:rsidP="00F36DF8">
      <w:pPr>
        <w:pStyle w:val="ListParagraph"/>
        <w:numPr>
          <w:ilvl w:val="1"/>
          <w:numId w:val="20"/>
        </w:numPr>
        <w:rPr>
          <w:rFonts w:cstheme="minorHAnsi"/>
          <w:sz w:val="22"/>
          <w:szCs w:val="22"/>
        </w:rPr>
      </w:pPr>
      <w:r w:rsidRPr="00163FA5">
        <w:rPr>
          <w:rFonts w:cstheme="minorHAnsi"/>
          <w:sz w:val="22"/>
          <w:szCs w:val="22"/>
        </w:rPr>
        <w:t>The card number should not be masked while entering.</w:t>
      </w:r>
    </w:p>
    <w:p w14:paraId="0C5F4ACB" w14:textId="77777777" w:rsidR="00F36DF8" w:rsidRPr="00163FA5" w:rsidRDefault="00F36DF8" w:rsidP="00F36DF8">
      <w:pPr>
        <w:pStyle w:val="ListParagraph"/>
        <w:numPr>
          <w:ilvl w:val="0"/>
          <w:numId w:val="20"/>
        </w:numPr>
        <w:rPr>
          <w:rFonts w:cstheme="minorHAnsi"/>
          <w:sz w:val="22"/>
          <w:szCs w:val="22"/>
        </w:rPr>
      </w:pPr>
      <w:r w:rsidRPr="00163FA5">
        <w:rPr>
          <w:rFonts w:cstheme="minorHAnsi"/>
          <w:sz w:val="22"/>
          <w:szCs w:val="22"/>
        </w:rPr>
        <w:t>User needs to enter the 4 digits Card number PIN (Masked with immediate entry)</w:t>
      </w:r>
    </w:p>
    <w:p w14:paraId="3EC5051E" w14:textId="77777777" w:rsidR="00F36DF8" w:rsidRPr="00163FA5" w:rsidRDefault="00F36DF8" w:rsidP="00F36DF8">
      <w:pPr>
        <w:pStyle w:val="ListParagraph"/>
        <w:numPr>
          <w:ilvl w:val="0"/>
          <w:numId w:val="20"/>
        </w:numPr>
        <w:rPr>
          <w:rFonts w:cstheme="minorHAnsi"/>
          <w:sz w:val="22"/>
          <w:szCs w:val="22"/>
        </w:rPr>
      </w:pPr>
      <w:r w:rsidRPr="00163FA5">
        <w:rPr>
          <w:rFonts w:cstheme="minorHAnsi"/>
          <w:sz w:val="22"/>
          <w:szCs w:val="22"/>
        </w:rPr>
        <w:t>User needs to enter CAPTCHA (9 boxes) correctly (Applicable only for the Internet Baking, if the Captcha is enabled in admin configuration).</w:t>
      </w:r>
    </w:p>
    <w:tbl>
      <w:tblPr>
        <w:tblStyle w:val="TableGrid"/>
        <w:tblW w:w="9912" w:type="dxa"/>
        <w:tblInd w:w="715" w:type="dxa"/>
        <w:tblLayout w:type="fixed"/>
        <w:tblLook w:val="04A0" w:firstRow="1" w:lastRow="0" w:firstColumn="1" w:lastColumn="0" w:noHBand="0" w:noVBand="1"/>
      </w:tblPr>
      <w:tblGrid>
        <w:gridCol w:w="630"/>
        <w:gridCol w:w="1627"/>
        <w:gridCol w:w="992"/>
        <w:gridCol w:w="1611"/>
        <w:gridCol w:w="810"/>
        <w:gridCol w:w="1260"/>
        <w:gridCol w:w="2982"/>
      </w:tblGrid>
      <w:tr w:rsidR="00F36DF8" w14:paraId="67A84EC2" w14:textId="77777777" w:rsidTr="007B7289">
        <w:tc>
          <w:tcPr>
            <w:tcW w:w="630" w:type="dxa"/>
            <w:shd w:val="clear" w:color="auto" w:fill="DEEAF6" w:themeFill="accent1" w:themeFillTint="33"/>
          </w:tcPr>
          <w:p w14:paraId="276232A8" w14:textId="77777777" w:rsidR="00F36DF8" w:rsidRPr="00262A90" w:rsidRDefault="00F36DF8" w:rsidP="007B7289">
            <w:pPr>
              <w:rPr>
                <w:rFonts w:cstheme="minorHAnsi"/>
                <w:b/>
                <w:bCs/>
              </w:rPr>
            </w:pPr>
            <w:proofErr w:type="gramStart"/>
            <w:r w:rsidRPr="00262A90">
              <w:rPr>
                <w:rFonts w:cstheme="minorHAnsi"/>
                <w:b/>
                <w:bCs/>
              </w:rPr>
              <w:t>#.No</w:t>
            </w:r>
            <w:proofErr w:type="gramEnd"/>
          </w:p>
        </w:tc>
        <w:tc>
          <w:tcPr>
            <w:tcW w:w="1627" w:type="dxa"/>
            <w:shd w:val="clear" w:color="auto" w:fill="DEEAF6" w:themeFill="accent1" w:themeFillTint="33"/>
          </w:tcPr>
          <w:p w14:paraId="7D3E19F0" w14:textId="77777777" w:rsidR="00F36DF8" w:rsidRPr="00262A90" w:rsidRDefault="00F36DF8" w:rsidP="007B7289">
            <w:pPr>
              <w:rPr>
                <w:rFonts w:cstheme="minorHAnsi"/>
                <w:b/>
                <w:bCs/>
              </w:rPr>
            </w:pPr>
            <w:r w:rsidRPr="00262A90">
              <w:rPr>
                <w:rFonts w:cstheme="minorHAnsi"/>
                <w:b/>
                <w:bCs/>
              </w:rPr>
              <w:t>Field Name</w:t>
            </w:r>
          </w:p>
        </w:tc>
        <w:tc>
          <w:tcPr>
            <w:tcW w:w="992" w:type="dxa"/>
            <w:shd w:val="clear" w:color="auto" w:fill="DEEAF6" w:themeFill="accent1" w:themeFillTint="33"/>
          </w:tcPr>
          <w:p w14:paraId="52761442" w14:textId="77777777" w:rsidR="00F36DF8" w:rsidRPr="00262A90" w:rsidRDefault="00F36DF8" w:rsidP="007B7289">
            <w:pPr>
              <w:rPr>
                <w:rFonts w:cstheme="minorHAnsi"/>
                <w:b/>
                <w:bCs/>
              </w:rPr>
            </w:pPr>
            <w:r w:rsidRPr="00262A90">
              <w:rPr>
                <w:rFonts w:cstheme="minorHAnsi"/>
                <w:b/>
                <w:bCs/>
              </w:rPr>
              <w:t>Data Type</w:t>
            </w:r>
          </w:p>
        </w:tc>
        <w:tc>
          <w:tcPr>
            <w:tcW w:w="1611" w:type="dxa"/>
            <w:shd w:val="clear" w:color="auto" w:fill="DEEAF6" w:themeFill="accent1" w:themeFillTint="33"/>
          </w:tcPr>
          <w:p w14:paraId="16F3FC6C" w14:textId="77777777" w:rsidR="00F36DF8" w:rsidRPr="00262A90" w:rsidRDefault="00F36DF8" w:rsidP="007B7289">
            <w:pPr>
              <w:rPr>
                <w:rFonts w:cstheme="minorHAnsi"/>
                <w:b/>
                <w:bCs/>
              </w:rPr>
            </w:pPr>
            <w:r w:rsidRPr="00262A90">
              <w:rPr>
                <w:rFonts w:cstheme="minorHAnsi"/>
                <w:b/>
                <w:bCs/>
              </w:rPr>
              <w:t>Validations</w:t>
            </w:r>
          </w:p>
        </w:tc>
        <w:tc>
          <w:tcPr>
            <w:tcW w:w="810" w:type="dxa"/>
            <w:shd w:val="clear" w:color="auto" w:fill="DEEAF6" w:themeFill="accent1" w:themeFillTint="33"/>
          </w:tcPr>
          <w:p w14:paraId="292789E9" w14:textId="77777777" w:rsidR="00F36DF8" w:rsidRPr="00262A90" w:rsidRDefault="00F36DF8" w:rsidP="007B7289">
            <w:pPr>
              <w:rPr>
                <w:rFonts w:cstheme="minorHAnsi"/>
                <w:b/>
                <w:bCs/>
              </w:rPr>
            </w:pPr>
            <w:r w:rsidRPr="00262A90">
              <w:rPr>
                <w:rFonts w:cstheme="minorHAnsi"/>
                <w:b/>
                <w:bCs/>
              </w:rPr>
              <w:t>Length</w:t>
            </w:r>
          </w:p>
        </w:tc>
        <w:tc>
          <w:tcPr>
            <w:tcW w:w="1260" w:type="dxa"/>
            <w:shd w:val="clear" w:color="auto" w:fill="DEEAF6" w:themeFill="accent1" w:themeFillTint="33"/>
          </w:tcPr>
          <w:p w14:paraId="6CE27ED7" w14:textId="77777777" w:rsidR="00F36DF8" w:rsidRPr="00262A90" w:rsidRDefault="00F36DF8" w:rsidP="007B7289">
            <w:pPr>
              <w:rPr>
                <w:rFonts w:cstheme="minorHAnsi"/>
                <w:b/>
                <w:bCs/>
              </w:rPr>
            </w:pPr>
            <w:r w:rsidRPr="00262A90">
              <w:rPr>
                <w:rFonts w:cstheme="minorHAnsi"/>
                <w:b/>
                <w:bCs/>
              </w:rPr>
              <w:t>Mandatory</w:t>
            </w:r>
          </w:p>
        </w:tc>
        <w:tc>
          <w:tcPr>
            <w:tcW w:w="2982" w:type="dxa"/>
            <w:shd w:val="clear" w:color="auto" w:fill="DEEAF6" w:themeFill="accent1" w:themeFillTint="33"/>
          </w:tcPr>
          <w:p w14:paraId="4828FE15" w14:textId="77777777" w:rsidR="00F36DF8" w:rsidRPr="00262A90" w:rsidRDefault="00F36DF8" w:rsidP="007B7289">
            <w:pPr>
              <w:rPr>
                <w:rFonts w:cstheme="minorHAnsi"/>
                <w:b/>
                <w:bCs/>
              </w:rPr>
            </w:pPr>
            <w:r w:rsidRPr="00262A90">
              <w:rPr>
                <w:rFonts w:cstheme="minorHAnsi"/>
                <w:b/>
                <w:bCs/>
              </w:rPr>
              <w:t>Comments</w:t>
            </w:r>
          </w:p>
        </w:tc>
      </w:tr>
      <w:tr w:rsidR="00F36DF8" w14:paraId="153303D4" w14:textId="77777777" w:rsidTr="007B7289">
        <w:tc>
          <w:tcPr>
            <w:tcW w:w="630" w:type="dxa"/>
          </w:tcPr>
          <w:p w14:paraId="3EE24E3B" w14:textId="77777777" w:rsidR="00F36DF8" w:rsidRPr="005220DB" w:rsidRDefault="00F36DF8" w:rsidP="007B7289">
            <w:pPr>
              <w:rPr>
                <w:rFonts w:cstheme="minorHAnsi"/>
              </w:rPr>
            </w:pPr>
            <w:r w:rsidRPr="005220DB">
              <w:rPr>
                <w:rFonts w:cstheme="minorHAnsi"/>
              </w:rPr>
              <w:t>1</w:t>
            </w:r>
          </w:p>
        </w:tc>
        <w:tc>
          <w:tcPr>
            <w:tcW w:w="1627" w:type="dxa"/>
          </w:tcPr>
          <w:p w14:paraId="0ADFFA8A" w14:textId="77777777" w:rsidR="00F36DF8" w:rsidRPr="005220DB" w:rsidRDefault="00F36DF8" w:rsidP="007B7289">
            <w:pPr>
              <w:rPr>
                <w:rFonts w:cstheme="minorHAnsi"/>
              </w:rPr>
            </w:pPr>
            <w:r w:rsidRPr="005220DB">
              <w:rPr>
                <w:rFonts w:cstheme="minorHAnsi"/>
              </w:rPr>
              <w:t>Card Number</w:t>
            </w:r>
          </w:p>
        </w:tc>
        <w:tc>
          <w:tcPr>
            <w:tcW w:w="992" w:type="dxa"/>
          </w:tcPr>
          <w:p w14:paraId="4D9B3016" w14:textId="77777777" w:rsidR="00F36DF8" w:rsidRPr="005220DB" w:rsidRDefault="00F36DF8" w:rsidP="007B7289">
            <w:pPr>
              <w:rPr>
                <w:rFonts w:cstheme="minorHAnsi"/>
              </w:rPr>
            </w:pPr>
            <w:r w:rsidRPr="005220DB">
              <w:rPr>
                <w:rFonts w:cstheme="minorHAnsi"/>
              </w:rPr>
              <w:t>Text</w:t>
            </w:r>
          </w:p>
        </w:tc>
        <w:tc>
          <w:tcPr>
            <w:tcW w:w="1611" w:type="dxa"/>
          </w:tcPr>
          <w:p w14:paraId="55909F6C" w14:textId="77777777" w:rsidR="00F36DF8" w:rsidRPr="005220DB" w:rsidRDefault="00F36DF8" w:rsidP="007B7289">
            <w:pPr>
              <w:rPr>
                <w:rFonts w:cstheme="minorHAnsi"/>
              </w:rPr>
            </w:pPr>
            <w:r w:rsidRPr="005220DB">
              <w:rPr>
                <w:rFonts w:cstheme="minorHAnsi"/>
              </w:rPr>
              <w:t>Numeric</w:t>
            </w:r>
          </w:p>
        </w:tc>
        <w:tc>
          <w:tcPr>
            <w:tcW w:w="810" w:type="dxa"/>
          </w:tcPr>
          <w:p w14:paraId="2840CD80" w14:textId="77777777" w:rsidR="00F36DF8" w:rsidRPr="005220DB" w:rsidRDefault="00F36DF8" w:rsidP="007B7289">
            <w:pPr>
              <w:rPr>
                <w:rFonts w:cstheme="minorHAnsi"/>
              </w:rPr>
            </w:pPr>
            <w:r w:rsidRPr="005220DB">
              <w:rPr>
                <w:rFonts w:cstheme="minorHAnsi"/>
              </w:rPr>
              <w:t>16</w:t>
            </w:r>
          </w:p>
        </w:tc>
        <w:tc>
          <w:tcPr>
            <w:tcW w:w="1260" w:type="dxa"/>
          </w:tcPr>
          <w:p w14:paraId="5918641E" w14:textId="77777777" w:rsidR="00F36DF8" w:rsidRPr="005220DB" w:rsidRDefault="00F36DF8" w:rsidP="007B7289">
            <w:pPr>
              <w:rPr>
                <w:rFonts w:cstheme="minorHAnsi"/>
              </w:rPr>
            </w:pPr>
            <w:r w:rsidRPr="005220DB">
              <w:rPr>
                <w:rFonts w:cstheme="minorHAnsi"/>
              </w:rPr>
              <w:t>Yes</w:t>
            </w:r>
          </w:p>
        </w:tc>
        <w:tc>
          <w:tcPr>
            <w:tcW w:w="2982" w:type="dxa"/>
          </w:tcPr>
          <w:p w14:paraId="17C5AAB8" w14:textId="77777777" w:rsidR="00F36DF8" w:rsidRPr="005220DB" w:rsidRDefault="00F36DF8" w:rsidP="007B7289">
            <w:pPr>
              <w:rPr>
                <w:rFonts w:cstheme="minorHAnsi"/>
              </w:rPr>
            </w:pPr>
            <w:r>
              <w:t>The field should be either in text box of 4 numbers each or in single box with space of 4 digits to be displayed</w:t>
            </w:r>
          </w:p>
        </w:tc>
      </w:tr>
      <w:tr w:rsidR="00F36DF8" w14:paraId="6EE733FE" w14:textId="77777777" w:rsidTr="007B7289">
        <w:tc>
          <w:tcPr>
            <w:tcW w:w="630" w:type="dxa"/>
          </w:tcPr>
          <w:p w14:paraId="61268B38" w14:textId="77777777" w:rsidR="00F36DF8" w:rsidRPr="005220DB" w:rsidRDefault="00F36DF8" w:rsidP="007B7289">
            <w:pPr>
              <w:rPr>
                <w:rFonts w:cstheme="minorHAnsi"/>
              </w:rPr>
            </w:pPr>
            <w:r>
              <w:rPr>
                <w:rFonts w:cstheme="minorHAnsi"/>
              </w:rPr>
              <w:t>2</w:t>
            </w:r>
          </w:p>
        </w:tc>
        <w:tc>
          <w:tcPr>
            <w:tcW w:w="1627" w:type="dxa"/>
          </w:tcPr>
          <w:p w14:paraId="1EB7CDD2" w14:textId="77777777" w:rsidR="00F36DF8" w:rsidRPr="005220DB" w:rsidRDefault="00F36DF8" w:rsidP="007B7289">
            <w:pPr>
              <w:rPr>
                <w:rFonts w:cstheme="minorHAnsi"/>
              </w:rPr>
            </w:pPr>
            <w:r>
              <w:rPr>
                <w:rFonts w:cstheme="minorHAnsi"/>
              </w:rPr>
              <w:t>Card PIN</w:t>
            </w:r>
          </w:p>
        </w:tc>
        <w:tc>
          <w:tcPr>
            <w:tcW w:w="992" w:type="dxa"/>
          </w:tcPr>
          <w:p w14:paraId="0C5FA90A" w14:textId="77777777" w:rsidR="00F36DF8" w:rsidRPr="005220DB" w:rsidRDefault="00F36DF8" w:rsidP="007B7289">
            <w:pPr>
              <w:rPr>
                <w:rFonts w:cstheme="minorHAnsi"/>
              </w:rPr>
            </w:pPr>
            <w:r w:rsidRPr="005220DB">
              <w:rPr>
                <w:rFonts w:cstheme="minorHAnsi"/>
              </w:rPr>
              <w:t>Text</w:t>
            </w:r>
          </w:p>
        </w:tc>
        <w:tc>
          <w:tcPr>
            <w:tcW w:w="1611" w:type="dxa"/>
          </w:tcPr>
          <w:p w14:paraId="4CE49D81" w14:textId="77777777" w:rsidR="00F36DF8" w:rsidRPr="005220DB" w:rsidRDefault="00F36DF8" w:rsidP="007B7289">
            <w:pPr>
              <w:rPr>
                <w:rFonts w:cstheme="minorHAnsi"/>
              </w:rPr>
            </w:pPr>
            <w:r w:rsidRPr="005220DB">
              <w:rPr>
                <w:rFonts w:cstheme="minorHAnsi"/>
              </w:rPr>
              <w:t>Numeric</w:t>
            </w:r>
          </w:p>
        </w:tc>
        <w:tc>
          <w:tcPr>
            <w:tcW w:w="810" w:type="dxa"/>
          </w:tcPr>
          <w:p w14:paraId="797B3287" w14:textId="77777777" w:rsidR="00F36DF8" w:rsidRPr="005220DB" w:rsidRDefault="00F36DF8" w:rsidP="007B7289">
            <w:pPr>
              <w:rPr>
                <w:rFonts w:cstheme="minorHAnsi"/>
              </w:rPr>
            </w:pPr>
            <w:r>
              <w:rPr>
                <w:rFonts w:cstheme="minorHAnsi"/>
              </w:rPr>
              <w:t>4</w:t>
            </w:r>
          </w:p>
        </w:tc>
        <w:tc>
          <w:tcPr>
            <w:tcW w:w="1260" w:type="dxa"/>
          </w:tcPr>
          <w:p w14:paraId="064E6EFD" w14:textId="77777777" w:rsidR="00F36DF8" w:rsidRPr="005220DB" w:rsidRDefault="00F36DF8" w:rsidP="007B7289">
            <w:pPr>
              <w:rPr>
                <w:rFonts w:cstheme="minorHAnsi"/>
              </w:rPr>
            </w:pPr>
            <w:r w:rsidRPr="005220DB">
              <w:rPr>
                <w:rFonts w:cstheme="minorHAnsi"/>
              </w:rPr>
              <w:t>Yes</w:t>
            </w:r>
          </w:p>
        </w:tc>
        <w:tc>
          <w:tcPr>
            <w:tcW w:w="2982" w:type="dxa"/>
          </w:tcPr>
          <w:p w14:paraId="0A04A2D3" w14:textId="77777777" w:rsidR="00F36DF8" w:rsidRPr="005220DB" w:rsidRDefault="00F36DF8" w:rsidP="007B7289">
            <w:pPr>
              <w:rPr>
                <w:rFonts w:cstheme="minorHAnsi"/>
              </w:rPr>
            </w:pPr>
          </w:p>
        </w:tc>
      </w:tr>
      <w:tr w:rsidR="00F36DF8" w14:paraId="0C092A52" w14:textId="77777777" w:rsidTr="007B7289">
        <w:tc>
          <w:tcPr>
            <w:tcW w:w="630" w:type="dxa"/>
          </w:tcPr>
          <w:p w14:paraId="36C29215" w14:textId="77777777" w:rsidR="00F36DF8" w:rsidRDefault="00F36DF8" w:rsidP="007B7289">
            <w:pPr>
              <w:rPr>
                <w:rFonts w:cstheme="minorHAnsi"/>
              </w:rPr>
            </w:pPr>
            <w:r>
              <w:rPr>
                <w:rFonts w:cstheme="minorHAnsi"/>
              </w:rPr>
              <w:t>3</w:t>
            </w:r>
          </w:p>
        </w:tc>
        <w:tc>
          <w:tcPr>
            <w:tcW w:w="1627" w:type="dxa"/>
          </w:tcPr>
          <w:p w14:paraId="616AFE60" w14:textId="77777777" w:rsidR="00F36DF8" w:rsidRDefault="00F36DF8" w:rsidP="007B7289">
            <w:pPr>
              <w:rPr>
                <w:rFonts w:cstheme="minorHAnsi"/>
              </w:rPr>
            </w:pPr>
            <w:r>
              <w:rPr>
                <w:rFonts w:cstheme="minorHAnsi"/>
              </w:rPr>
              <w:t>Captcha</w:t>
            </w:r>
          </w:p>
        </w:tc>
        <w:tc>
          <w:tcPr>
            <w:tcW w:w="992" w:type="dxa"/>
          </w:tcPr>
          <w:p w14:paraId="60ADA567" w14:textId="77777777" w:rsidR="00F36DF8" w:rsidRPr="005220DB" w:rsidRDefault="00F36DF8" w:rsidP="007B7289">
            <w:pPr>
              <w:rPr>
                <w:rFonts w:cstheme="minorHAnsi"/>
              </w:rPr>
            </w:pPr>
            <w:r>
              <w:rPr>
                <w:rFonts w:cstheme="minorHAnsi"/>
              </w:rPr>
              <w:t>Text</w:t>
            </w:r>
          </w:p>
        </w:tc>
        <w:tc>
          <w:tcPr>
            <w:tcW w:w="1611" w:type="dxa"/>
          </w:tcPr>
          <w:p w14:paraId="00AF5C47" w14:textId="77777777" w:rsidR="00F36DF8" w:rsidRPr="005220DB" w:rsidRDefault="00F36DF8" w:rsidP="007B7289">
            <w:pPr>
              <w:rPr>
                <w:rFonts w:cstheme="minorHAnsi"/>
              </w:rPr>
            </w:pPr>
            <w:r>
              <w:rPr>
                <w:rFonts w:cstheme="minorHAnsi"/>
              </w:rPr>
              <w:t>Alphanumeric</w:t>
            </w:r>
          </w:p>
        </w:tc>
        <w:tc>
          <w:tcPr>
            <w:tcW w:w="810" w:type="dxa"/>
          </w:tcPr>
          <w:p w14:paraId="6273CCEF" w14:textId="77777777" w:rsidR="00F36DF8" w:rsidRDefault="00F36DF8" w:rsidP="007B7289">
            <w:pPr>
              <w:rPr>
                <w:rFonts w:cstheme="minorHAnsi"/>
              </w:rPr>
            </w:pPr>
            <w:r>
              <w:rPr>
                <w:rFonts w:cstheme="minorHAnsi"/>
              </w:rPr>
              <w:t>9</w:t>
            </w:r>
          </w:p>
        </w:tc>
        <w:tc>
          <w:tcPr>
            <w:tcW w:w="1260" w:type="dxa"/>
          </w:tcPr>
          <w:p w14:paraId="0F89CF0F" w14:textId="77777777" w:rsidR="00F36DF8" w:rsidRPr="005220DB" w:rsidRDefault="00F36DF8" w:rsidP="007B7289">
            <w:pPr>
              <w:rPr>
                <w:rFonts w:cstheme="minorHAnsi"/>
              </w:rPr>
            </w:pPr>
            <w:r>
              <w:rPr>
                <w:rFonts w:cstheme="minorHAnsi"/>
              </w:rPr>
              <w:t>Yes</w:t>
            </w:r>
          </w:p>
        </w:tc>
        <w:tc>
          <w:tcPr>
            <w:tcW w:w="2982" w:type="dxa"/>
          </w:tcPr>
          <w:p w14:paraId="34D93669" w14:textId="77777777" w:rsidR="00F36DF8" w:rsidRPr="005220DB" w:rsidRDefault="00F36DF8" w:rsidP="007B7289">
            <w:pPr>
              <w:rPr>
                <w:rFonts w:cstheme="minorHAnsi"/>
              </w:rPr>
            </w:pPr>
            <w:r>
              <w:rPr>
                <w:rFonts w:cstheme="minorHAnsi"/>
              </w:rPr>
              <w:t xml:space="preserve">The field is configurable. We define whether to enable or disable Captcha. </w:t>
            </w:r>
          </w:p>
        </w:tc>
      </w:tr>
      <w:tr w:rsidR="00F36DF8" w14:paraId="5022CEC6" w14:textId="77777777" w:rsidTr="007B7289">
        <w:tc>
          <w:tcPr>
            <w:tcW w:w="630" w:type="dxa"/>
          </w:tcPr>
          <w:p w14:paraId="56A94CE7" w14:textId="77777777" w:rsidR="00F36DF8" w:rsidRPr="005220DB" w:rsidRDefault="00F36DF8" w:rsidP="007B7289">
            <w:pPr>
              <w:rPr>
                <w:rFonts w:cstheme="minorHAnsi"/>
              </w:rPr>
            </w:pPr>
            <w:r>
              <w:rPr>
                <w:rFonts w:cstheme="minorHAnsi"/>
              </w:rPr>
              <w:t>4</w:t>
            </w:r>
          </w:p>
        </w:tc>
        <w:tc>
          <w:tcPr>
            <w:tcW w:w="1627" w:type="dxa"/>
          </w:tcPr>
          <w:p w14:paraId="37F80DD7" w14:textId="77777777" w:rsidR="00F36DF8" w:rsidRPr="005220DB" w:rsidRDefault="00F36DF8" w:rsidP="007B7289">
            <w:pPr>
              <w:rPr>
                <w:rFonts w:cstheme="minorHAnsi"/>
              </w:rPr>
            </w:pPr>
            <w:r>
              <w:rPr>
                <w:rFonts w:cstheme="minorHAnsi"/>
              </w:rPr>
              <w:t>Cancel</w:t>
            </w:r>
          </w:p>
        </w:tc>
        <w:tc>
          <w:tcPr>
            <w:tcW w:w="992" w:type="dxa"/>
          </w:tcPr>
          <w:p w14:paraId="4237B55E" w14:textId="77777777" w:rsidR="00F36DF8" w:rsidRPr="005220DB" w:rsidRDefault="00F36DF8" w:rsidP="007B7289">
            <w:pPr>
              <w:rPr>
                <w:rFonts w:cstheme="minorHAnsi"/>
              </w:rPr>
            </w:pPr>
            <w:r>
              <w:rPr>
                <w:rFonts w:cstheme="minorHAnsi"/>
              </w:rPr>
              <w:t>Button</w:t>
            </w:r>
          </w:p>
        </w:tc>
        <w:tc>
          <w:tcPr>
            <w:tcW w:w="1611" w:type="dxa"/>
          </w:tcPr>
          <w:p w14:paraId="6E359CD4" w14:textId="77777777" w:rsidR="00F36DF8" w:rsidRPr="005220DB" w:rsidRDefault="00F36DF8" w:rsidP="007B7289">
            <w:pPr>
              <w:rPr>
                <w:rFonts w:cstheme="minorHAnsi"/>
              </w:rPr>
            </w:pPr>
            <w:r>
              <w:rPr>
                <w:rFonts w:cstheme="minorHAnsi"/>
              </w:rPr>
              <w:t>NA</w:t>
            </w:r>
          </w:p>
        </w:tc>
        <w:tc>
          <w:tcPr>
            <w:tcW w:w="810" w:type="dxa"/>
          </w:tcPr>
          <w:p w14:paraId="19CE6E60" w14:textId="77777777" w:rsidR="00F36DF8" w:rsidRPr="005220DB" w:rsidRDefault="00F36DF8" w:rsidP="007B7289">
            <w:pPr>
              <w:rPr>
                <w:rFonts w:cstheme="minorHAnsi"/>
              </w:rPr>
            </w:pPr>
            <w:r>
              <w:rPr>
                <w:rFonts w:cstheme="minorHAnsi"/>
              </w:rPr>
              <w:t>NA</w:t>
            </w:r>
          </w:p>
        </w:tc>
        <w:tc>
          <w:tcPr>
            <w:tcW w:w="1260" w:type="dxa"/>
          </w:tcPr>
          <w:p w14:paraId="1F6D0802" w14:textId="77777777" w:rsidR="00F36DF8" w:rsidRPr="005220DB" w:rsidRDefault="00F36DF8" w:rsidP="007B7289">
            <w:pPr>
              <w:rPr>
                <w:rFonts w:cstheme="minorHAnsi"/>
              </w:rPr>
            </w:pPr>
            <w:r>
              <w:rPr>
                <w:rFonts w:cstheme="minorHAnsi"/>
              </w:rPr>
              <w:t>No</w:t>
            </w:r>
          </w:p>
        </w:tc>
        <w:tc>
          <w:tcPr>
            <w:tcW w:w="2982" w:type="dxa"/>
          </w:tcPr>
          <w:p w14:paraId="34D8F1DE" w14:textId="77777777" w:rsidR="00F36DF8" w:rsidRDefault="00F36DF8" w:rsidP="007B7289">
            <w:pPr>
              <w:rPr>
                <w:rFonts w:cstheme="minorHAnsi"/>
              </w:rPr>
            </w:pPr>
            <w:r>
              <w:rPr>
                <w:rFonts w:cstheme="minorHAnsi"/>
              </w:rPr>
              <w:t>On click the button, app will prompt “Do you want to cancel the progress? With an option Yes and No”.</w:t>
            </w:r>
          </w:p>
          <w:p w14:paraId="01C3B3E2" w14:textId="77777777" w:rsidR="00F36DF8" w:rsidRDefault="00F36DF8" w:rsidP="007B7289">
            <w:pPr>
              <w:rPr>
                <w:rFonts w:cstheme="minorHAnsi"/>
              </w:rPr>
            </w:pPr>
            <w:r>
              <w:rPr>
                <w:rFonts w:cstheme="minorHAnsi"/>
              </w:rPr>
              <w:t xml:space="preserve">On click Yes, app will redirect to the main screen.  </w:t>
            </w:r>
          </w:p>
          <w:p w14:paraId="4BD89D99" w14:textId="77777777" w:rsidR="00F36DF8" w:rsidRPr="005220DB" w:rsidRDefault="00F36DF8" w:rsidP="007B7289">
            <w:pPr>
              <w:rPr>
                <w:rFonts w:cstheme="minorHAnsi"/>
              </w:rPr>
            </w:pPr>
            <w:r>
              <w:rPr>
                <w:rFonts w:cstheme="minorHAnsi"/>
              </w:rPr>
              <w:t>On click No, app will remain in the same screen and user can resume further.</w:t>
            </w:r>
          </w:p>
        </w:tc>
      </w:tr>
      <w:tr w:rsidR="00F36DF8" w14:paraId="292D57EE" w14:textId="77777777" w:rsidTr="007B7289">
        <w:tc>
          <w:tcPr>
            <w:tcW w:w="630" w:type="dxa"/>
          </w:tcPr>
          <w:p w14:paraId="62636AC1" w14:textId="77777777" w:rsidR="00F36DF8" w:rsidRPr="005220DB" w:rsidRDefault="00F36DF8" w:rsidP="007B7289">
            <w:pPr>
              <w:rPr>
                <w:rFonts w:cstheme="minorHAnsi"/>
              </w:rPr>
            </w:pPr>
            <w:r>
              <w:rPr>
                <w:rFonts w:cstheme="minorHAnsi"/>
              </w:rPr>
              <w:t>5</w:t>
            </w:r>
          </w:p>
        </w:tc>
        <w:tc>
          <w:tcPr>
            <w:tcW w:w="1627" w:type="dxa"/>
          </w:tcPr>
          <w:p w14:paraId="1B034C60" w14:textId="77777777" w:rsidR="00F36DF8" w:rsidRPr="005220DB" w:rsidRDefault="00F36DF8" w:rsidP="007B7289">
            <w:pPr>
              <w:rPr>
                <w:rFonts w:cstheme="minorHAnsi"/>
              </w:rPr>
            </w:pPr>
            <w:r>
              <w:rPr>
                <w:rFonts w:cstheme="minorHAnsi"/>
              </w:rPr>
              <w:t>Continue</w:t>
            </w:r>
          </w:p>
        </w:tc>
        <w:tc>
          <w:tcPr>
            <w:tcW w:w="992" w:type="dxa"/>
          </w:tcPr>
          <w:p w14:paraId="6895C5AE" w14:textId="77777777" w:rsidR="00F36DF8" w:rsidRPr="005220DB" w:rsidRDefault="00F36DF8" w:rsidP="007B7289">
            <w:pPr>
              <w:rPr>
                <w:rFonts w:cstheme="minorHAnsi"/>
              </w:rPr>
            </w:pPr>
            <w:r>
              <w:rPr>
                <w:rFonts w:cstheme="minorHAnsi"/>
              </w:rPr>
              <w:t>Button</w:t>
            </w:r>
          </w:p>
        </w:tc>
        <w:tc>
          <w:tcPr>
            <w:tcW w:w="1611" w:type="dxa"/>
          </w:tcPr>
          <w:p w14:paraId="54CD9700" w14:textId="77777777" w:rsidR="00F36DF8" w:rsidRPr="005220DB" w:rsidRDefault="00F36DF8" w:rsidP="007B7289">
            <w:pPr>
              <w:rPr>
                <w:rFonts w:cstheme="minorHAnsi"/>
              </w:rPr>
            </w:pPr>
            <w:r>
              <w:rPr>
                <w:rFonts w:cstheme="minorHAnsi"/>
              </w:rPr>
              <w:t>NA</w:t>
            </w:r>
          </w:p>
        </w:tc>
        <w:tc>
          <w:tcPr>
            <w:tcW w:w="810" w:type="dxa"/>
          </w:tcPr>
          <w:p w14:paraId="6E26BF54" w14:textId="77777777" w:rsidR="00F36DF8" w:rsidRPr="005220DB" w:rsidRDefault="00F36DF8" w:rsidP="007B7289">
            <w:pPr>
              <w:rPr>
                <w:rFonts w:cstheme="minorHAnsi"/>
              </w:rPr>
            </w:pPr>
            <w:r>
              <w:rPr>
                <w:rFonts w:cstheme="minorHAnsi"/>
              </w:rPr>
              <w:t>NA</w:t>
            </w:r>
          </w:p>
        </w:tc>
        <w:tc>
          <w:tcPr>
            <w:tcW w:w="1260" w:type="dxa"/>
          </w:tcPr>
          <w:p w14:paraId="5F86DBAC" w14:textId="77777777" w:rsidR="00F36DF8" w:rsidRPr="005220DB" w:rsidRDefault="00F36DF8" w:rsidP="007B7289">
            <w:pPr>
              <w:rPr>
                <w:rFonts w:cstheme="minorHAnsi"/>
              </w:rPr>
            </w:pPr>
            <w:r>
              <w:rPr>
                <w:rFonts w:cstheme="minorHAnsi"/>
              </w:rPr>
              <w:t>No</w:t>
            </w:r>
          </w:p>
        </w:tc>
        <w:tc>
          <w:tcPr>
            <w:tcW w:w="2982" w:type="dxa"/>
          </w:tcPr>
          <w:p w14:paraId="53A62D86" w14:textId="77777777" w:rsidR="00F36DF8" w:rsidRPr="005220DB" w:rsidRDefault="00F36DF8" w:rsidP="007B7289">
            <w:pPr>
              <w:rPr>
                <w:rFonts w:cstheme="minorHAnsi"/>
              </w:rPr>
            </w:pPr>
            <w:r>
              <w:rPr>
                <w:rFonts w:cstheme="minorHAnsi"/>
              </w:rPr>
              <w:t>On click the button, app will navigate to the next screen.</w:t>
            </w:r>
          </w:p>
        </w:tc>
      </w:tr>
    </w:tbl>
    <w:p w14:paraId="2B28FF9C" w14:textId="77777777" w:rsidR="00F36DF8" w:rsidRDefault="00F36DF8" w:rsidP="00F36DF8">
      <w:pPr>
        <w:ind w:firstLine="720"/>
        <w:jc w:val="both"/>
        <w:rPr>
          <w:rFonts w:cstheme="minorHAnsi"/>
          <w:b/>
          <w:bCs/>
          <w:sz w:val="24"/>
          <w:szCs w:val="24"/>
        </w:rPr>
      </w:pPr>
      <w:r w:rsidRPr="00322D95">
        <w:rPr>
          <w:rFonts w:cstheme="minorHAnsi"/>
          <w:b/>
          <w:bCs/>
          <w:sz w:val="24"/>
          <w:szCs w:val="24"/>
        </w:rPr>
        <w:t>APIs</w:t>
      </w:r>
    </w:p>
    <w:p w14:paraId="5EE2D50B" w14:textId="77777777" w:rsidR="00F36DF8" w:rsidRDefault="00F36DF8" w:rsidP="00F36DF8">
      <w:pPr>
        <w:pStyle w:val="ListParagraph"/>
        <w:numPr>
          <w:ilvl w:val="0"/>
          <w:numId w:val="17"/>
        </w:numPr>
        <w:jc w:val="both"/>
        <w:rPr>
          <w:rFonts w:cstheme="minorHAnsi"/>
          <w:sz w:val="24"/>
          <w:szCs w:val="24"/>
        </w:rPr>
      </w:pPr>
      <w:r w:rsidRPr="00322D95">
        <w:rPr>
          <w:rFonts w:cstheme="minorHAnsi"/>
          <w:sz w:val="24"/>
          <w:szCs w:val="24"/>
        </w:rPr>
        <w:t>Card validation API will be invoked to validate the entered card details.</w:t>
      </w:r>
    </w:p>
    <w:p w14:paraId="3F13EAE0" w14:textId="61D089A8" w:rsidR="00F36DF8" w:rsidRPr="00163FA5" w:rsidRDefault="00F36DF8" w:rsidP="00F36DF8">
      <w:pPr>
        <w:pStyle w:val="ListParagraph"/>
        <w:numPr>
          <w:ilvl w:val="0"/>
          <w:numId w:val="17"/>
        </w:numPr>
        <w:jc w:val="both"/>
        <w:rPr>
          <w:rFonts w:cstheme="minorHAnsi"/>
          <w:sz w:val="24"/>
          <w:szCs w:val="24"/>
        </w:rPr>
      </w:pPr>
      <w:r w:rsidRPr="00163FA5">
        <w:rPr>
          <w:rFonts w:cstheme="minorHAnsi"/>
          <w:sz w:val="24"/>
          <w:szCs w:val="24"/>
        </w:rPr>
        <w:t>Upon successful validation of the card details, app will trigger the OTP to the registered mobile and email address and then navigates to the next screen.</w:t>
      </w:r>
    </w:p>
    <w:p w14:paraId="7A267215" w14:textId="77777777" w:rsidR="00F36DF8" w:rsidRPr="00163FA5" w:rsidRDefault="00F36DF8" w:rsidP="00F36DF8">
      <w:pPr>
        <w:ind w:firstLine="360"/>
        <w:jc w:val="both"/>
        <w:rPr>
          <w:rFonts w:cstheme="minorHAnsi"/>
          <w:b/>
          <w:bCs/>
          <w:sz w:val="24"/>
          <w:szCs w:val="24"/>
        </w:rPr>
      </w:pPr>
      <w:r w:rsidRPr="00163FA5">
        <w:rPr>
          <w:rFonts w:cstheme="minorHAnsi"/>
          <w:b/>
          <w:bCs/>
          <w:sz w:val="24"/>
          <w:szCs w:val="24"/>
        </w:rPr>
        <w:t>Screen 2:</w:t>
      </w:r>
    </w:p>
    <w:p w14:paraId="2FF3803F" w14:textId="77777777" w:rsidR="00F36DF8" w:rsidRDefault="00F36DF8" w:rsidP="00F36DF8">
      <w:pPr>
        <w:pStyle w:val="ListParagraph"/>
        <w:numPr>
          <w:ilvl w:val="0"/>
          <w:numId w:val="20"/>
        </w:numPr>
        <w:rPr>
          <w:rFonts w:cstheme="minorHAnsi"/>
          <w:sz w:val="24"/>
          <w:szCs w:val="24"/>
        </w:rPr>
      </w:pPr>
      <w:r w:rsidRPr="00163FA5">
        <w:rPr>
          <w:rFonts w:cstheme="minorHAnsi"/>
          <w:sz w:val="24"/>
          <w:szCs w:val="24"/>
        </w:rPr>
        <w:t>Enter OTP, User to enter OTP “One Time Password” sent to registered mobile number ending with xxxxxxxx12</w:t>
      </w:r>
    </w:p>
    <w:p w14:paraId="2B8BCB07" w14:textId="77777777" w:rsidR="00F36DF8" w:rsidRPr="00163FA5" w:rsidRDefault="00F36DF8" w:rsidP="00F36DF8">
      <w:pPr>
        <w:pStyle w:val="ListParagraph"/>
        <w:numPr>
          <w:ilvl w:val="0"/>
          <w:numId w:val="20"/>
        </w:numPr>
        <w:rPr>
          <w:rFonts w:cstheme="minorHAnsi"/>
          <w:sz w:val="24"/>
          <w:szCs w:val="24"/>
        </w:rPr>
      </w:pPr>
      <w:r w:rsidRPr="00163FA5">
        <w:rPr>
          <w:rFonts w:cstheme="minorHAnsi"/>
          <w:sz w:val="24"/>
          <w:szCs w:val="24"/>
        </w:rPr>
        <w:t xml:space="preserve">Upon Success, customer can go for next screen. </w:t>
      </w:r>
    </w:p>
    <w:tbl>
      <w:tblPr>
        <w:tblStyle w:val="TableGrid"/>
        <w:tblW w:w="10053" w:type="dxa"/>
        <w:tblInd w:w="421" w:type="dxa"/>
        <w:tblLayout w:type="fixed"/>
        <w:tblLook w:val="04A0" w:firstRow="1" w:lastRow="0" w:firstColumn="1" w:lastColumn="0" w:noHBand="0" w:noVBand="1"/>
      </w:tblPr>
      <w:tblGrid>
        <w:gridCol w:w="630"/>
        <w:gridCol w:w="1980"/>
        <w:gridCol w:w="1080"/>
        <w:gridCol w:w="1260"/>
        <w:gridCol w:w="810"/>
        <w:gridCol w:w="1260"/>
        <w:gridCol w:w="3033"/>
      </w:tblGrid>
      <w:tr w:rsidR="00F36DF8" w14:paraId="2622AA8A" w14:textId="77777777" w:rsidTr="007B7289">
        <w:tc>
          <w:tcPr>
            <w:tcW w:w="630" w:type="dxa"/>
            <w:shd w:val="clear" w:color="auto" w:fill="DEEAF6" w:themeFill="accent1" w:themeFillTint="33"/>
          </w:tcPr>
          <w:p w14:paraId="2CF892BA" w14:textId="77777777" w:rsidR="00F36DF8" w:rsidRPr="00262A90" w:rsidRDefault="00F36DF8" w:rsidP="007B7289">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5721B279" w14:textId="77777777" w:rsidR="00F36DF8" w:rsidRPr="00262A90" w:rsidRDefault="00F36DF8" w:rsidP="007B7289">
            <w:pPr>
              <w:rPr>
                <w:rFonts w:cstheme="minorHAnsi"/>
                <w:b/>
                <w:bCs/>
              </w:rPr>
            </w:pPr>
            <w:r w:rsidRPr="00262A90">
              <w:rPr>
                <w:rFonts w:cstheme="minorHAnsi"/>
                <w:b/>
                <w:bCs/>
              </w:rPr>
              <w:t>Field Name</w:t>
            </w:r>
          </w:p>
        </w:tc>
        <w:tc>
          <w:tcPr>
            <w:tcW w:w="1080" w:type="dxa"/>
            <w:shd w:val="clear" w:color="auto" w:fill="DEEAF6" w:themeFill="accent1" w:themeFillTint="33"/>
          </w:tcPr>
          <w:p w14:paraId="42C8C20B" w14:textId="77777777" w:rsidR="00F36DF8" w:rsidRPr="00262A90" w:rsidRDefault="00F36DF8" w:rsidP="007B7289">
            <w:pPr>
              <w:rPr>
                <w:rFonts w:cstheme="minorHAnsi"/>
                <w:b/>
                <w:bCs/>
              </w:rPr>
            </w:pPr>
            <w:r w:rsidRPr="00262A90">
              <w:rPr>
                <w:rFonts w:cstheme="minorHAnsi"/>
                <w:b/>
                <w:bCs/>
              </w:rPr>
              <w:t>Data Type</w:t>
            </w:r>
          </w:p>
        </w:tc>
        <w:tc>
          <w:tcPr>
            <w:tcW w:w="1260" w:type="dxa"/>
            <w:shd w:val="clear" w:color="auto" w:fill="DEEAF6" w:themeFill="accent1" w:themeFillTint="33"/>
          </w:tcPr>
          <w:p w14:paraId="2AC90407" w14:textId="77777777" w:rsidR="00F36DF8" w:rsidRPr="00262A90" w:rsidRDefault="00F36DF8" w:rsidP="007B7289">
            <w:pPr>
              <w:rPr>
                <w:rFonts w:cstheme="minorHAnsi"/>
                <w:b/>
                <w:bCs/>
              </w:rPr>
            </w:pPr>
            <w:r w:rsidRPr="00262A90">
              <w:rPr>
                <w:rFonts w:cstheme="minorHAnsi"/>
                <w:b/>
                <w:bCs/>
              </w:rPr>
              <w:t>Validations</w:t>
            </w:r>
          </w:p>
        </w:tc>
        <w:tc>
          <w:tcPr>
            <w:tcW w:w="810" w:type="dxa"/>
            <w:shd w:val="clear" w:color="auto" w:fill="DEEAF6" w:themeFill="accent1" w:themeFillTint="33"/>
          </w:tcPr>
          <w:p w14:paraId="7CAC46D3" w14:textId="77777777" w:rsidR="00F36DF8" w:rsidRPr="00262A90" w:rsidRDefault="00F36DF8" w:rsidP="007B7289">
            <w:pPr>
              <w:rPr>
                <w:rFonts w:cstheme="minorHAnsi"/>
                <w:b/>
                <w:bCs/>
              </w:rPr>
            </w:pPr>
            <w:r w:rsidRPr="00262A90">
              <w:rPr>
                <w:rFonts w:cstheme="minorHAnsi"/>
                <w:b/>
                <w:bCs/>
              </w:rPr>
              <w:t>Length</w:t>
            </w:r>
          </w:p>
        </w:tc>
        <w:tc>
          <w:tcPr>
            <w:tcW w:w="1260" w:type="dxa"/>
            <w:shd w:val="clear" w:color="auto" w:fill="DEEAF6" w:themeFill="accent1" w:themeFillTint="33"/>
          </w:tcPr>
          <w:p w14:paraId="7825F506" w14:textId="77777777" w:rsidR="00F36DF8" w:rsidRPr="00262A90" w:rsidRDefault="00F36DF8" w:rsidP="007B7289">
            <w:pPr>
              <w:rPr>
                <w:rFonts w:cstheme="minorHAnsi"/>
                <w:b/>
                <w:bCs/>
              </w:rPr>
            </w:pPr>
            <w:r w:rsidRPr="00262A90">
              <w:rPr>
                <w:rFonts w:cstheme="minorHAnsi"/>
                <w:b/>
                <w:bCs/>
              </w:rPr>
              <w:t>Mandatory</w:t>
            </w:r>
          </w:p>
        </w:tc>
        <w:tc>
          <w:tcPr>
            <w:tcW w:w="3033" w:type="dxa"/>
            <w:shd w:val="clear" w:color="auto" w:fill="DEEAF6" w:themeFill="accent1" w:themeFillTint="33"/>
          </w:tcPr>
          <w:p w14:paraId="6335E86E" w14:textId="77777777" w:rsidR="00F36DF8" w:rsidRPr="00262A90" w:rsidRDefault="00F36DF8" w:rsidP="007B7289">
            <w:pPr>
              <w:rPr>
                <w:rFonts w:cstheme="minorHAnsi"/>
                <w:b/>
                <w:bCs/>
              </w:rPr>
            </w:pPr>
            <w:r w:rsidRPr="00262A90">
              <w:rPr>
                <w:rFonts w:cstheme="minorHAnsi"/>
                <w:b/>
                <w:bCs/>
              </w:rPr>
              <w:t>Comments</w:t>
            </w:r>
          </w:p>
        </w:tc>
      </w:tr>
      <w:tr w:rsidR="00F36DF8" w14:paraId="6D802DF1" w14:textId="77777777" w:rsidTr="007B7289">
        <w:tc>
          <w:tcPr>
            <w:tcW w:w="630" w:type="dxa"/>
          </w:tcPr>
          <w:p w14:paraId="1AF53D29" w14:textId="77777777" w:rsidR="00F36DF8" w:rsidRPr="005220DB" w:rsidRDefault="00F36DF8" w:rsidP="007B7289">
            <w:pPr>
              <w:rPr>
                <w:rFonts w:cstheme="minorHAnsi"/>
              </w:rPr>
            </w:pPr>
            <w:r w:rsidRPr="005220DB">
              <w:rPr>
                <w:rFonts w:cstheme="minorHAnsi"/>
              </w:rPr>
              <w:t>1</w:t>
            </w:r>
          </w:p>
        </w:tc>
        <w:tc>
          <w:tcPr>
            <w:tcW w:w="1980" w:type="dxa"/>
          </w:tcPr>
          <w:p w14:paraId="4D381D3E" w14:textId="77777777" w:rsidR="00F36DF8" w:rsidRPr="005220DB" w:rsidRDefault="00F36DF8" w:rsidP="007B7289">
            <w:pPr>
              <w:rPr>
                <w:rFonts w:cstheme="minorHAnsi"/>
              </w:rPr>
            </w:pPr>
            <w:r>
              <w:rPr>
                <w:rFonts w:cstheme="minorHAnsi"/>
              </w:rPr>
              <w:t>OTP</w:t>
            </w:r>
          </w:p>
        </w:tc>
        <w:tc>
          <w:tcPr>
            <w:tcW w:w="1080" w:type="dxa"/>
          </w:tcPr>
          <w:p w14:paraId="7CC6BB12" w14:textId="77777777" w:rsidR="00F36DF8" w:rsidRPr="005220DB" w:rsidRDefault="00F36DF8" w:rsidP="007B7289">
            <w:pPr>
              <w:rPr>
                <w:rFonts w:cstheme="minorHAnsi"/>
              </w:rPr>
            </w:pPr>
            <w:r>
              <w:rPr>
                <w:rFonts w:cstheme="minorHAnsi"/>
              </w:rPr>
              <w:t>Text</w:t>
            </w:r>
          </w:p>
        </w:tc>
        <w:tc>
          <w:tcPr>
            <w:tcW w:w="1260" w:type="dxa"/>
          </w:tcPr>
          <w:p w14:paraId="6F03A2CA" w14:textId="77777777" w:rsidR="00F36DF8" w:rsidRPr="005220DB" w:rsidRDefault="00F36DF8" w:rsidP="007B7289">
            <w:pPr>
              <w:rPr>
                <w:rFonts w:cstheme="minorHAnsi"/>
              </w:rPr>
            </w:pPr>
            <w:r>
              <w:rPr>
                <w:rFonts w:cstheme="minorHAnsi"/>
              </w:rPr>
              <w:t>Numeric</w:t>
            </w:r>
          </w:p>
        </w:tc>
        <w:tc>
          <w:tcPr>
            <w:tcW w:w="810" w:type="dxa"/>
          </w:tcPr>
          <w:p w14:paraId="798905F5" w14:textId="77777777" w:rsidR="00F36DF8" w:rsidRPr="005220DB" w:rsidRDefault="00F36DF8" w:rsidP="007B7289">
            <w:pPr>
              <w:rPr>
                <w:rFonts w:cstheme="minorHAnsi"/>
              </w:rPr>
            </w:pPr>
            <w:r>
              <w:rPr>
                <w:rFonts w:cstheme="minorHAnsi"/>
              </w:rPr>
              <w:t>6</w:t>
            </w:r>
          </w:p>
        </w:tc>
        <w:tc>
          <w:tcPr>
            <w:tcW w:w="1260" w:type="dxa"/>
          </w:tcPr>
          <w:p w14:paraId="18B67B79" w14:textId="77777777" w:rsidR="00F36DF8" w:rsidRPr="005220DB" w:rsidRDefault="00F36DF8" w:rsidP="007B7289">
            <w:pPr>
              <w:rPr>
                <w:rFonts w:cstheme="minorHAnsi"/>
              </w:rPr>
            </w:pPr>
            <w:r w:rsidRPr="005220DB">
              <w:rPr>
                <w:rFonts w:cstheme="minorHAnsi"/>
              </w:rPr>
              <w:t>Yes</w:t>
            </w:r>
          </w:p>
        </w:tc>
        <w:tc>
          <w:tcPr>
            <w:tcW w:w="3033" w:type="dxa"/>
          </w:tcPr>
          <w:p w14:paraId="2BAB80FD" w14:textId="77777777" w:rsidR="00F36DF8" w:rsidRPr="005220DB" w:rsidRDefault="00F36DF8" w:rsidP="007B7289">
            <w:pPr>
              <w:rPr>
                <w:rFonts w:cstheme="minorHAnsi"/>
              </w:rPr>
            </w:pPr>
          </w:p>
        </w:tc>
      </w:tr>
      <w:tr w:rsidR="00F36DF8" w14:paraId="295F77C5" w14:textId="77777777" w:rsidTr="007B7289">
        <w:tc>
          <w:tcPr>
            <w:tcW w:w="630" w:type="dxa"/>
          </w:tcPr>
          <w:p w14:paraId="696F740E" w14:textId="77777777" w:rsidR="00F36DF8" w:rsidRPr="005220DB" w:rsidRDefault="00F36DF8" w:rsidP="007B7289">
            <w:pPr>
              <w:rPr>
                <w:rFonts w:cstheme="minorHAnsi"/>
              </w:rPr>
            </w:pPr>
            <w:r w:rsidRPr="005220DB">
              <w:rPr>
                <w:rFonts w:cstheme="minorHAnsi"/>
              </w:rPr>
              <w:lastRenderedPageBreak/>
              <w:t>2</w:t>
            </w:r>
          </w:p>
        </w:tc>
        <w:tc>
          <w:tcPr>
            <w:tcW w:w="1980" w:type="dxa"/>
          </w:tcPr>
          <w:p w14:paraId="73C42083" w14:textId="77777777" w:rsidR="00F36DF8" w:rsidRPr="005220DB" w:rsidRDefault="00F36DF8" w:rsidP="007B7289">
            <w:pPr>
              <w:rPr>
                <w:rFonts w:cstheme="minorHAnsi"/>
              </w:rPr>
            </w:pPr>
            <w:r>
              <w:rPr>
                <w:rFonts w:cstheme="minorHAnsi"/>
              </w:rPr>
              <w:t>Regenerate OTP</w:t>
            </w:r>
          </w:p>
        </w:tc>
        <w:tc>
          <w:tcPr>
            <w:tcW w:w="1080" w:type="dxa"/>
          </w:tcPr>
          <w:p w14:paraId="46204337" w14:textId="77777777" w:rsidR="00F36DF8" w:rsidRPr="005220DB" w:rsidRDefault="00F36DF8" w:rsidP="007B7289">
            <w:pPr>
              <w:rPr>
                <w:rFonts w:cstheme="minorHAnsi"/>
              </w:rPr>
            </w:pPr>
            <w:r>
              <w:rPr>
                <w:rFonts w:cstheme="minorHAnsi"/>
              </w:rPr>
              <w:t>Link</w:t>
            </w:r>
          </w:p>
        </w:tc>
        <w:tc>
          <w:tcPr>
            <w:tcW w:w="1260" w:type="dxa"/>
          </w:tcPr>
          <w:p w14:paraId="5EBF781C" w14:textId="77777777" w:rsidR="00F36DF8" w:rsidRPr="005220DB" w:rsidRDefault="00F36DF8" w:rsidP="007B7289">
            <w:pPr>
              <w:rPr>
                <w:rFonts w:cstheme="minorHAnsi"/>
              </w:rPr>
            </w:pPr>
            <w:r>
              <w:rPr>
                <w:rFonts w:cstheme="minorHAnsi"/>
              </w:rPr>
              <w:t>NA</w:t>
            </w:r>
          </w:p>
        </w:tc>
        <w:tc>
          <w:tcPr>
            <w:tcW w:w="810" w:type="dxa"/>
          </w:tcPr>
          <w:p w14:paraId="726FAFEC" w14:textId="77777777" w:rsidR="00F36DF8" w:rsidRPr="005220DB" w:rsidRDefault="00F36DF8" w:rsidP="007B7289">
            <w:pPr>
              <w:rPr>
                <w:rFonts w:cstheme="minorHAnsi"/>
              </w:rPr>
            </w:pPr>
            <w:r>
              <w:rPr>
                <w:rFonts w:cstheme="minorHAnsi"/>
              </w:rPr>
              <w:t>NA</w:t>
            </w:r>
          </w:p>
        </w:tc>
        <w:tc>
          <w:tcPr>
            <w:tcW w:w="1260" w:type="dxa"/>
          </w:tcPr>
          <w:p w14:paraId="41BCE433" w14:textId="77777777" w:rsidR="00F36DF8" w:rsidRPr="005220DB" w:rsidRDefault="00F36DF8" w:rsidP="007B7289">
            <w:pPr>
              <w:rPr>
                <w:rFonts w:cstheme="minorHAnsi"/>
              </w:rPr>
            </w:pPr>
            <w:r>
              <w:rPr>
                <w:rFonts w:cstheme="minorHAnsi"/>
              </w:rPr>
              <w:t>No</w:t>
            </w:r>
          </w:p>
        </w:tc>
        <w:tc>
          <w:tcPr>
            <w:tcW w:w="3033" w:type="dxa"/>
          </w:tcPr>
          <w:p w14:paraId="068B4EEC" w14:textId="77777777" w:rsidR="00F36DF8" w:rsidRPr="005220DB" w:rsidRDefault="00F36DF8" w:rsidP="007B7289">
            <w:pPr>
              <w:rPr>
                <w:rFonts w:cstheme="minorHAnsi"/>
              </w:rPr>
            </w:pPr>
            <w:r>
              <w:rPr>
                <w:rFonts w:cstheme="minorHAnsi"/>
              </w:rPr>
              <w:t>This link is used to regenerate the OTP.</w:t>
            </w:r>
          </w:p>
        </w:tc>
      </w:tr>
      <w:tr w:rsidR="00F36DF8" w14:paraId="5A9CCCF4" w14:textId="77777777" w:rsidTr="007B7289">
        <w:tc>
          <w:tcPr>
            <w:tcW w:w="630" w:type="dxa"/>
          </w:tcPr>
          <w:p w14:paraId="4E8297B5" w14:textId="77777777" w:rsidR="00F36DF8" w:rsidRPr="005220DB" w:rsidRDefault="00F36DF8" w:rsidP="007B7289">
            <w:pPr>
              <w:rPr>
                <w:rFonts w:cstheme="minorHAnsi"/>
              </w:rPr>
            </w:pPr>
            <w:r>
              <w:rPr>
                <w:rFonts w:cstheme="minorHAnsi"/>
              </w:rPr>
              <w:t>3</w:t>
            </w:r>
          </w:p>
        </w:tc>
        <w:tc>
          <w:tcPr>
            <w:tcW w:w="1980" w:type="dxa"/>
          </w:tcPr>
          <w:p w14:paraId="0302DE1D" w14:textId="77777777" w:rsidR="00F36DF8" w:rsidRPr="005220DB" w:rsidRDefault="00F36DF8" w:rsidP="007B7289">
            <w:pPr>
              <w:rPr>
                <w:rFonts w:cstheme="minorHAnsi"/>
              </w:rPr>
            </w:pPr>
            <w:r>
              <w:rPr>
                <w:rFonts w:cstheme="minorHAnsi"/>
              </w:rPr>
              <w:t>Cancel</w:t>
            </w:r>
          </w:p>
        </w:tc>
        <w:tc>
          <w:tcPr>
            <w:tcW w:w="1080" w:type="dxa"/>
          </w:tcPr>
          <w:p w14:paraId="200FAC78" w14:textId="77777777" w:rsidR="00F36DF8" w:rsidRPr="005220DB" w:rsidRDefault="00F36DF8" w:rsidP="007B7289">
            <w:pPr>
              <w:rPr>
                <w:rFonts w:cstheme="minorHAnsi"/>
              </w:rPr>
            </w:pPr>
            <w:r>
              <w:rPr>
                <w:rFonts w:cstheme="minorHAnsi"/>
              </w:rPr>
              <w:t>Button</w:t>
            </w:r>
          </w:p>
        </w:tc>
        <w:tc>
          <w:tcPr>
            <w:tcW w:w="1260" w:type="dxa"/>
          </w:tcPr>
          <w:p w14:paraId="14583856" w14:textId="77777777" w:rsidR="00F36DF8" w:rsidRPr="005220DB" w:rsidRDefault="00F36DF8" w:rsidP="007B7289">
            <w:pPr>
              <w:rPr>
                <w:rFonts w:cstheme="minorHAnsi"/>
              </w:rPr>
            </w:pPr>
            <w:r>
              <w:rPr>
                <w:rFonts w:cstheme="minorHAnsi"/>
              </w:rPr>
              <w:t>NA</w:t>
            </w:r>
          </w:p>
        </w:tc>
        <w:tc>
          <w:tcPr>
            <w:tcW w:w="810" w:type="dxa"/>
          </w:tcPr>
          <w:p w14:paraId="17760353" w14:textId="77777777" w:rsidR="00F36DF8" w:rsidRPr="005220DB" w:rsidRDefault="00F36DF8" w:rsidP="007B7289">
            <w:pPr>
              <w:rPr>
                <w:rFonts w:cstheme="minorHAnsi"/>
              </w:rPr>
            </w:pPr>
            <w:r>
              <w:rPr>
                <w:rFonts w:cstheme="minorHAnsi"/>
              </w:rPr>
              <w:t>NA</w:t>
            </w:r>
          </w:p>
        </w:tc>
        <w:tc>
          <w:tcPr>
            <w:tcW w:w="1260" w:type="dxa"/>
          </w:tcPr>
          <w:p w14:paraId="256A56F4" w14:textId="77777777" w:rsidR="00F36DF8" w:rsidRPr="005220DB" w:rsidRDefault="00F36DF8" w:rsidP="007B7289">
            <w:pPr>
              <w:rPr>
                <w:rFonts w:cstheme="minorHAnsi"/>
              </w:rPr>
            </w:pPr>
            <w:r>
              <w:rPr>
                <w:rFonts w:cstheme="minorHAnsi"/>
              </w:rPr>
              <w:t>No</w:t>
            </w:r>
          </w:p>
        </w:tc>
        <w:tc>
          <w:tcPr>
            <w:tcW w:w="3033" w:type="dxa"/>
          </w:tcPr>
          <w:p w14:paraId="7B969346" w14:textId="77777777" w:rsidR="00F36DF8" w:rsidRPr="005220DB" w:rsidRDefault="00F36DF8" w:rsidP="007B7289">
            <w:pPr>
              <w:rPr>
                <w:rFonts w:cstheme="minorHAnsi"/>
              </w:rPr>
            </w:pPr>
          </w:p>
        </w:tc>
      </w:tr>
      <w:tr w:rsidR="00F36DF8" w14:paraId="24F61A7D" w14:textId="77777777" w:rsidTr="007B7289">
        <w:tc>
          <w:tcPr>
            <w:tcW w:w="630" w:type="dxa"/>
          </w:tcPr>
          <w:p w14:paraId="4C6F9577" w14:textId="77777777" w:rsidR="00F36DF8" w:rsidRDefault="00F36DF8" w:rsidP="007B7289">
            <w:pPr>
              <w:rPr>
                <w:rFonts w:cstheme="minorHAnsi"/>
              </w:rPr>
            </w:pPr>
            <w:r>
              <w:rPr>
                <w:rFonts w:cstheme="minorHAnsi"/>
              </w:rPr>
              <w:t>4</w:t>
            </w:r>
          </w:p>
        </w:tc>
        <w:tc>
          <w:tcPr>
            <w:tcW w:w="1980" w:type="dxa"/>
          </w:tcPr>
          <w:p w14:paraId="6FC5D47D" w14:textId="77777777" w:rsidR="00F36DF8" w:rsidRDefault="00F36DF8" w:rsidP="007B7289">
            <w:pPr>
              <w:rPr>
                <w:rFonts w:cstheme="minorHAnsi"/>
              </w:rPr>
            </w:pPr>
            <w:r>
              <w:rPr>
                <w:rFonts w:cstheme="minorHAnsi"/>
              </w:rPr>
              <w:t>Submit</w:t>
            </w:r>
          </w:p>
        </w:tc>
        <w:tc>
          <w:tcPr>
            <w:tcW w:w="1080" w:type="dxa"/>
          </w:tcPr>
          <w:p w14:paraId="1375AC95" w14:textId="77777777" w:rsidR="00F36DF8" w:rsidRPr="005220DB" w:rsidRDefault="00F36DF8" w:rsidP="007B7289">
            <w:pPr>
              <w:rPr>
                <w:rFonts w:cstheme="minorHAnsi"/>
              </w:rPr>
            </w:pPr>
            <w:r>
              <w:rPr>
                <w:rFonts w:cstheme="minorHAnsi"/>
              </w:rPr>
              <w:t>Button</w:t>
            </w:r>
          </w:p>
        </w:tc>
        <w:tc>
          <w:tcPr>
            <w:tcW w:w="1260" w:type="dxa"/>
          </w:tcPr>
          <w:p w14:paraId="246A9CA2" w14:textId="77777777" w:rsidR="00F36DF8" w:rsidRPr="005220DB" w:rsidRDefault="00F36DF8" w:rsidP="007B7289">
            <w:pPr>
              <w:rPr>
                <w:rFonts w:cstheme="minorHAnsi"/>
              </w:rPr>
            </w:pPr>
            <w:r>
              <w:rPr>
                <w:rFonts w:cstheme="minorHAnsi"/>
              </w:rPr>
              <w:t>NA</w:t>
            </w:r>
          </w:p>
        </w:tc>
        <w:tc>
          <w:tcPr>
            <w:tcW w:w="810" w:type="dxa"/>
          </w:tcPr>
          <w:p w14:paraId="2907B7CA" w14:textId="77777777" w:rsidR="00F36DF8" w:rsidRDefault="00F36DF8" w:rsidP="007B7289">
            <w:pPr>
              <w:rPr>
                <w:rFonts w:cstheme="minorHAnsi"/>
              </w:rPr>
            </w:pPr>
            <w:r>
              <w:rPr>
                <w:rFonts w:cstheme="minorHAnsi"/>
              </w:rPr>
              <w:t>NA</w:t>
            </w:r>
          </w:p>
        </w:tc>
        <w:tc>
          <w:tcPr>
            <w:tcW w:w="1260" w:type="dxa"/>
          </w:tcPr>
          <w:p w14:paraId="2822780E" w14:textId="77777777" w:rsidR="00F36DF8" w:rsidRPr="005220DB" w:rsidRDefault="00F36DF8" w:rsidP="007B7289">
            <w:pPr>
              <w:rPr>
                <w:rFonts w:cstheme="minorHAnsi"/>
              </w:rPr>
            </w:pPr>
            <w:r>
              <w:rPr>
                <w:rFonts w:cstheme="minorHAnsi"/>
              </w:rPr>
              <w:t>No</w:t>
            </w:r>
          </w:p>
        </w:tc>
        <w:tc>
          <w:tcPr>
            <w:tcW w:w="3033" w:type="dxa"/>
          </w:tcPr>
          <w:p w14:paraId="4D64895A" w14:textId="77777777" w:rsidR="00F36DF8" w:rsidRPr="005220DB" w:rsidRDefault="00F36DF8" w:rsidP="007B7289">
            <w:pPr>
              <w:rPr>
                <w:rFonts w:cstheme="minorHAnsi"/>
              </w:rPr>
            </w:pPr>
          </w:p>
        </w:tc>
      </w:tr>
    </w:tbl>
    <w:p w14:paraId="1062EA41" w14:textId="77777777" w:rsidR="00F36DF8" w:rsidRPr="00163FA5" w:rsidRDefault="00F36DF8" w:rsidP="00F36DF8">
      <w:pPr>
        <w:ind w:firstLine="720"/>
        <w:jc w:val="both"/>
        <w:rPr>
          <w:rFonts w:cstheme="minorHAnsi"/>
          <w:b/>
          <w:bCs/>
          <w:sz w:val="22"/>
          <w:szCs w:val="22"/>
        </w:rPr>
      </w:pPr>
      <w:r w:rsidRPr="00163FA5">
        <w:rPr>
          <w:rFonts w:cstheme="minorHAnsi"/>
          <w:b/>
          <w:bCs/>
          <w:sz w:val="22"/>
          <w:szCs w:val="22"/>
        </w:rPr>
        <w:t>Validations:</w:t>
      </w:r>
    </w:p>
    <w:p w14:paraId="3DC185F9" w14:textId="77777777" w:rsidR="00F36DF8" w:rsidRPr="00163FA5" w:rsidRDefault="00F36DF8" w:rsidP="00F36DF8">
      <w:pPr>
        <w:pStyle w:val="ListParagraph"/>
        <w:numPr>
          <w:ilvl w:val="0"/>
          <w:numId w:val="10"/>
        </w:numPr>
        <w:jc w:val="both"/>
        <w:rPr>
          <w:rFonts w:cstheme="minorHAnsi"/>
          <w:sz w:val="22"/>
          <w:szCs w:val="22"/>
        </w:rPr>
      </w:pPr>
      <w:r w:rsidRPr="00163FA5">
        <w:rPr>
          <w:rFonts w:cstheme="minorHAnsi"/>
          <w:sz w:val="22"/>
          <w:szCs w:val="22"/>
        </w:rPr>
        <w:t>If fail for 3 times, OTP will get blocked and inform customer that OTP is blocked and call 600529999 then exit the process.</w:t>
      </w:r>
    </w:p>
    <w:p w14:paraId="443D6A70" w14:textId="77777777" w:rsidR="00F36DF8" w:rsidRPr="00163FA5" w:rsidRDefault="00F36DF8" w:rsidP="00F36DF8">
      <w:pPr>
        <w:pStyle w:val="ListParagraph"/>
        <w:numPr>
          <w:ilvl w:val="0"/>
          <w:numId w:val="10"/>
        </w:numPr>
        <w:jc w:val="both"/>
        <w:rPr>
          <w:rFonts w:cstheme="minorHAnsi"/>
          <w:sz w:val="22"/>
          <w:szCs w:val="22"/>
        </w:rPr>
      </w:pPr>
      <w:r w:rsidRPr="00163FA5">
        <w:rPr>
          <w:rFonts w:cstheme="minorHAnsi"/>
          <w:sz w:val="22"/>
          <w:szCs w:val="22"/>
        </w:rPr>
        <w:t xml:space="preserve">If email enabled, for specific customer, customer should get masked email address with notifying customer that OTP sent to Email and SMS </w:t>
      </w:r>
    </w:p>
    <w:p w14:paraId="03292162" w14:textId="77777777" w:rsidR="00F36DF8" w:rsidRPr="00163FA5" w:rsidRDefault="00F36DF8" w:rsidP="00F36DF8">
      <w:pPr>
        <w:ind w:firstLine="360"/>
        <w:jc w:val="both"/>
        <w:rPr>
          <w:rFonts w:cstheme="minorHAnsi"/>
          <w:b/>
          <w:bCs/>
          <w:sz w:val="24"/>
          <w:szCs w:val="24"/>
        </w:rPr>
      </w:pPr>
      <w:r w:rsidRPr="00163FA5">
        <w:rPr>
          <w:rFonts w:cstheme="minorHAnsi"/>
          <w:b/>
          <w:bCs/>
          <w:sz w:val="24"/>
          <w:szCs w:val="24"/>
        </w:rPr>
        <w:t>Screen 3:</w:t>
      </w:r>
    </w:p>
    <w:p w14:paraId="5BF26625" w14:textId="77777777" w:rsidR="00F36DF8" w:rsidRPr="00163FA5" w:rsidRDefault="00F36DF8" w:rsidP="00F36DF8">
      <w:pPr>
        <w:ind w:left="1080"/>
        <w:jc w:val="both"/>
        <w:rPr>
          <w:rFonts w:cstheme="minorHAnsi"/>
          <w:sz w:val="22"/>
          <w:szCs w:val="22"/>
        </w:rPr>
      </w:pPr>
      <w:r w:rsidRPr="00163FA5">
        <w:rPr>
          <w:rFonts w:cstheme="minorHAnsi"/>
          <w:sz w:val="22"/>
          <w:szCs w:val="22"/>
        </w:rPr>
        <w:t>This section is for the user to capture the following details:</w:t>
      </w:r>
    </w:p>
    <w:p w14:paraId="79B4CC4A" w14:textId="77777777" w:rsidR="00F36DF8" w:rsidRDefault="00F36DF8" w:rsidP="00F36DF8">
      <w:pPr>
        <w:pStyle w:val="ListParagraph"/>
        <w:numPr>
          <w:ilvl w:val="0"/>
          <w:numId w:val="11"/>
        </w:numPr>
        <w:rPr>
          <w:rFonts w:cstheme="minorHAnsi"/>
          <w:sz w:val="24"/>
          <w:szCs w:val="24"/>
        </w:rPr>
      </w:pPr>
      <w:r w:rsidRPr="003247B4">
        <w:rPr>
          <w:rFonts w:cstheme="minorHAnsi"/>
          <w:sz w:val="24"/>
          <w:szCs w:val="24"/>
        </w:rPr>
        <w:t>Enter new password (Display password policy)</w:t>
      </w:r>
    </w:p>
    <w:p w14:paraId="280E3AF4" w14:textId="77777777" w:rsidR="00F36DF8" w:rsidRPr="003247B4" w:rsidRDefault="00F36DF8" w:rsidP="00F36DF8">
      <w:pPr>
        <w:pStyle w:val="ListParagraph"/>
        <w:numPr>
          <w:ilvl w:val="1"/>
          <w:numId w:val="11"/>
        </w:numPr>
        <w:rPr>
          <w:rFonts w:cstheme="minorHAnsi"/>
          <w:sz w:val="24"/>
          <w:szCs w:val="24"/>
        </w:rPr>
      </w:pPr>
      <w:r>
        <w:rPr>
          <w:rFonts w:cstheme="minorHAnsi"/>
          <w:sz w:val="24"/>
          <w:szCs w:val="24"/>
        </w:rPr>
        <w:t>App will display the password strength based on the configurations.</w:t>
      </w:r>
    </w:p>
    <w:p w14:paraId="0AFD55AC" w14:textId="635C7FCF" w:rsidR="00F36DF8" w:rsidRPr="00AD5718" w:rsidRDefault="00F36DF8" w:rsidP="007B7289">
      <w:pPr>
        <w:pStyle w:val="ListParagraph"/>
        <w:numPr>
          <w:ilvl w:val="0"/>
          <w:numId w:val="11"/>
        </w:numPr>
        <w:rPr>
          <w:rFonts w:cstheme="minorHAnsi"/>
          <w:sz w:val="24"/>
          <w:szCs w:val="24"/>
        </w:rPr>
      </w:pPr>
      <w:r w:rsidRPr="00AD5718">
        <w:rPr>
          <w:rFonts w:cstheme="minorHAnsi"/>
          <w:sz w:val="24"/>
          <w:szCs w:val="24"/>
        </w:rPr>
        <w:t>Re-Enter new password</w:t>
      </w:r>
    </w:p>
    <w:tbl>
      <w:tblPr>
        <w:tblStyle w:val="TableGrid"/>
        <w:tblW w:w="8910" w:type="dxa"/>
        <w:tblInd w:w="715" w:type="dxa"/>
        <w:tblLayout w:type="fixed"/>
        <w:tblLook w:val="04A0" w:firstRow="1" w:lastRow="0" w:firstColumn="1" w:lastColumn="0" w:noHBand="0" w:noVBand="1"/>
      </w:tblPr>
      <w:tblGrid>
        <w:gridCol w:w="630"/>
        <w:gridCol w:w="1980"/>
        <w:gridCol w:w="1080"/>
        <w:gridCol w:w="1260"/>
        <w:gridCol w:w="810"/>
        <w:gridCol w:w="1260"/>
        <w:gridCol w:w="1890"/>
      </w:tblGrid>
      <w:tr w:rsidR="00F36DF8" w14:paraId="6813A281" w14:textId="77777777" w:rsidTr="007B7289">
        <w:tc>
          <w:tcPr>
            <w:tcW w:w="630" w:type="dxa"/>
            <w:shd w:val="clear" w:color="auto" w:fill="DEEAF6" w:themeFill="accent1" w:themeFillTint="33"/>
          </w:tcPr>
          <w:p w14:paraId="33CC5052" w14:textId="77777777" w:rsidR="00F36DF8" w:rsidRPr="00262A90" w:rsidRDefault="00F36DF8" w:rsidP="007B7289">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40323367" w14:textId="77777777" w:rsidR="00F36DF8" w:rsidRPr="00262A90" w:rsidRDefault="00F36DF8" w:rsidP="007B7289">
            <w:pPr>
              <w:rPr>
                <w:rFonts w:cstheme="minorHAnsi"/>
                <w:b/>
                <w:bCs/>
              </w:rPr>
            </w:pPr>
            <w:r w:rsidRPr="00262A90">
              <w:rPr>
                <w:rFonts w:cstheme="minorHAnsi"/>
                <w:b/>
                <w:bCs/>
              </w:rPr>
              <w:t>Field Name</w:t>
            </w:r>
          </w:p>
        </w:tc>
        <w:tc>
          <w:tcPr>
            <w:tcW w:w="1080" w:type="dxa"/>
            <w:shd w:val="clear" w:color="auto" w:fill="DEEAF6" w:themeFill="accent1" w:themeFillTint="33"/>
          </w:tcPr>
          <w:p w14:paraId="60EAD98C" w14:textId="77777777" w:rsidR="00F36DF8" w:rsidRPr="00262A90" w:rsidRDefault="00F36DF8" w:rsidP="007B7289">
            <w:pPr>
              <w:rPr>
                <w:rFonts w:cstheme="minorHAnsi"/>
                <w:b/>
                <w:bCs/>
              </w:rPr>
            </w:pPr>
            <w:r w:rsidRPr="00262A90">
              <w:rPr>
                <w:rFonts w:cstheme="minorHAnsi"/>
                <w:b/>
                <w:bCs/>
              </w:rPr>
              <w:t>Data Type</w:t>
            </w:r>
          </w:p>
        </w:tc>
        <w:tc>
          <w:tcPr>
            <w:tcW w:w="1260" w:type="dxa"/>
            <w:shd w:val="clear" w:color="auto" w:fill="DEEAF6" w:themeFill="accent1" w:themeFillTint="33"/>
          </w:tcPr>
          <w:p w14:paraId="2CA8B59D" w14:textId="77777777" w:rsidR="00F36DF8" w:rsidRPr="00262A90" w:rsidRDefault="00F36DF8" w:rsidP="007B7289">
            <w:pPr>
              <w:rPr>
                <w:rFonts w:cstheme="minorHAnsi"/>
                <w:b/>
                <w:bCs/>
              </w:rPr>
            </w:pPr>
            <w:r w:rsidRPr="00262A90">
              <w:rPr>
                <w:rFonts w:cstheme="minorHAnsi"/>
                <w:b/>
                <w:bCs/>
              </w:rPr>
              <w:t>Validations</w:t>
            </w:r>
          </w:p>
        </w:tc>
        <w:tc>
          <w:tcPr>
            <w:tcW w:w="810" w:type="dxa"/>
            <w:shd w:val="clear" w:color="auto" w:fill="DEEAF6" w:themeFill="accent1" w:themeFillTint="33"/>
          </w:tcPr>
          <w:p w14:paraId="5F4C1523" w14:textId="77777777" w:rsidR="00F36DF8" w:rsidRPr="00262A90" w:rsidRDefault="00F36DF8" w:rsidP="007B7289">
            <w:pPr>
              <w:rPr>
                <w:rFonts w:cstheme="minorHAnsi"/>
                <w:b/>
                <w:bCs/>
              </w:rPr>
            </w:pPr>
            <w:r w:rsidRPr="00262A90">
              <w:rPr>
                <w:rFonts w:cstheme="minorHAnsi"/>
                <w:b/>
                <w:bCs/>
              </w:rPr>
              <w:t>Length</w:t>
            </w:r>
          </w:p>
        </w:tc>
        <w:tc>
          <w:tcPr>
            <w:tcW w:w="1260" w:type="dxa"/>
            <w:shd w:val="clear" w:color="auto" w:fill="DEEAF6" w:themeFill="accent1" w:themeFillTint="33"/>
          </w:tcPr>
          <w:p w14:paraId="04D3B609" w14:textId="77777777" w:rsidR="00F36DF8" w:rsidRPr="00262A90" w:rsidRDefault="00F36DF8" w:rsidP="007B7289">
            <w:pPr>
              <w:rPr>
                <w:rFonts w:cstheme="minorHAnsi"/>
                <w:b/>
                <w:bCs/>
              </w:rPr>
            </w:pPr>
            <w:r w:rsidRPr="00262A90">
              <w:rPr>
                <w:rFonts w:cstheme="minorHAnsi"/>
                <w:b/>
                <w:bCs/>
              </w:rPr>
              <w:t>Mandatory</w:t>
            </w:r>
          </w:p>
        </w:tc>
        <w:tc>
          <w:tcPr>
            <w:tcW w:w="1890" w:type="dxa"/>
            <w:shd w:val="clear" w:color="auto" w:fill="DEEAF6" w:themeFill="accent1" w:themeFillTint="33"/>
          </w:tcPr>
          <w:p w14:paraId="48FB3456" w14:textId="77777777" w:rsidR="00F36DF8" w:rsidRPr="00262A90" w:rsidRDefault="00F36DF8" w:rsidP="007B7289">
            <w:pPr>
              <w:rPr>
                <w:rFonts w:cstheme="minorHAnsi"/>
                <w:b/>
                <w:bCs/>
              </w:rPr>
            </w:pPr>
            <w:r w:rsidRPr="00262A90">
              <w:rPr>
                <w:rFonts w:cstheme="minorHAnsi"/>
                <w:b/>
                <w:bCs/>
              </w:rPr>
              <w:t>Comments</w:t>
            </w:r>
          </w:p>
        </w:tc>
      </w:tr>
      <w:tr w:rsidR="00F36DF8" w14:paraId="1611FC50" w14:textId="77777777" w:rsidTr="007B7289">
        <w:tc>
          <w:tcPr>
            <w:tcW w:w="630" w:type="dxa"/>
          </w:tcPr>
          <w:p w14:paraId="2D71A13B" w14:textId="716E4F99" w:rsidR="00F36DF8" w:rsidRPr="005220DB" w:rsidRDefault="002E698A" w:rsidP="007B7289">
            <w:pPr>
              <w:rPr>
                <w:rFonts w:cstheme="minorHAnsi"/>
              </w:rPr>
            </w:pPr>
            <w:r>
              <w:rPr>
                <w:rFonts w:cstheme="minorHAnsi"/>
              </w:rPr>
              <w:t>1</w:t>
            </w:r>
          </w:p>
        </w:tc>
        <w:tc>
          <w:tcPr>
            <w:tcW w:w="1980" w:type="dxa"/>
          </w:tcPr>
          <w:p w14:paraId="7B431EFC" w14:textId="77777777" w:rsidR="00F36DF8" w:rsidRPr="005220DB" w:rsidRDefault="00F36DF8" w:rsidP="007B7289">
            <w:pPr>
              <w:rPr>
                <w:rFonts w:cstheme="minorHAnsi"/>
              </w:rPr>
            </w:pPr>
            <w:r>
              <w:t>Password</w:t>
            </w:r>
          </w:p>
        </w:tc>
        <w:tc>
          <w:tcPr>
            <w:tcW w:w="1080" w:type="dxa"/>
          </w:tcPr>
          <w:p w14:paraId="59089F7C" w14:textId="77777777" w:rsidR="00F36DF8" w:rsidRPr="005220DB" w:rsidRDefault="00F36DF8" w:rsidP="007B7289">
            <w:pPr>
              <w:rPr>
                <w:rFonts w:cstheme="minorHAnsi"/>
              </w:rPr>
            </w:pPr>
            <w:r>
              <w:t>Text Box</w:t>
            </w:r>
          </w:p>
        </w:tc>
        <w:tc>
          <w:tcPr>
            <w:tcW w:w="1260" w:type="dxa"/>
          </w:tcPr>
          <w:p w14:paraId="3ADB2E4A" w14:textId="77777777" w:rsidR="00F36DF8" w:rsidRPr="005220DB" w:rsidRDefault="00F36DF8" w:rsidP="007B7289">
            <w:pPr>
              <w:rPr>
                <w:rFonts w:cstheme="minorHAnsi"/>
              </w:rPr>
            </w:pPr>
            <w:r>
              <w:t>As per data migration policy</w:t>
            </w:r>
          </w:p>
        </w:tc>
        <w:tc>
          <w:tcPr>
            <w:tcW w:w="810" w:type="dxa"/>
          </w:tcPr>
          <w:p w14:paraId="058BA959" w14:textId="77777777" w:rsidR="00F36DF8" w:rsidRPr="005220DB" w:rsidRDefault="00F36DF8" w:rsidP="007B7289">
            <w:pPr>
              <w:rPr>
                <w:rFonts w:cstheme="minorHAnsi"/>
              </w:rPr>
            </w:pPr>
          </w:p>
        </w:tc>
        <w:tc>
          <w:tcPr>
            <w:tcW w:w="1260" w:type="dxa"/>
          </w:tcPr>
          <w:p w14:paraId="59EC745A" w14:textId="77777777" w:rsidR="00F36DF8" w:rsidRPr="005220DB" w:rsidRDefault="00F36DF8" w:rsidP="007B7289">
            <w:pPr>
              <w:rPr>
                <w:rFonts w:cstheme="minorHAnsi"/>
              </w:rPr>
            </w:pPr>
            <w:r>
              <w:t>Yes</w:t>
            </w:r>
          </w:p>
        </w:tc>
        <w:tc>
          <w:tcPr>
            <w:tcW w:w="1890" w:type="dxa"/>
          </w:tcPr>
          <w:p w14:paraId="5F38834D" w14:textId="77777777" w:rsidR="00F36DF8" w:rsidRPr="005220DB" w:rsidRDefault="00F36DF8" w:rsidP="007B7289">
            <w:pPr>
              <w:rPr>
                <w:rFonts w:cstheme="minorHAnsi"/>
              </w:rPr>
            </w:pPr>
            <w:r>
              <w:t>Password strength indicator.</w:t>
            </w:r>
          </w:p>
        </w:tc>
      </w:tr>
      <w:tr w:rsidR="00F36DF8" w14:paraId="448DD510" w14:textId="77777777" w:rsidTr="007B7289">
        <w:tc>
          <w:tcPr>
            <w:tcW w:w="630" w:type="dxa"/>
          </w:tcPr>
          <w:p w14:paraId="4B094CA6" w14:textId="3D778F37" w:rsidR="00F36DF8" w:rsidRDefault="002E698A" w:rsidP="007B7289">
            <w:pPr>
              <w:rPr>
                <w:rFonts w:cstheme="minorHAnsi"/>
              </w:rPr>
            </w:pPr>
            <w:r>
              <w:rPr>
                <w:rFonts w:cstheme="minorHAnsi"/>
              </w:rPr>
              <w:t>2</w:t>
            </w:r>
          </w:p>
        </w:tc>
        <w:tc>
          <w:tcPr>
            <w:tcW w:w="1980" w:type="dxa"/>
          </w:tcPr>
          <w:p w14:paraId="3ECE5000" w14:textId="77777777" w:rsidR="00F36DF8" w:rsidRDefault="00F36DF8" w:rsidP="007B7289">
            <w:pPr>
              <w:rPr>
                <w:rFonts w:cstheme="minorHAnsi"/>
              </w:rPr>
            </w:pPr>
            <w:r>
              <w:rPr>
                <w:rFonts w:cstheme="minorHAnsi"/>
              </w:rPr>
              <w:t>Re-Enter Password</w:t>
            </w:r>
          </w:p>
        </w:tc>
        <w:tc>
          <w:tcPr>
            <w:tcW w:w="1080" w:type="dxa"/>
          </w:tcPr>
          <w:p w14:paraId="0BDFE5B9" w14:textId="77777777" w:rsidR="00F36DF8" w:rsidRPr="005220DB" w:rsidRDefault="00F36DF8" w:rsidP="007B7289">
            <w:pPr>
              <w:rPr>
                <w:rFonts w:cstheme="minorHAnsi"/>
              </w:rPr>
            </w:pPr>
            <w:r>
              <w:t>Text Box</w:t>
            </w:r>
          </w:p>
        </w:tc>
        <w:tc>
          <w:tcPr>
            <w:tcW w:w="1260" w:type="dxa"/>
          </w:tcPr>
          <w:p w14:paraId="277C95E4" w14:textId="77777777" w:rsidR="00F36DF8" w:rsidRPr="005220DB" w:rsidRDefault="00F36DF8" w:rsidP="007B7289">
            <w:pPr>
              <w:rPr>
                <w:rFonts w:cstheme="minorHAnsi"/>
              </w:rPr>
            </w:pPr>
            <w:r>
              <w:t>As per data migration policy</w:t>
            </w:r>
          </w:p>
        </w:tc>
        <w:tc>
          <w:tcPr>
            <w:tcW w:w="810" w:type="dxa"/>
          </w:tcPr>
          <w:p w14:paraId="718F21B1" w14:textId="77777777" w:rsidR="00F36DF8" w:rsidRDefault="00F36DF8" w:rsidP="007B7289">
            <w:pPr>
              <w:rPr>
                <w:rFonts w:cstheme="minorHAnsi"/>
              </w:rPr>
            </w:pPr>
          </w:p>
        </w:tc>
        <w:tc>
          <w:tcPr>
            <w:tcW w:w="1260" w:type="dxa"/>
          </w:tcPr>
          <w:p w14:paraId="1B0C89A6" w14:textId="77777777" w:rsidR="00F36DF8" w:rsidRPr="005220DB" w:rsidRDefault="00F36DF8" w:rsidP="007B7289">
            <w:pPr>
              <w:rPr>
                <w:rFonts w:cstheme="minorHAnsi"/>
              </w:rPr>
            </w:pPr>
            <w:r>
              <w:t>Yes</w:t>
            </w:r>
          </w:p>
        </w:tc>
        <w:tc>
          <w:tcPr>
            <w:tcW w:w="1890" w:type="dxa"/>
          </w:tcPr>
          <w:p w14:paraId="4B097301" w14:textId="77777777" w:rsidR="00F36DF8" w:rsidRPr="005220DB" w:rsidRDefault="00F36DF8" w:rsidP="007B7289">
            <w:pPr>
              <w:rPr>
                <w:rFonts w:cstheme="minorHAnsi"/>
              </w:rPr>
            </w:pPr>
            <w:r>
              <w:t>Should be same as above.</w:t>
            </w:r>
          </w:p>
        </w:tc>
      </w:tr>
      <w:tr w:rsidR="00F36DF8" w14:paraId="537EFCCD" w14:textId="77777777" w:rsidTr="007B7289">
        <w:tc>
          <w:tcPr>
            <w:tcW w:w="630" w:type="dxa"/>
          </w:tcPr>
          <w:p w14:paraId="1033AFA4" w14:textId="4B0293D9" w:rsidR="00F36DF8" w:rsidRPr="005220DB" w:rsidRDefault="002E698A" w:rsidP="007B7289">
            <w:pPr>
              <w:rPr>
                <w:rFonts w:cstheme="minorHAnsi"/>
              </w:rPr>
            </w:pPr>
            <w:r>
              <w:rPr>
                <w:rFonts w:cstheme="minorHAnsi"/>
              </w:rPr>
              <w:t>3</w:t>
            </w:r>
          </w:p>
        </w:tc>
        <w:tc>
          <w:tcPr>
            <w:tcW w:w="1980" w:type="dxa"/>
          </w:tcPr>
          <w:p w14:paraId="29E5DE7A" w14:textId="77777777" w:rsidR="00F36DF8" w:rsidRPr="005220DB" w:rsidRDefault="00F36DF8" w:rsidP="007B7289">
            <w:pPr>
              <w:rPr>
                <w:rFonts w:cstheme="minorHAnsi"/>
              </w:rPr>
            </w:pPr>
            <w:r>
              <w:t>Password Policy</w:t>
            </w:r>
          </w:p>
        </w:tc>
        <w:tc>
          <w:tcPr>
            <w:tcW w:w="1080" w:type="dxa"/>
          </w:tcPr>
          <w:p w14:paraId="7294B520" w14:textId="77777777" w:rsidR="00F36DF8" w:rsidRPr="005220DB" w:rsidRDefault="00F36DF8" w:rsidP="007B7289">
            <w:pPr>
              <w:rPr>
                <w:rFonts w:cstheme="minorHAnsi"/>
              </w:rPr>
            </w:pPr>
            <w:r>
              <w:t>Icon</w:t>
            </w:r>
          </w:p>
        </w:tc>
        <w:tc>
          <w:tcPr>
            <w:tcW w:w="1260" w:type="dxa"/>
          </w:tcPr>
          <w:p w14:paraId="4DF57F6A" w14:textId="77777777" w:rsidR="00F36DF8" w:rsidRPr="005220DB" w:rsidRDefault="00F36DF8" w:rsidP="007B7289">
            <w:pPr>
              <w:rPr>
                <w:rFonts w:cstheme="minorHAnsi"/>
              </w:rPr>
            </w:pPr>
          </w:p>
        </w:tc>
        <w:tc>
          <w:tcPr>
            <w:tcW w:w="810" w:type="dxa"/>
          </w:tcPr>
          <w:p w14:paraId="5E25E9D6" w14:textId="77777777" w:rsidR="00F36DF8" w:rsidRPr="005220DB" w:rsidRDefault="00F36DF8" w:rsidP="007B7289">
            <w:pPr>
              <w:rPr>
                <w:rFonts w:cstheme="minorHAnsi"/>
              </w:rPr>
            </w:pPr>
          </w:p>
        </w:tc>
        <w:tc>
          <w:tcPr>
            <w:tcW w:w="1260" w:type="dxa"/>
          </w:tcPr>
          <w:p w14:paraId="6F8898E5" w14:textId="77777777" w:rsidR="00F36DF8" w:rsidRPr="005220DB" w:rsidRDefault="00F36DF8" w:rsidP="007B7289">
            <w:pPr>
              <w:rPr>
                <w:rFonts w:cstheme="minorHAnsi"/>
              </w:rPr>
            </w:pPr>
          </w:p>
        </w:tc>
        <w:tc>
          <w:tcPr>
            <w:tcW w:w="1890" w:type="dxa"/>
          </w:tcPr>
          <w:p w14:paraId="665E8772" w14:textId="77777777" w:rsidR="00F36DF8" w:rsidRPr="005220DB" w:rsidRDefault="00F36DF8" w:rsidP="007B7289">
            <w:pPr>
              <w:rPr>
                <w:rFonts w:cstheme="minorHAnsi"/>
              </w:rPr>
            </w:pPr>
            <w:r>
              <w:t xml:space="preserve">On click the icon, will display the password policy in pop up. </w:t>
            </w:r>
          </w:p>
        </w:tc>
      </w:tr>
      <w:tr w:rsidR="00AD5718" w14:paraId="3348D4A2" w14:textId="77777777" w:rsidTr="007B7289">
        <w:tc>
          <w:tcPr>
            <w:tcW w:w="630" w:type="dxa"/>
          </w:tcPr>
          <w:p w14:paraId="49B51CE3" w14:textId="323E6556" w:rsidR="00AD5718" w:rsidRPr="005220DB" w:rsidRDefault="00AD5718" w:rsidP="00AD5718">
            <w:pPr>
              <w:rPr>
                <w:rFonts w:cstheme="minorHAnsi"/>
              </w:rPr>
            </w:pPr>
            <w:r>
              <w:rPr>
                <w:rFonts w:cstheme="minorHAnsi"/>
              </w:rPr>
              <w:t>4</w:t>
            </w:r>
          </w:p>
        </w:tc>
        <w:tc>
          <w:tcPr>
            <w:tcW w:w="1980" w:type="dxa"/>
          </w:tcPr>
          <w:p w14:paraId="44221731" w14:textId="17B95E29" w:rsidR="00AD5718" w:rsidRPr="005220DB" w:rsidRDefault="00AD5718" w:rsidP="00AD5718">
            <w:pPr>
              <w:rPr>
                <w:rFonts w:cstheme="minorHAnsi"/>
              </w:rPr>
            </w:pPr>
            <w:r>
              <w:rPr>
                <w:rFonts w:cstheme="minorHAnsi"/>
              </w:rPr>
              <w:t>Cancel</w:t>
            </w:r>
          </w:p>
        </w:tc>
        <w:tc>
          <w:tcPr>
            <w:tcW w:w="1080" w:type="dxa"/>
          </w:tcPr>
          <w:p w14:paraId="6AE08DC3" w14:textId="3D5E15F9" w:rsidR="00AD5718" w:rsidRPr="005220DB" w:rsidRDefault="00AD5718" w:rsidP="00AD5718">
            <w:pPr>
              <w:rPr>
                <w:rFonts w:cstheme="minorHAnsi"/>
              </w:rPr>
            </w:pPr>
            <w:r>
              <w:rPr>
                <w:rFonts w:cstheme="minorHAnsi"/>
              </w:rPr>
              <w:t>Button</w:t>
            </w:r>
          </w:p>
        </w:tc>
        <w:tc>
          <w:tcPr>
            <w:tcW w:w="1260" w:type="dxa"/>
          </w:tcPr>
          <w:p w14:paraId="43AB5F4F" w14:textId="5D7DCB72" w:rsidR="00AD5718" w:rsidRPr="005220DB" w:rsidRDefault="00AD5718" w:rsidP="00AD5718">
            <w:pPr>
              <w:rPr>
                <w:rFonts w:cstheme="minorHAnsi"/>
              </w:rPr>
            </w:pPr>
            <w:r>
              <w:rPr>
                <w:rFonts w:cstheme="minorHAnsi"/>
              </w:rPr>
              <w:t>NA</w:t>
            </w:r>
          </w:p>
        </w:tc>
        <w:tc>
          <w:tcPr>
            <w:tcW w:w="810" w:type="dxa"/>
          </w:tcPr>
          <w:p w14:paraId="20744214" w14:textId="3DF2B406" w:rsidR="00AD5718" w:rsidRPr="005220DB" w:rsidRDefault="00AD5718" w:rsidP="00AD5718">
            <w:pPr>
              <w:rPr>
                <w:rFonts w:cstheme="minorHAnsi"/>
              </w:rPr>
            </w:pPr>
            <w:r>
              <w:rPr>
                <w:rFonts w:cstheme="minorHAnsi"/>
              </w:rPr>
              <w:t>NA</w:t>
            </w:r>
          </w:p>
        </w:tc>
        <w:tc>
          <w:tcPr>
            <w:tcW w:w="1260" w:type="dxa"/>
          </w:tcPr>
          <w:p w14:paraId="2717ADB8" w14:textId="22F11B54" w:rsidR="00AD5718" w:rsidRPr="005220DB" w:rsidRDefault="00AD5718" w:rsidP="00AD5718">
            <w:pPr>
              <w:rPr>
                <w:rFonts w:cstheme="minorHAnsi"/>
              </w:rPr>
            </w:pPr>
            <w:r>
              <w:rPr>
                <w:rFonts w:cstheme="minorHAnsi"/>
              </w:rPr>
              <w:t>No</w:t>
            </w:r>
          </w:p>
        </w:tc>
        <w:tc>
          <w:tcPr>
            <w:tcW w:w="1890" w:type="dxa"/>
          </w:tcPr>
          <w:p w14:paraId="16B2347E" w14:textId="77777777" w:rsidR="00AD5718" w:rsidRDefault="00AD5718" w:rsidP="00AD5718">
            <w:pPr>
              <w:rPr>
                <w:rFonts w:cstheme="minorHAnsi"/>
              </w:rPr>
            </w:pPr>
            <w:r>
              <w:rPr>
                <w:rFonts w:cstheme="minorHAnsi"/>
              </w:rPr>
              <w:t>On click the button, app will prompt “Do you want to cancel the progress? With an option Yes and No”.</w:t>
            </w:r>
          </w:p>
          <w:p w14:paraId="4D948A7B" w14:textId="77777777" w:rsidR="00AD5718" w:rsidRDefault="00AD5718" w:rsidP="00AD5718">
            <w:pPr>
              <w:rPr>
                <w:rFonts w:cstheme="minorHAnsi"/>
              </w:rPr>
            </w:pPr>
            <w:r>
              <w:rPr>
                <w:rFonts w:cstheme="minorHAnsi"/>
              </w:rPr>
              <w:t xml:space="preserve">On click Yes, app will redirect to the main screen.  </w:t>
            </w:r>
          </w:p>
          <w:p w14:paraId="52702503" w14:textId="5691802D" w:rsidR="00AD5718" w:rsidRPr="005220DB" w:rsidRDefault="00AD5718" w:rsidP="00AD5718">
            <w:pPr>
              <w:rPr>
                <w:rFonts w:cstheme="minorHAnsi"/>
              </w:rPr>
            </w:pPr>
            <w:r>
              <w:rPr>
                <w:rFonts w:cstheme="minorHAnsi"/>
              </w:rPr>
              <w:t>On click No, app will remain in the same screen and user can resume further.</w:t>
            </w:r>
          </w:p>
        </w:tc>
      </w:tr>
      <w:tr w:rsidR="00AD5718" w14:paraId="3EBD03D9" w14:textId="77777777" w:rsidTr="007B7289">
        <w:tc>
          <w:tcPr>
            <w:tcW w:w="630" w:type="dxa"/>
          </w:tcPr>
          <w:p w14:paraId="0C121DF3" w14:textId="1F9C4021" w:rsidR="00AD5718" w:rsidRDefault="00AD5718" w:rsidP="00AD5718">
            <w:pPr>
              <w:rPr>
                <w:rFonts w:cstheme="minorHAnsi"/>
              </w:rPr>
            </w:pPr>
            <w:r>
              <w:rPr>
                <w:rFonts w:cstheme="minorHAnsi"/>
              </w:rPr>
              <w:t>5</w:t>
            </w:r>
          </w:p>
        </w:tc>
        <w:tc>
          <w:tcPr>
            <w:tcW w:w="1980" w:type="dxa"/>
          </w:tcPr>
          <w:p w14:paraId="2E13B79D" w14:textId="26EF22FA" w:rsidR="00AD5718" w:rsidRDefault="00AD5718" w:rsidP="00AD5718">
            <w:r>
              <w:rPr>
                <w:rFonts w:cstheme="minorHAnsi"/>
              </w:rPr>
              <w:t>Submit</w:t>
            </w:r>
          </w:p>
        </w:tc>
        <w:tc>
          <w:tcPr>
            <w:tcW w:w="1080" w:type="dxa"/>
          </w:tcPr>
          <w:p w14:paraId="4577CEB0" w14:textId="3F1DA87D" w:rsidR="00AD5718" w:rsidRDefault="00AD5718" w:rsidP="00AD5718">
            <w:r>
              <w:rPr>
                <w:rFonts w:cstheme="minorHAnsi"/>
              </w:rPr>
              <w:t>Button</w:t>
            </w:r>
          </w:p>
        </w:tc>
        <w:tc>
          <w:tcPr>
            <w:tcW w:w="1260" w:type="dxa"/>
          </w:tcPr>
          <w:p w14:paraId="204108CF" w14:textId="6FD58AD0" w:rsidR="00AD5718" w:rsidRDefault="00AD5718" w:rsidP="00AD5718">
            <w:r>
              <w:rPr>
                <w:rFonts w:cstheme="minorHAnsi"/>
              </w:rPr>
              <w:t>NA</w:t>
            </w:r>
          </w:p>
        </w:tc>
        <w:tc>
          <w:tcPr>
            <w:tcW w:w="810" w:type="dxa"/>
          </w:tcPr>
          <w:p w14:paraId="79FBC2FD" w14:textId="6E3B51BC" w:rsidR="00AD5718" w:rsidRPr="005220DB" w:rsidRDefault="00AD5718" w:rsidP="00AD5718">
            <w:pPr>
              <w:rPr>
                <w:rFonts w:cstheme="minorHAnsi"/>
              </w:rPr>
            </w:pPr>
            <w:r>
              <w:rPr>
                <w:rFonts w:cstheme="minorHAnsi"/>
              </w:rPr>
              <w:t>NA</w:t>
            </w:r>
          </w:p>
        </w:tc>
        <w:tc>
          <w:tcPr>
            <w:tcW w:w="1260" w:type="dxa"/>
          </w:tcPr>
          <w:p w14:paraId="4A74634A" w14:textId="74BB8305" w:rsidR="00AD5718" w:rsidRDefault="00AD5718" w:rsidP="00AD5718">
            <w:r>
              <w:rPr>
                <w:rFonts w:cstheme="minorHAnsi"/>
              </w:rPr>
              <w:t>No</w:t>
            </w:r>
          </w:p>
        </w:tc>
        <w:tc>
          <w:tcPr>
            <w:tcW w:w="1890" w:type="dxa"/>
          </w:tcPr>
          <w:p w14:paraId="6E11DFA1" w14:textId="589E3C0B" w:rsidR="00AD5718" w:rsidRDefault="00AD5718" w:rsidP="00AD5718">
            <w:r>
              <w:rPr>
                <w:rFonts w:cstheme="minorHAnsi"/>
              </w:rPr>
              <w:t>On click the button, app will navigate to the next screen.</w:t>
            </w:r>
          </w:p>
        </w:tc>
      </w:tr>
    </w:tbl>
    <w:p w14:paraId="630A695F" w14:textId="77777777" w:rsidR="00F36DF8" w:rsidRPr="00D75CCC" w:rsidRDefault="00F36DF8" w:rsidP="00F36DF8">
      <w:pPr>
        <w:ind w:firstLine="720"/>
        <w:jc w:val="both"/>
        <w:rPr>
          <w:rFonts w:cstheme="minorHAnsi"/>
          <w:b/>
          <w:bCs/>
          <w:sz w:val="24"/>
          <w:szCs w:val="24"/>
        </w:rPr>
      </w:pPr>
      <w:r w:rsidRPr="00D75CCC">
        <w:rPr>
          <w:rFonts w:cstheme="minorHAnsi"/>
          <w:b/>
          <w:bCs/>
          <w:sz w:val="24"/>
          <w:szCs w:val="24"/>
        </w:rPr>
        <w:t>Validations:</w:t>
      </w:r>
    </w:p>
    <w:p w14:paraId="21794E76" w14:textId="77777777" w:rsidR="00F36DF8" w:rsidRPr="00D75CCC" w:rsidRDefault="00F36DF8" w:rsidP="00F36DF8">
      <w:pPr>
        <w:pStyle w:val="ListParagraph"/>
        <w:numPr>
          <w:ilvl w:val="0"/>
          <w:numId w:val="12"/>
        </w:numPr>
        <w:rPr>
          <w:rFonts w:cstheme="minorHAnsi"/>
          <w:sz w:val="24"/>
          <w:szCs w:val="24"/>
        </w:rPr>
      </w:pPr>
      <w:r w:rsidRPr="00D75CCC">
        <w:rPr>
          <w:rFonts w:cstheme="minorHAnsi"/>
          <w:sz w:val="24"/>
          <w:szCs w:val="24"/>
        </w:rPr>
        <w:lastRenderedPageBreak/>
        <w:t xml:space="preserve">Each field will validate immediately after complete entry  </w:t>
      </w:r>
    </w:p>
    <w:p w14:paraId="201B9811" w14:textId="77777777" w:rsidR="00F36DF8" w:rsidRPr="00D75CCC" w:rsidRDefault="00F36DF8" w:rsidP="00F36DF8">
      <w:pPr>
        <w:pStyle w:val="ListParagraph"/>
        <w:numPr>
          <w:ilvl w:val="0"/>
          <w:numId w:val="12"/>
        </w:numPr>
        <w:rPr>
          <w:rFonts w:cstheme="minorHAnsi"/>
          <w:sz w:val="24"/>
          <w:szCs w:val="24"/>
        </w:rPr>
      </w:pPr>
      <w:r w:rsidRPr="00D75CCC">
        <w:rPr>
          <w:rFonts w:cstheme="minorHAnsi"/>
          <w:sz w:val="24"/>
          <w:szCs w:val="24"/>
        </w:rPr>
        <w:t xml:space="preserve">Password will show graphical bar show in real-time entry the password to show for customer if PW is strong, medium or week against password policy </w:t>
      </w:r>
    </w:p>
    <w:p w14:paraId="5DA58045" w14:textId="77777777" w:rsidR="00F36DF8" w:rsidRPr="00D75CCC" w:rsidRDefault="00F36DF8" w:rsidP="00F36DF8">
      <w:pPr>
        <w:pStyle w:val="ListParagraph"/>
        <w:numPr>
          <w:ilvl w:val="0"/>
          <w:numId w:val="12"/>
        </w:numPr>
        <w:rPr>
          <w:rFonts w:cstheme="minorHAnsi"/>
          <w:sz w:val="24"/>
          <w:szCs w:val="24"/>
        </w:rPr>
      </w:pPr>
      <w:r w:rsidRPr="00D75CCC">
        <w:rPr>
          <w:rFonts w:cstheme="minorHAnsi"/>
          <w:sz w:val="24"/>
          <w:szCs w:val="24"/>
        </w:rPr>
        <w:t xml:space="preserve">If second password entry not matched, show for customer that it’s not matched </w:t>
      </w:r>
    </w:p>
    <w:p w14:paraId="1A09979C" w14:textId="77777777" w:rsidR="00F36DF8" w:rsidRPr="006E045C" w:rsidRDefault="00F36DF8" w:rsidP="00F36DF8">
      <w:pPr>
        <w:ind w:firstLine="720"/>
        <w:jc w:val="both"/>
        <w:rPr>
          <w:rFonts w:cstheme="minorHAnsi"/>
          <w:b/>
          <w:bCs/>
          <w:sz w:val="24"/>
          <w:szCs w:val="24"/>
        </w:rPr>
      </w:pPr>
      <w:r w:rsidRPr="006E045C">
        <w:rPr>
          <w:rFonts w:cstheme="minorHAnsi"/>
          <w:b/>
          <w:bCs/>
          <w:sz w:val="24"/>
          <w:szCs w:val="24"/>
        </w:rPr>
        <w:t>Screen 4:</w:t>
      </w:r>
    </w:p>
    <w:p w14:paraId="7D09FF54" w14:textId="3B8C1AF7" w:rsidR="00F36DF8" w:rsidRDefault="00F36DF8" w:rsidP="00F36DF8">
      <w:pPr>
        <w:pStyle w:val="ListParagraph"/>
        <w:numPr>
          <w:ilvl w:val="0"/>
          <w:numId w:val="2"/>
        </w:numPr>
        <w:rPr>
          <w:rFonts w:cstheme="minorHAnsi"/>
          <w:sz w:val="24"/>
          <w:szCs w:val="24"/>
        </w:rPr>
      </w:pPr>
      <w:r>
        <w:rPr>
          <w:rFonts w:cstheme="minorHAnsi"/>
          <w:sz w:val="24"/>
          <w:szCs w:val="24"/>
        </w:rPr>
        <w:t xml:space="preserve">Once the user </w:t>
      </w:r>
      <w:r w:rsidR="002E698A">
        <w:rPr>
          <w:rFonts w:cstheme="minorHAnsi"/>
          <w:sz w:val="24"/>
          <w:szCs w:val="24"/>
        </w:rPr>
        <w:t>submitted, the new password will be updated in DB and a</w:t>
      </w:r>
      <w:r>
        <w:rPr>
          <w:rFonts w:cstheme="minorHAnsi"/>
          <w:sz w:val="24"/>
          <w:szCs w:val="24"/>
        </w:rPr>
        <w:t>pp will redirect to the success screen</w:t>
      </w:r>
      <w:r w:rsidR="002E698A">
        <w:rPr>
          <w:rFonts w:cstheme="minorHAnsi"/>
          <w:sz w:val="24"/>
          <w:szCs w:val="24"/>
        </w:rPr>
        <w:t>.</w:t>
      </w:r>
    </w:p>
    <w:p w14:paraId="16C93C2E" w14:textId="73A9E0E6" w:rsidR="00E554B6" w:rsidRDefault="002E698A" w:rsidP="22675052">
      <w:pPr>
        <w:pStyle w:val="ListParagraph"/>
        <w:numPr>
          <w:ilvl w:val="0"/>
          <w:numId w:val="2"/>
        </w:numPr>
        <w:jc w:val="both"/>
        <w:rPr>
          <w:sz w:val="24"/>
          <w:szCs w:val="24"/>
        </w:rPr>
      </w:pPr>
      <w:r w:rsidRPr="22675052">
        <w:rPr>
          <w:sz w:val="24"/>
          <w:szCs w:val="24"/>
        </w:rPr>
        <w:t xml:space="preserve">User will have the option </w:t>
      </w:r>
      <w:proofErr w:type="spellStart"/>
      <w:r w:rsidRPr="22675052">
        <w:rPr>
          <w:sz w:val="24"/>
          <w:szCs w:val="24"/>
        </w:rPr>
        <w:t>o</w:t>
      </w:r>
      <w:proofErr w:type="spellEnd"/>
      <w:r w:rsidRPr="22675052">
        <w:rPr>
          <w:sz w:val="24"/>
          <w:szCs w:val="24"/>
        </w:rPr>
        <w:t xml:space="preserve"> navigate to the login screen.</w:t>
      </w:r>
    </w:p>
    <w:p w14:paraId="19CCF00F" w14:textId="47213595" w:rsidR="000D70BF" w:rsidRDefault="000D70BF" w:rsidP="000D70BF">
      <w:pPr>
        <w:ind w:firstLine="720"/>
        <w:jc w:val="both"/>
        <w:rPr>
          <w:rFonts w:cstheme="minorHAnsi"/>
          <w:b/>
          <w:bCs/>
          <w:sz w:val="24"/>
          <w:szCs w:val="24"/>
        </w:rPr>
      </w:pPr>
      <w:r w:rsidRPr="00322D95">
        <w:rPr>
          <w:rFonts w:cstheme="minorHAnsi"/>
          <w:b/>
          <w:bCs/>
          <w:sz w:val="24"/>
          <w:szCs w:val="24"/>
        </w:rPr>
        <w:t>APIs</w:t>
      </w:r>
    </w:p>
    <w:p w14:paraId="66222639" w14:textId="77777777" w:rsidR="000D70BF" w:rsidRDefault="000D70BF" w:rsidP="000D70BF">
      <w:pPr>
        <w:pStyle w:val="ListParagraph"/>
        <w:numPr>
          <w:ilvl w:val="0"/>
          <w:numId w:val="17"/>
        </w:numPr>
        <w:jc w:val="both"/>
        <w:rPr>
          <w:rFonts w:cstheme="minorHAnsi"/>
          <w:sz w:val="24"/>
          <w:szCs w:val="24"/>
        </w:rPr>
      </w:pPr>
      <w:r w:rsidRPr="00322D95">
        <w:rPr>
          <w:rFonts w:cstheme="minorHAnsi"/>
          <w:sz w:val="24"/>
          <w:szCs w:val="24"/>
        </w:rPr>
        <w:t>Card validation API will be invoked to validate the entered card details.</w:t>
      </w:r>
    </w:p>
    <w:p w14:paraId="5725BB5C" w14:textId="77777777" w:rsidR="000D70BF" w:rsidRPr="000D70BF" w:rsidRDefault="000D70BF" w:rsidP="000D70BF">
      <w:pPr>
        <w:jc w:val="both"/>
        <w:rPr>
          <w:sz w:val="24"/>
          <w:szCs w:val="24"/>
        </w:rPr>
      </w:pPr>
    </w:p>
    <w:p w14:paraId="45C19B9C" w14:textId="4D27B668" w:rsidR="00664C12" w:rsidRPr="00E554B6" w:rsidRDefault="00E554B6" w:rsidP="00816B83">
      <w:pPr>
        <w:pStyle w:val="Heading2"/>
        <w:numPr>
          <w:ilvl w:val="1"/>
          <w:numId w:val="4"/>
        </w:numPr>
        <w:rPr>
          <w:sz w:val="24"/>
          <w:szCs w:val="24"/>
        </w:rPr>
      </w:pPr>
      <w:bookmarkStart w:id="18" w:name="_Toc117274562"/>
      <w:r w:rsidRPr="00E554B6">
        <w:rPr>
          <w:sz w:val="24"/>
          <w:szCs w:val="24"/>
        </w:rPr>
        <w:t>Login</w:t>
      </w:r>
      <w:bookmarkEnd w:id="18"/>
    </w:p>
    <w:p w14:paraId="5C58C923" w14:textId="2EDA4F64" w:rsidR="00E554B6" w:rsidRPr="00E554B6" w:rsidRDefault="00E554B6" w:rsidP="00D86102">
      <w:pPr>
        <w:pStyle w:val="ListParagraph"/>
        <w:numPr>
          <w:ilvl w:val="0"/>
          <w:numId w:val="2"/>
        </w:numPr>
        <w:rPr>
          <w:rFonts w:cstheme="minorHAnsi"/>
          <w:sz w:val="24"/>
          <w:szCs w:val="24"/>
        </w:rPr>
      </w:pPr>
      <w:r>
        <w:rPr>
          <w:rFonts w:cstheme="minorHAnsi"/>
          <w:sz w:val="24"/>
          <w:szCs w:val="24"/>
        </w:rPr>
        <w:t>This section is for the customer to login into the application.</w:t>
      </w:r>
    </w:p>
    <w:p w14:paraId="38250601" w14:textId="77777777" w:rsidR="001B5952" w:rsidRDefault="001B5952" w:rsidP="00D86102">
      <w:pPr>
        <w:pStyle w:val="ListParagraph"/>
        <w:numPr>
          <w:ilvl w:val="0"/>
          <w:numId w:val="2"/>
        </w:numPr>
        <w:rPr>
          <w:rFonts w:cstheme="minorHAnsi"/>
          <w:sz w:val="24"/>
          <w:szCs w:val="24"/>
        </w:rPr>
      </w:pPr>
      <w:r>
        <w:rPr>
          <w:rFonts w:cstheme="minorHAnsi"/>
          <w:sz w:val="24"/>
          <w:szCs w:val="24"/>
        </w:rPr>
        <w:t>User can login in Internet Banking using the following:</w:t>
      </w:r>
    </w:p>
    <w:p w14:paraId="6C5BB4BE" w14:textId="77777777" w:rsidR="001B5952" w:rsidRDefault="001B5952" w:rsidP="00D86102">
      <w:pPr>
        <w:pStyle w:val="ListParagraph"/>
        <w:numPr>
          <w:ilvl w:val="1"/>
          <w:numId w:val="2"/>
        </w:numPr>
        <w:rPr>
          <w:rFonts w:cstheme="minorHAnsi"/>
          <w:sz w:val="24"/>
          <w:szCs w:val="24"/>
        </w:rPr>
      </w:pPr>
      <w:r>
        <w:rPr>
          <w:rFonts w:cstheme="minorHAnsi"/>
          <w:sz w:val="24"/>
          <w:szCs w:val="24"/>
        </w:rPr>
        <w:t>Username &amp; Password</w:t>
      </w:r>
    </w:p>
    <w:p w14:paraId="3BA5A259" w14:textId="3C5A81E4" w:rsidR="001B5952" w:rsidRDefault="0025540D" w:rsidP="00D86102">
      <w:pPr>
        <w:pStyle w:val="ListParagraph"/>
        <w:numPr>
          <w:ilvl w:val="1"/>
          <w:numId w:val="2"/>
        </w:numPr>
        <w:rPr>
          <w:rFonts w:cstheme="minorHAnsi"/>
          <w:sz w:val="24"/>
          <w:szCs w:val="24"/>
        </w:rPr>
      </w:pPr>
      <w:r>
        <w:rPr>
          <w:rFonts w:cstheme="minorHAnsi"/>
          <w:sz w:val="24"/>
          <w:szCs w:val="24"/>
        </w:rPr>
        <w:t>Captcha</w:t>
      </w:r>
      <w:r w:rsidR="001B5952">
        <w:rPr>
          <w:rFonts w:cstheme="minorHAnsi"/>
          <w:sz w:val="24"/>
          <w:szCs w:val="24"/>
        </w:rPr>
        <w:t xml:space="preserve"> (based on configurations)</w:t>
      </w:r>
    </w:p>
    <w:p w14:paraId="4A901B81" w14:textId="3A56626D" w:rsidR="001B5952" w:rsidRDefault="00B5219D" w:rsidP="00D86102">
      <w:pPr>
        <w:pStyle w:val="ListParagraph"/>
        <w:numPr>
          <w:ilvl w:val="0"/>
          <w:numId w:val="2"/>
        </w:numPr>
        <w:rPr>
          <w:rFonts w:cstheme="minorHAnsi"/>
          <w:sz w:val="24"/>
          <w:szCs w:val="24"/>
        </w:rPr>
      </w:pPr>
      <w:r w:rsidRPr="00523887">
        <w:rPr>
          <w:rFonts w:cstheme="minorHAnsi"/>
          <w:sz w:val="24"/>
          <w:szCs w:val="24"/>
        </w:rPr>
        <w:t xml:space="preserve"> </w:t>
      </w:r>
      <w:r w:rsidR="001B5952">
        <w:rPr>
          <w:rFonts w:cstheme="minorHAnsi"/>
          <w:sz w:val="24"/>
          <w:szCs w:val="24"/>
        </w:rPr>
        <w:t xml:space="preserve">User can login in </w:t>
      </w:r>
      <w:r w:rsidR="00D9180E">
        <w:rPr>
          <w:rFonts w:cstheme="minorHAnsi"/>
          <w:sz w:val="24"/>
          <w:szCs w:val="24"/>
        </w:rPr>
        <w:t>Mobile</w:t>
      </w:r>
      <w:r w:rsidR="001B5952">
        <w:rPr>
          <w:rFonts w:cstheme="minorHAnsi"/>
          <w:sz w:val="24"/>
          <w:szCs w:val="24"/>
        </w:rPr>
        <w:t xml:space="preserve"> Banking using the following:</w:t>
      </w:r>
    </w:p>
    <w:p w14:paraId="157BF490" w14:textId="0C7F9A29" w:rsidR="001B5952" w:rsidRDefault="001B5952" w:rsidP="00D86102">
      <w:pPr>
        <w:pStyle w:val="ListParagraph"/>
        <w:numPr>
          <w:ilvl w:val="1"/>
          <w:numId w:val="2"/>
        </w:numPr>
        <w:rPr>
          <w:rFonts w:cstheme="minorHAnsi"/>
          <w:sz w:val="24"/>
          <w:szCs w:val="24"/>
        </w:rPr>
      </w:pPr>
      <w:r>
        <w:rPr>
          <w:rFonts w:cstheme="minorHAnsi"/>
          <w:sz w:val="24"/>
          <w:szCs w:val="24"/>
        </w:rPr>
        <w:t xml:space="preserve">Password (username will be </w:t>
      </w:r>
      <w:proofErr w:type="spellStart"/>
      <w:r>
        <w:rPr>
          <w:rFonts w:cstheme="minorHAnsi"/>
          <w:sz w:val="24"/>
          <w:szCs w:val="24"/>
        </w:rPr>
        <w:t>binded</w:t>
      </w:r>
      <w:proofErr w:type="spellEnd"/>
      <w:r>
        <w:rPr>
          <w:rFonts w:cstheme="minorHAnsi"/>
          <w:sz w:val="24"/>
          <w:szCs w:val="24"/>
        </w:rPr>
        <w:t xml:space="preserve"> against the device)</w:t>
      </w:r>
    </w:p>
    <w:p w14:paraId="2BC53A32" w14:textId="33EE29C4" w:rsidR="001B5952" w:rsidRDefault="001B5952" w:rsidP="00D86102">
      <w:pPr>
        <w:pStyle w:val="ListParagraph"/>
        <w:numPr>
          <w:ilvl w:val="1"/>
          <w:numId w:val="2"/>
        </w:numPr>
        <w:rPr>
          <w:rFonts w:cstheme="minorHAnsi"/>
          <w:sz w:val="24"/>
          <w:szCs w:val="24"/>
        </w:rPr>
      </w:pPr>
      <w:r w:rsidRPr="0025540D">
        <w:rPr>
          <w:rFonts w:cstheme="minorHAnsi"/>
          <w:sz w:val="24"/>
          <w:szCs w:val="24"/>
        </w:rPr>
        <w:t>Biometric</w:t>
      </w:r>
    </w:p>
    <w:p w14:paraId="33712649" w14:textId="77777777" w:rsidR="00D855CA" w:rsidRDefault="004873AE" w:rsidP="00D86102">
      <w:pPr>
        <w:pStyle w:val="ListParagraph"/>
        <w:numPr>
          <w:ilvl w:val="0"/>
          <w:numId w:val="2"/>
        </w:numPr>
        <w:rPr>
          <w:rFonts w:cstheme="minorHAnsi"/>
          <w:sz w:val="24"/>
          <w:szCs w:val="24"/>
        </w:rPr>
      </w:pPr>
      <w:r>
        <w:rPr>
          <w:rFonts w:cstheme="minorHAnsi"/>
          <w:sz w:val="24"/>
          <w:szCs w:val="24"/>
        </w:rPr>
        <w:t xml:space="preserve">If user enters “X” number of times wrong credentials, the account will be locked and form admin module only bank users can unlock the user id. </w:t>
      </w:r>
    </w:p>
    <w:p w14:paraId="52C50B4F" w14:textId="6375A614" w:rsidR="004873AE" w:rsidRDefault="004873AE" w:rsidP="00D86102">
      <w:pPr>
        <w:pStyle w:val="ListParagraph"/>
        <w:numPr>
          <w:ilvl w:val="0"/>
          <w:numId w:val="2"/>
        </w:numPr>
        <w:rPr>
          <w:rFonts w:cstheme="minorHAnsi"/>
          <w:sz w:val="24"/>
          <w:szCs w:val="24"/>
        </w:rPr>
      </w:pPr>
      <w:r>
        <w:rPr>
          <w:rFonts w:cstheme="minorHAnsi"/>
          <w:sz w:val="24"/>
          <w:szCs w:val="24"/>
        </w:rPr>
        <w:t xml:space="preserve">The number of times </w:t>
      </w:r>
      <w:r w:rsidR="00D855CA">
        <w:rPr>
          <w:rFonts w:cstheme="minorHAnsi"/>
          <w:sz w:val="24"/>
          <w:szCs w:val="24"/>
        </w:rPr>
        <w:t>is</w:t>
      </w:r>
      <w:r>
        <w:rPr>
          <w:rFonts w:cstheme="minorHAnsi"/>
          <w:sz w:val="24"/>
          <w:szCs w:val="24"/>
        </w:rPr>
        <w:t xml:space="preserve"> configurable parameter.</w:t>
      </w:r>
    </w:p>
    <w:p w14:paraId="2729D439" w14:textId="595C152F" w:rsidR="00D855CA" w:rsidRPr="00D855CA" w:rsidRDefault="00D855CA" w:rsidP="00D855CA">
      <w:pPr>
        <w:pStyle w:val="Heading3"/>
        <w:numPr>
          <w:ilvl w:val="2"/>
          <w:numId w:val="4"/>
        </w:numPr>
        <w:rPr>
          <w:sz w:val="24"/>
          <w:szCs w:val="24"/>
        </w:rPr>
      </w:pPr>
      <w:bookmarkStart w:id="19" w:name="_Toc117274563"/>
      <w:r w:rsidRPr="00D855CA">
        <w:rPr>
          <w:sz w:val="24"/>
          <w:szCs w:val="24"/>
        </w:rPr>
        <w:t>Migrated U</w:t>
      </w:r>
      <w:r>
        <w:rPr>
          <w:sz w:val="24"/>
          <w:szCs w:val="24"/>
        </w:rPr>
        <w:t>s</w:t>
      </w:r>
      <w:r w:rsidRPr="00D855CA">
        <w:rPr>
          <w:sz w:val="24"/>
          <w:szCs w:val="24"/>
        </w:rPr>
        <w:t>er</w:t>
      </w:r>
      <w:bookmarkEnd w:id="19"/>
    </w:p>
    <w:p w14:paraId="5B405A85" w14:textId="0E41A2A3" w:rsidR="00D855CA" w:rsidRDefault="00D855CA" w:rsidP="00D86102">
      <w:pPr>
        <w:pStyle w:val="ListParagraph"/>
        <w:numPr>
          <w:ilvl w:val="0"/>
          <w:numId w:val="2"/>
        </w:numPr>
        <w:rPr>
          <w:rFonts w:cstheme="minorHAnsi"/>
          <w:sz w:val="24"/>
          <w:szCs w:val="24"/>
        </w:rPr>
      </w:pPr>
      <w:r>
        <w:rPr>
          <w:rFonts w:cstheme="minorHAnsi"/>
          <w:sz w:val="24"/>
          <w:szCs w:val="24"/>
        </w:rPr>
        <w:t>This section is to explain in detail about the migrated user’s scenario.</w:t>
      </w:r>
    </w:p>
    <w:p w14:paraId="05455600" w14:textId="752ADE91" w:rsidR="00D855CA" w:rsidRDefault="00D855CA" w:rsidP="00D86102">
      <w:pPr>
        <w:pStyle w:val="ListParagraph"/>
        <w:numPr>
          <w:ilvl w:val="0"/>
          <w:numId w:val="2"/>
        </w:numPr>
        <w:rPr>
          <w:rFonts w:cstheme="minorHAnsi"/>
          <w:sz w:val="24"/>
          <w:szCs w:val="24"/>
        </w:rPr>
      </w:pPr>
      <w:r>
        <w:rPr>
          <w:rFonts w:cstheme="minorHAnsi"/>
          <w:sz w:val="24"/>
          <w:szCs w:val="24"/>
        </w:rPr>
        <w:t>When a migrated user tries to login for the first time using the current mobile app username and password, app will recognize the user based on username and will prompt OTP authentication.</w:t>
      </w:r>
    </w:p>
    <w:p w14:paraId="37612082" w14:textId="6C0BF723" w:rsidR="00D855CA" w:rsidRDefault="00D855CA" w:rsidP="00D86102">
      <w:pPr>
        <w:pStyle w:val="ListParagraph"/>
        <w:numPr>
          <w:ilvl w:val="0"/>
          <w:numId w:val="2"/>
        </w:numPr>
        <w:rPr>
          <w:rFonts w:cstheme="minorHAnsi"/>
          <w:sz w:val="24"/>
          <w:szCs w:val="24"/>
        </w:rPr>
      </w:pPr>
      <w:r>
        <w:rPr>
          <w:rFonts w:cstheme="minorHAnsi"/>
          <w:sz w:val="24"/>
          <w:szCs w:val="24"/>
        </w:rPr>
        <w:t>Once OTP authentication is successful, app will launch the screen to capture New Password and Transaction PIN.</w:t>
      </w:r>
    </w:p>
    <w:p w14:paraId="2214E52A" w14:textId="0E9801C6" w:rsidR="00D855CA" w:rsidRDefault="00D855CA" w:rsidP="00D86102">
      <w:pPr>
        <w:pStyle w:val="ListParagraph"/>
        <w:numPr>
          <w:ilvl w:val="0"/>
          <w:numId w:val="2"/>
        </w:numPr>
        <w:rPr>
          <w:rFonts w:cstheme="minorHAnsi"/>
          <w:sz w:val="24"/>
          <w:szCs w:val="24"/>
        </w:rPr>
      </w:pPr>
      <w:r>
        <w:rPr>
          <w:rFonts w:cstheme="minorHAnsi"/>
          <w:sz w:val="24"/>
          <w:szCs w:val="24"/>
        </w:rPr>
        <w:t>Once the New password and Transaction PIN are set, app will display the success message</w:t>
      </w:r>
      <w:r w:rsidR="00D86102">
        <w:rPr>
          <w:rFonts w:cstheme="minorHAnsi"/>
          <w:sz w:val="24"/>
          <w:szCs w:val="24"/>
        </w:rPr>
        <w:t xml:space="preserve"> and automatically login </w:t>
      </w:r>
      <w:r w:rsidR="005C0185">
        <w:rPr>
          <w:rFonts w:cstheme="minorHAnsi"/>
          <w:sz w:val="24"/>
          <w:szCs w:val="24"/>
        </w:rPr>
        <w:t>into</w:t>
      </w:r>
      <w:r w:rsidR="00D86102">
        <w:rPr>
          <w:rFonts w:cstheme="minorHAnsi"/>
          <w:sz w:val="24"/>
          <w:szCs w:val="24"/>
        </w:rPr>
        <w:t xml:space="preserve"> the application and redirect to the Dashboard screen.</w:t>
      </w:r>
    </w:p>
    <w:p w14:paraId="009A38A6" w14:textId="67C44105" w:rsidR="00D86102" w:rsidRDefault="00D86102" w:rsidP="00D86102">
      <w:pPr>
        <w:pStyle w:val="ListParagraph"/>
        <w:numPr>
          <w:ilvl w:val="0"/>
          <w:numId w:val="2"/>
        </w:numPr>
        <w:rPr>
          <w:rFonts w:cstheme="minorHAnsi"/>
          <w:sz w:val="24"/>
          <w:szCs w:val="24"/>
        </w:rPr>
      </w:pPr>
      <w:r>
        <w:rPr>
          <w:rFonts w:cstheme="minorHAnsi"/>
          <w:sz w:val="24"/>
          <w:szCs w:val="24"/>
        </w:rPr>
        <w:lastRenderedPageBreak/>
        <w:t>Before login if the device has biometric feature, app will prompt to enable biometric authentication. User will have the provision to either enable or skip the biometric option.</w:t>
      </w:r>
    </w:p>
    <w:p w14:paraId="6EFF51A1" w14:textId="4FC082D5" w:rsidR="00D86102" w:rsidRPr="00D86102" w:rsidRDefault="00D86102" w:rsidP="00D86102">
      <w:pPr>
        <w:ind w:left="360"/>
        <w:rPr>
          <w:rFonts w:cstheme="minorHAnsi"/>
          <w:sz w:val="24"/>
          <w:szCs w:val="24"/>
        </w:rPr>
      </w:pPr>
      <w:r w:rsidRPr="00D86102">
        <w:rPr>
          <w:rFonts w:cstheme="minorHAnsi"/>
          <w:b/>
          <w:bCs/>
          <w:sz w:val="24"/>
          <w:szCs w:val="24"/>
        </w:rPr>
        <w:t>Note:</w:t>
      </w:r>
      <w:r>
        <w:rPr>
          <w:rFonts w:cstheme="minorHAnsi"/>
          <w:sz w:val="24"/>
          <w:szCs w:val="24"/>
        </w:rPr>
        <w:t xml:space="preserve"> In the backend system, once the migrated user set new password and TPIN, then the respective user will become a regular user and their record will be moved from the migrated table to the App user table.</w:t>
      </w:r>
    </w:p>
    <w:p w14:paraId="71241399" w14:textId="77777777" w:rsidR="000D70BF" w:rsidRPr="000D70BF" w:rsidRDefault="000D70BF" w:rsidP="000D70BF">
      <w:pPr>
        <w:jc w:val="both"/>
        <w:rPr>
          <w:rFonts w:cstheme="minorHAnsi"/>
          <w:sz w:val="24"/>
          <w:szCs w:val="24"/>
        </w:rPr>
      </w:pPr>
    </w:p>
    <w:p w14:paraId="690C36D4" w14:textId="4FB4203D" w:rsidR="00063394" w:rsidRDefault="00063394" w:rsidP="00816B83">
      <w:pPr>
        <w:pStyle w:val="Heading1"/>
        <w:numPr>
          <w:ilvl w:val="0"/>
          <w:numId w:val="4"/>
        </w:numPr>
        <w:jc w:val="both"/>
        <w:rPr>
          <w:rFonts w:cstheme="minorHAnsi"/>
          <w:sz w:val="24"/>
          <w:szCs w:val="24"/>
        </w:rPr>
      </w:pPr>
      <w:bookmarkStart w:id="20" w:name="_Toc117274564"/>
      <w:r>
        <w:rPr>
          <w:rFonts w:cstheme="minorHAnsi"/>
          <w:sz w:val="24"/>
          <w:szCs w:val="24"/>
        </w:rPr>
        <w:t>Others Pre-login Features</w:t>
      </w:r>
      <w:bookmarkEnd w:id="20"/>
    </w:p>
    <w:p w14:paraId="1F194830" w14:textId="5A155089" w:rsidR="0063397D" w:rsidRPr="0063397D" w:rsidRDefault="0063397D" w:rsidP="00872582">
      <w:pPr>
        <w:pStyle w:val="ListParagraph"/>
        <w:numPr>
          <w:ilvl w:val="0"/>
          <w:numId w:val="13"/>
        </w:numPr>
        <w:rPr>
          <w:sz w:val="22"/>
          <w:szCs w:val="22"/>
        </w:rPr>
      </w:pPr>
      <w:r w:rsidRPr="0063397D">
        <w:rPr>
          <w:sz w:val="22"/>
          <w:szCs w:val="22"/>
        </w:rPr>
        <w:t xml:space="preserve">This section is </w:t>
      </w:r>
      <w:r w:rsidR="006E045C">
        <w:rPr>
          <w:sz w:val="22"/>
          <w:szCs w:val="22"/>
        </w:rPr>
        <w:t>to explain in detail about the other pre login module features apart from user management</w:t>
      </w:r>
      <w:r w:rsidRPr="0063397D">
        <w:rPr>
          <w:sz w:val="22"/>
          <w:szCs w:val="22"/>
        </w:rPr>
        <w:t xml:space="preserve">. </w:t>
      </w:r>
    </w:p>
    <w:p w14:paraId="569A1B8A" w14:textId="68299824" w:rsidR="0020755E" w:rsidRDefault="0020755E" w:rsidP="0063397D">
      <w:pPr>
        <w:pStyle w:val="Heading2"/>
        <w:numPr>
          <w:ilvl w:val="1"/>
          <w:numId w:val="4"/>
        </w:numPr>
        <w:rPr>
          <w:sz w:val="24"/>
          <w:szCs w:val="24"/>
        </w:rPr>
      </w:pPr>
      <w:bookmarkStart w:id="21" w:name="_Toc117274565"/>
      <w:r>
        <w:rPr>
          <w:sz w:val="24"/>
          <w:szCs w:val="24"/>
        </w:rPr>
        <w:t>Digital Onboarding</w:t>
      </w:r>
      <w:bookmarkEnd w:id="21"/>
    </w:p>
    <w:p w14:paraId="64BE7243" w14:textId="7A44D440" w:rsidR="00EE4D1A" w:rsidRDefault="00EE4D1A" w:rsidP="00EE4D1A">
      <w:pPr>
        <w:pStyle w:val="ListParagraph"/>
        <w:numPr>
          <w:ilvl w:val="0"/>
          <w:numId w:val="13"/>
        </w:numPr>
        <w:rPr>
          <w:sz w:val="22"/>
          <w:szCs w:val="22"/>
        </w:rPr>
      </w:pPr>
      <w:r w:rsidRPr="0063397D">
        <w:rPr>
          <w:sz w:val="22"/>
          <w:szCs w:val="22"/>
        </w:rPr>
        <w:t xml:space="preserve">This section is </w:t>
      </w:r>
      <w:r>
        <w:rPr>
          <w:sz w:val="22"/>
          <w:szCs w:val="22"/>
        </w:rPr>
        <w:t xml:space="preserve">to for the </w:t>
      </w:r>
      <w:proofErr w:type="gramStart"/>
      <w:r>
        <w:rPr>
          <w:sz w:val="22"/>
          <w:szCs w:val="22"/>
        </w:rPr>
        <w:t>Non-Al Masraf</w:t>
      </w:r>
      <w:proofErr w:type="gramEnd"/>
      <w:r>
        <w:rPr>
          <w:sz w:val="22"/>
          <w:szCs w:val="22"/>
        </w:rPr>
        <w:t xml:space="preserve"> users to open an account in Al Masraf Bank.</w:t>
      </w:r>
    </w:p>
    <w:p w14:paraId="51D9D9FA" w14:textId="06B8FFCB" w:rsidR="00EE4D1A" w:rsidRPr="0063397D" w:rsidRDefault="00EE4D1A" w:rsidP="00EE4D1A">
      <w:pPr>
        <w:pStyle w:val="ListParagraph"/>
        <w:numPr>
          <w:ilvl w:val="0"/>
          <w:numId w:val="13"/>
        </w:numPr>
        <w:rPr>
          <w:sz w:val="22"/>
          <w:szCs w:val="22"/>
        </w:rPr>
      </w:pPr>
      <w:r>
        <w:rPr>
          <w:sz w:val="22"/>
          <w:szCs w:val="22"/>
        </w:rPr>
        <w:t xml:space="preserve">On click the link, the retail onboarding application will be launched within the app and the journey remains as defined in the onboarding application and after competition, user can navigate to the login screen. </w:t>
      </w:r>
      <w:r w:rsidRPr="0063397D">
        <w:rPr>
          <w:sz w:val="22"/>
          <w:szCs w:val="22"/>
        </w:rPr>
        <w:t xml:space="preserve"> </w:t>
      </w:r>
    </w:p>
    <w:p w14:paraId="2FD2805F" w14:textId="76E0D7B8" w:rsidR="006F5B1B" w:rsidRDefault="00F0146E" w:rsidP="0063397D">
      <w:pPr>
        <w:pStyle w:val="Heading2"/>
        <w:numPr>
          <w:ilvl w:val="1"/>
          <w:numId w:val="4"/>
        </w:numPr>
        <w:rPr>
          <w:sz w:val="24"/>
          <w:szCs w:val="24"/>
        </w:rPr>
      </w:pPr>
      <w:bookmarkStart w:id="22" w:name="_Toc117274566"/>
      <w:r w:rsidRPr="0063397D">
        <w:rPr>
          <w:sz w:val="24"/>
          <w:szCs w:val="24"/>
        </w:rPr>
        <w:t>Locators</w:t>
      </w:r>
      <w:bookmarkEnd w:id="22"/>
    </w:p>
    <w:p w14:paraId="2BA5A6B6" w14:textId="792BC1E5" w:rsidR="00EE4D1A" w:rsidRDefault="00EE4D1A" w:rsidP="00EE4D1A">
      <w:pPr>
        <w:pStyle w:val="ListParagraph"/>
        <w:numPr>
          <w:ilvl w:val="0"/>
          <w:numId w:val="13"/>
        </w:numPr>
        <w:rPr>
          <w:sz w:val="22"/>
          <w:szCs w:val="22"/>
        </w:rPr>
      </w:pPr>
      <w:r w:rsidRPr="0063397D">
        <w:rPr>
          <w:sz w:val="22"/>
          <w:szCs w:val="22"/>
        </w:rPr>
        <w:t xml:space="preserve">This section is </w:t>
      </w:r>
      <w:r>
        <w:rPr>
          <w:sz w:val="22"/>
          <w:szCs w:val="22"/>
        </w:rPr>
        <w:t xml:space="preserve">to for the users to view the </w:t>
      </w:r>
      <w:r w:rsidR="002A1D09">
        <w:rPr>
          <w:sz w:val="22"/>
          <w:szCs w:val="22"/>
        </w:rPr>
        <w:t>locations and services offered in the following:</w:t>
      </w:r>
    </w:p>
    <w:p w14:paraId="52E8BCE2" w14:textId="320A7074" w:rsidR="002A1D09" w:rsidRDefault="002A1D09" w:rsidP="002A1D09">
      <w:pPr>
        <w:pStyle w:val="ListParagraph"/>
        <w:numPr>
          <w:ilvl w:val="1"/>
          <w:numId w:val="13"/>
        </w:numPr>
        <w:rPr>
          <w:sz w:val="22"/>
          <w:szCs w:val="22"/>
        </w:rPr>
      </w:pPr>
      <w:r>
        <w:rPr>
          <w:sz w:val="22"/>
          <w:szCs w:val="22"/>
        </w:rPr>
        <w:t>ATMs</w:t>
      </w:r>
    </w:p>
    <w:p w14:paraId="7C81FF83" w14:textId="2BB2A814" w:rsidR="002A1D09" w:rsidRDefault="002A1D09" w:rsidP="002A1D09">
      <w:pPr>
        <w:pStyle w:val="ListParagraph"/>
        <w:numPr>
          <w:ilvl w:val="1"/>
          <w:numId w:val="13"/>
        </w:numPr>
        <w:rPr>
          <w:sz w:val="22"/>
          <w:szCs w:val="22"/>
        </w:rPr>
      </w:pPr>
      <w:r>
        <w:rPr>
          <w:sz w:val="22"/>
          <w:szCs w:val="22"/>
        </w:rPr>
        <w:t>Branches</w:t>
      </w:r>
    </w:p>
    <w:p w14:paraId="71DD806C" w14:textId="65EE2A26" w:rsidR="002A1D09" w:rsidRDefault="002A1D09" w:rsidP="002A1D09">
      <w:pPr>
        <w:pStyle w:val="ListParagraph"/>
        <w:numPr>
          <w:ilvl w:val="1"/>
          <w:numId w:val="13"/>
        </w:numPr>
        <w:rPr>
          <w:sz w:val="22"/>
          <w:szCs w:val="22"/>
        </w:rPr>
      </w:pPr>
      <w:r>
        <w:rPr>
          <w:sz w:val="22"/>
          <w:szCs w:val="22"/>
        </w:rPr>
        <w:t>CCDMs</w:t>
      </w:r>
    </w:p>
    <w:p w14:paraId="44E7137A" w14:textId="0EF01953" w:rsidR="00904D05" w:rsidRDefault="00904D05" w:rsidP="002A1D09">
      <w:pPr>
        <w:pStyle w:val="ListParagraph"/>
        <w:numPr>
          <w:ilvl w:val="0"/>
          <w:numId w:val="13"/>
        </w:numPr>
        <w:rPr>
          <w:sz w:val="22"/>
          <w:szCs w:val="22"/>
        </w:rPr>
      </w:pPr>
      <w:r>
        <w:rPr>
          <w:sz w:val="22"/>
          <w:szCs w:val="22"/>
        </w:rPr>
        <w:t xml:space="preserve">On click a location user </w:t>
      </w:r>
      <w:r w:rsidR="008B345F">
        <w:rPr>
          <w:sz w:val="22"/>
          <w:szCs w:val="22"/>
        </w:rPr>
        <w:t>can be</w:t>
      </w:r>
      <w:r>
        <w:rPr>
          <w:sz w:val="22"/>
          <w:szCs w:val="22"/>
        </w:rPr>
        <w:t xml:space="preserve"> able to view the following:</w:t>
      </w:r>
    </w:p>
    <w:p w14:paraId="65E0E9FE" w14:textId="77777777" w:rsidR="00904D05" w:rsidRDefault="00904D05" w:rsidP="00904D05">
      <w:pPr>
        <w:pStyle w:val="ListParagraph"/>
        <w:numPr>
          <w:ilvl w:val="1"/>
          <w:numId w:val="13"/>
        </w:numPr>
        <w:rPr>
          <w:sz w:val="22"/>
          <w:szCs w:val="22"/>
        </w:rPr>
      </w:pPr>
      <w:r>
        <w:rPr>
          <w:sz w:val="22"/>
          <w:szCs w:val="22"/>
        </w:rPr>
        <w:t>Address</w:t>
      </w:r>
    </w:p>
    <w:p w14:paraId="63691279" w14:textId="77777777" w:rsidR="00904D05" w:rsidRDefault="00904D05" w:rsidP="00904D05">
      <w:pPr>
        <w:pStyle w:val="ListParagraph"/>
        <w:numPr>
          <w:ilvl w:val="1"/>
          <w:numId w:val="13"/>
        </w:numPr>
        <w:rPr>
          <w:sz w:val="22"/>
          <w:szCs w:val="22"/>
        </w:rPr>
      </w:pPr>
      <w:r>
        <w:rPr>
          <w:sz w:val="22"/>
          <w:szCs w:val="22"/>
        </w:rPr>
        <w:t>Contact Details</w:t>
      </w:r>
    </w:p>
    <w:p w14:paraId="1730268D" w14:textId="77777777" w:rsidR="00904D05" w:rsidRDefault="00904D05" w:rsidP="00904D05">
      <w:pPr>
        <w:pStyle w:val="ListParagraph"/>
        <w:numPr>
          <w:ilvl w:val="1"/>
          <w:numId w:val="13"/>
        </w:numPr>
        <w:rPr>
          <w:sz w:val="22"/>
          <w:szCs w:val="22"/>
        </w:rPr>
      </w:pPr>
      <w:r>
        <w:rPr>
          <w:sz w:val="22"/>
          <w:szCs w:val="22"/>
        </w:rPr>
        <w:t>Operation Time</w:t>
      </w:r>
    </w:p>
    <w:p w14:paraId="0D83DA0D" w14:textId="575AA3EA" w:rsidR="002A1D09" w:rsidRDefault="00904D05" w:rsidP="00904D05">
      <w:pPr>
        <w:pStyle w:val="ListParagraph"/>
        <w:numPr>
          <w:ilvl w:val="1"/>
          <w:numId w:val="13"/>
        </w:numPr>
        <w:rPr>
          <w:sz w:val="22"/>
          <w:szCs w:val="22"/>
        </w:rPr>
      </w:pPr>
      <w:r>
        <w:rPr>
          <w:sz w:val="22"/>
          <w:szCs w:val="22"/>
        </w:rPr>
        <w:t>L</w:t>
      </w:r>
      <w:r w:rsidR="002A1D09">
        <w:rPr>
          <w:sz w:val="22"/>
          <w:szCs w:val="22"/>
        </w:rPr>
        <w:t xml:space="preserve">ist of services offered in </w:t>
      </w:r>
      <w:r>
        <w:rPr>
          <w:sz w:val="22"/>
          <w:szCs w:val="22"/>
        </w:rPr>
        <w:t>the respective</w:t>
      </w:r>
      <w:r w:rsidR="002A1D09">
        <w:rPr>
          <w:sz w:val="22"/>
          <w:szCs w:val="22"/>
        </w:rPr>
        <w:t xml:space="preserve"> location.</w:t>
      </w:r>
    </w:p>
    <w:p w14:paraId="049A799E" w14:textId="47365BB2" w:rsidR="00F0146E" w:rsidRDefault="00F0146E" w:rsidP="0063397D">
      <w:pPr>
        <w:pStyle w:val="Heading2"/>
        <w:numPr>
          <w:ilvl w:val="1"/>
          <w:numId w:val="4"/>
        </w:numPr>
        <w:rPr>
          <w:sz w:val="24"/>
          <w:szCs w:val="24"/>
        </w:rPr>
      </w:pPr>
      <w:bookmarkStart w:id="23" w:name="_Toc117274567"/>
      <w:r w:rsidRPr="0063397D">
        <w:rPr>
          <w:sz w:val="24"/>
          <w:szCs w:val="24"/>
        </w:rPr>
        <w:t>Exchange Rates</w:t>
      </w:r>
      <w:bookmarkEnd w:id="23"/>
    </w:p>
    <w:p w14:paraId="0E5251FA" w14:textId="4D4C2A5E" w:rsidR="0063397D" w:rsidRDefault="002A1D09" w:rsidP="3D55BA36">
      <w:pPr>
        <w:pStyle w:val="ListParagraph"/>
        <w:numPr>
          <w:ilvl w:val="0"/>
          <w:numId w:val="13"/>
        </w:numPr>
        <w:rPr>
          <w:sz w:val="22"/>
          <w:szCs w:val="22"/>
        </w:rPr>
      </w:pPr>
      <w:r w:rsidRPr="3D55BA36">
        <w:rPr>
          <w:sz w:val="22"/>
          <w:szCs w:val="22"/>
        </w:rPr>
        <w:t xml:space="preserve">This section is to for the users to view the exchanges rates </w:t>
      </w:r>
      <w:r w:rsidR="00454C94" w:rsidRPr="3D55BA36">
        <w:rPr>
          <w:sz w:val="22"/>
          <w:szCs w:val="22"/>
        </w:rPr>
        <w:t>for the AED against all the currencies.</w:t>
      </w:r>
    </w:p>
    <w:p w14:paraId="5F65744F" w14:textId="77777777" w:rsidR="000D70BF" w:rsidRDefault="000D70BF" w:rsidP="000D70BF">
      <w:pPr>
        <w:ind w:firstLine="720"/>
        <w:jc w:val="both"/>
        <w:rPr>
          <w:rFonts w:cstheme="minorHAnsi"/>
          <w:b/>
          <w:bCs/>
          <w:sz w:val="24"/>
          <w:szCs w:val="24"/>
        </w:rPr>
      </w:pPr>
      <w:r w:rsidRPr="00322D95">
        <w:rPr>
          <w:rFonts w:cstheme="minorHAnsi"/>
          <w:b/>
          <w:bCs/>
          <w:sz w:val="24"/>
          <w:szCs w:val="24"/>
        </w:rPr>
        <w:t>APIs</w:t>
      </w:r>
    </w:p>
    <w:p w14:paraId="522BF08D" w14:textId="2E0A03F5" w:rsidR="000D70BF" w:rsidRDefault="000D70BF" w:rsidP="000D70BF">
      <w:pPr>
        <w:pStyle w:val="ListParagraph"/>
        <w:numPr>
          <w:ilvl w:val="0"/>
          <w:numId w:val="17"/>
        </w:numPr>
        <w:jc w:val="both"/>
        <w:rPr>
          <w:rFonts w:cstheme="minorHAnsi"/>
          <w:sz w:val="24"/>
          <w:szCs w:val="24"/>
        </w:rPr>
      </w:pPr>
      <w:r>
        <w:rPr>
          <w:rFonts w:cstheme="minorHAnsi"/>
          <w:sz w:val="24"/>
          <w:szCs w:val="24"/>
        </w:rPr>
        <w:t>Exchange rates</w:t>
      </w:r>
      <w:r w:rsidRPr="00322D95">
        <w:rPr>
          <w:rFonts w:cstheme="minorHAnsi"/>
          <w:sz w:val="24"/>
          <w:szCs w:val="24"/>
        </w:rPr>
        <w:t xml:space="preserve"> API will be invoked to </w:t>
      </w:r>
      <w:r>
        <w:rPr>
          <w:rFonts w:cstheme="minorHAnsi"/>
          <w:sz w:val="24"/>
          <w:szCs w:val="24"/>
        </w:rPr>
        <w:t>fetch the list of exchange rates against the AED currency.</w:t>
      </w:r>
    </w:p>
    <w:p w14:paraId="7E023176" w14:textId="77777777" w:rsidR="000D70BF" w:rsidRPr="000D70BF" w:rsidRDefault="000D70BF" w:rsidP="000D70BF">
      <w:pPr>
        <w:rPr>
          <w:sz w:val="22"/>
          <w:szCs w:val="22"/>
        </w:rPr>
      </w:pPr>
    </w:p>
    <w:p w14:paraId="5ECE8113" w14:textId="7A1ACDEB" w:rsidR="00F0146E" w:rsidRDefault="0063397D" w:rsidP="0063397D">
      <w:pPr>
        <w:pStyle w:val="Heading2"/>
        <w:numPr>
          <w:ilvl w:val="1"/>
          <w:numId w:val="4"/>
        </w:numPr>
        <w:rPr>
          <w:sz w:val="24"/>
          <w:szCs w:val="24"/>
        </w:rPr>
      </w:pPr>
      <w:bookmarkStart w:id="24" w:name="_Toc117274568"/>
      <w:r w:rsidRPr="0063397D">
        <w:rPr>
          <w:sz w:val="24"/>
          <w:szCs w:val="24"/>
        </w:rPr>
        <w:t>Announcements</w:t>
      </w:r>
      <w:bookmarkEnd w:id="24"/>
    </w:p>
    <w:p w14:paraId="59733CC3" w14:textId="77777777" w:rsidR="00454C94" w:rsidRDefault="00454C94" w:rsidP="00454C94">
      <w:pPr>
        <w:pStyle w:val="ListParagraph"/>
        <w:numPr>
          <w:ilvl w:val="0"/>
          <w:numId w:val="13"/>
        </w:numPr>
        <w:rPr>
          <w:sz w:val="22"/>
          <w:szCs w:val="22"/>
        </w:rPr>
      </w:pPr>
      <w:r w:rsidRPr="00412F23">
        <w:rPr>
          <w:sz w:val="22"/>
          <w:szCs w:val="22"/>
        </w:rPr>
        <w:t xml:space="preserve">This section is for the customer to view the </w:t>
      </w:r>
      <w:r>
        <w:rPr>
          <w:sz w:val="22"/>
          <w:szCs w:val="22"/>
        </w:rPr>
        <w:t>announcements published by the bank from the admin module</w:t>
      </w:r>
      <w:r w:rsidRPr="00412F23">
        <w:rPr>
          <w:sz w:val="22"/>
          <w:szCs w:val="22"/>
        </w:rPr>
        <w:t>.</w:t>
      </w:r>
      <w:r>
        <w:rPr>
          <w:sz w:val="22"/>
          <w:szCs w:val="22"/>
        </w:rPr>
        <w:t xml:space="preserve"> </w:t>
      </w:r>
    </w:p>
    <w:p w14:paraId="34EEF515" w14:textId="3BCB983B" w:rsidR="00454C94" w:rsidRDefault="00454C94" w:rsidP="00454C94">
      <w:pPr>
        <w:pStyle w:val="ListParagraph"/>
        <w:numPr>
          <w:ilvl w:val="0"/>
          <w:numId w:val="13"/>
        </w:numPr>
        <w:rPr>
          <w:sz w:val="22"/>
          <w:szCs w:val="22"/>
        </w:rPr>
      </w:pPr>
      <w:r w:rsidRPr="00454C94">
        <w:rPr>
          <w:sz w:val="22"/>
          <w:szCs w:val="22"/>
        </w:rPr>
        <w:t xml:space="preserve">The announcement </w:t>
      </w:r>
      <w:r w:rsidR="00D34B55">
        <w:rPr>
          <w:sz w:val="22"/>
          <w:szCs w:val="22"/>
        </w:rPr>
        <w:t xml:space="preserve">will </w:t>
      </w:r>
      <w:r w:rsidRPr="00454C94">
        <w:rPr>
          <w:sz w:val="22"/>
          <w:szCs w:val="22"/>
        </w:rPr>
        <w:t xml:space="preserve">be </w:t>
      </w:r>
      <w:r w:rsidR="00B66381" w:rsidRPr="00454C94">
        <w:rPr>
          <w:sz w:val="22"/>
          <w:szCs w:val="22"/>
        </w:rPr>
        <w:t>text.</w:t>
      </w:r>
    </w:p>
    <w:p w14:paraId="0C9BDE69" w14:textId="1EA4FF12" w:rsidR="006808D3" w:rsidRDefault="006808D3" w:rsidP="00454C94">
      <w:pPr>
        <w:pStyle w:val="ListParagraph"/>
        <w:numPr>
          <w:ilvl w:val="0"/>
          <w:numId w:val="13"/>
        </w:numPr>
        <w:rPr>
          <w:sz w:val="22"/>
          <w:szCs w:val="22"/>
        </w:rPr>
      </w:pPr>
      <w:r>
        <w:rPr>
          <w:sz w:val="22"/>
          <w:szCs w:val="22"/>
        </w:rPr>
        <w:lastRenderedPageBreak/>
        <w:t>The announcements will be displayed for the date period configured in the admin app.</w:t>
      </w:r>
    </w:p>
    <w:p w14:paraId="0613D484" w14:textId="3CA2155D" w:rsidR="000A5013" w:rsidRDefault="000A5013" w:rsidP="000A5013">
      <w:pPr>
        <w:rPr>
          <w:sz w:val="22"/>
          <w:szCs w:val="22"/>
        </w:rPr>
      </w:pPr>
    </w:p>
    <w:p w14:paraId="311A5DBD" w14:textId="08036C6A" w:rsidR="00AE0A47" w:rsidRDefault="00AE0A47" w:rsidP="00AE0A47">
      <w:pPr>
        <w:pStyle w:val="Heading2"/>
        <w:numPr>
          <w:ilvl w:val="1"/>
          <w:numId w:val="4"/>
        </w:numPr>
        <w:rPr>
          <w:sz w:val="24"/>
          <w:szCs w:val="24"/>
        </w:rPr>
      </w:pPr>
      <w:bookmarkStart w:id="25" w:name="_Toc117274569"/>
      <w:r w:rsidRPr="00AE0A47">
        <w:rPr>
          <w:sz w:val="24"/>
          <w:szCs w:val="24"/>
        </w:rPr>
        <w:t>FAQs</w:t>
      </w:r>
      <w:bookmarkEnd w:id="25"/>
    </w:p>
    <w:p w14:paraId="5C24E55A" w14:textId="77777777" w:rsidR="006808D3" w:rsidRDefault="00AE0A47" w:rsidP="00AE0A47">
      <w:pPr>
        <w:pStyle w:val="ListParagraph"/>
        <w:numPr>
          <w:ilvl w:val="0"/>
          <w:numId w:val="13"/>
        </w:numPr>
        <w:rPr>
          <w:sz w:val="22"/>
          <w:szCs w:val="22"/>
        </w:rPr>
      </w:pPr>
      <w:r w:rsidRPr="00412F23">
        <w:rPr>
          <w:sz w:val="22"/>
          <w:szCs w:val="22"/>
        </w:rPr>
        <w:t xml:space="preserve">This section is for the customer to view the </w:t>
      </w:r>
      <w:r w:rsidR="006808D3">
        <w:rPr>
          <w:sz w:val="22"/>
          <w:szCs w:val="22"/>
        </w:rPr>
        <w:t>FAQs based on categories.</w:t>
      </w:r>
    </w:p>
    <w:p w14:paraId="639E43C3" w14:textId="2B98F954" w:rsidR="00AE0A47" w:rsidRDefault="006808D3" w:rsidP="00AE0A47">
      <w:pPr>
        <w:pStyle w:val="ListParagraph"/>
        <w:numPr>
          <w:ilvl w:val="0"/>
          <w:numId w:val="13"/>
        </w:numPr>
        <w:rPr>
          <w:sz w:val="22"/>
          <w:szCs w:val="22"/>
        </w:rPr>
      </w:pPr>
      <w:r>
        <w:rPr>
          <w:sz w:val="22"/>
          <w:szCs w:val="22"/>
        </w:rPr>
        <w:t xml:space="preserve">The Categories and the Questions &amp; Answers against each category will be updated from the admin module. </w:t>
      </w:r>
    </w:p>
    <w:p w14:paraId="26A1CAAF" w14:textId="1242959A" w:rsidR="006808D3" w:rsidRDefault="006808D3" w:rsidP="00AE0A47">
      <w:pPr>
        <w:pStyle w:val="ListParagraph"/>
        <w:numPr>
          <w:ilvl w:val="0"/>
          <w:numId w:val="13"/>
        </w:numPr>
        <w:rPr>
          <w:sz w:val="22"/>
          <w:szCs w:val="22"/>
        </w:rPr>
      </w:pPr>
      <w:r>
        <w:rPr>
          <w:sz w:val="22"/>
          <w:szCs w:val="22"/>
        </w:rPr>
        <w:t>When a user a select a category from dropdown, the question and answers for that category will be loaded below.</w:t>
      </w:r>
    </w:p>
    <w:p w14:paraId="4E03069B" w14:textId="643CF778" w:rsidR="006808D3" w:rsidRDefault="006808D3" w:rsidP="00AE0A47">
      <w:pPr>
        <w:pStyle w:val="ListParagraph"/>
        <w:numPr>
          <w:ilvl w:val="0"/>
          <w:numId w:val="13"/>
        </w:numPr>
        <w:rPr>
          <w:sz w:val="22"/>
          <w:szCs w:val="22"/>
        </w:rPr>
      </w:pPr>
      <w:r>
        <w:rPr>
          <w:sz w:val="22"/>
          <w:szCs w:val="22"/>
        </w:rPr>
        <w:t>When user clicks on a question it will expand, and the answers will be displayed beneath the question.</w:t>
      </w:r>
    </w:p>
    <w:p w14:paraId="11EEB021" w14:textId="10DC6CFC" w:rsidR="006808D3" w:rsidRDefault="006808D3" w:rsidP="00AE0A47">
      <w:pPr>
        <w:pStyle w:val="ListParagraph"/>
        <w:numPr>
          <w:ilvl w:val="0"/>
          <w:numId w:val="13"/>
        </w:numPr>
        <w:rPr>
          <w:sz w:val="22"/>
          <w:szCs w:val="22"/>
        </w:rPr>
      </w:pPr>
      <w:r>
        <w:rPr>
          <w:sz w:val="22"/>
          <w:szCs w:val="22"/>
        </w:rPr>
        <w:t>When user clicks on other question, the current expanded answer will collapse, and the newly clicked question’s answer will be expanded and displayed to the user.</w:t>
      </w:r>
    </w:p>
    <w:p w14:paraId="0662C1CE" w14:textId="77777777" w:rsidR="00AE0A47" w:rsidRPr="00AE0A47" w:rsidRDefault="00AE0A47" w:rsidP="00AE0A47"/>
    <w:p w14:paraId="176C236F" w14:textId="60A26F3E" w:rsidR="0063397D" w:rsidRDefault="0063397D" w:rsidP="0063397D">
      <w:pPr>
        <w:pStyle w:val="Heading2"/>
        <w:numPr>
          <w:ilvl w:val="1"/>
          <w:numId w:val="4"/>
        </w:numPr>
        <w:rPr>
          <w:sz w:val="24"/>
          <w:szCs w:val="24"/>
        </w:rPr>
      </w:pPr>
      <w:bookmarkStart w:id="26" w:name="_Toc117274570"/>
      <w:r w:rsidRPr="0063397D">
        <w:rPr>
          <w:sz w:val="24"/>
          <w:szCs w:val="24"/>
        </w:rPr>
        <w:t>Contact Us</w:t>
      </w:r>
      <w:bookmarkEnd w:id="26"/>
    </w:p>
    <w:p w14:paraId="0CA39C9F" w14:textId="77777777" w:rsidR="00EB4F74" w:rsidRDefault="00454C94" w:rsidP="00454C94">
      <w:pPr>
        <w:pStyle w:val="ListParagraph"/>
        <w:numPr>
          <w:ilvl w:val="0"/>
          <w:numId w:val="13"/>
        </w:numPr>
        <w:rPr>
          <w:sz w:val="22"/>
          <w:szCs w:val="22"/>
        </w:rPr>
      </w:pPr>
      <w:r w:rsidRPr="00412F23">
        <w:rPr>
          <w:sz w:val="22"/>
          <w:szCs w:val="22"/>
        </w:rPr>
        <w:t xml:space="preserve">This section is for the customer to view the </w:t>
      </w:r>
      <w:r w:rsidR="00EB4F74">
        <w:rPr>
          <w:sz w:val="22"/>
          <w:szCs w:val="22"/>
        </w:rPr>
        <w:t>following:</w:t>
      </w:r>
    </w:p>
    <w:p w14:paraId="744DE058" w14:textId="2A8CD085" w:rsidR="00EB4F74" w:rsidRDefault="00EB4F74" w:rsidP="00EB4F74">
      <w:pPr>
        <w:pStyle w:val="ListParagraph"/>
        <w:numPr>
          <w:ilvl w:val="1"/>
          <w:numId w:val="13"/>
        </w:numPr>
        <w:rPr>
          <w:sz w:val="22"/>
          <w:szCs w:val="22"/>
        </w:rPr>
      </w:pPr>
      <w:r>
        <w:rPr>
          <w:sz w:val="22"/>
          <w:szCs w:val="22"/>
        </w:rPr>
        <w:t>Head Office address details</w:t>
      </w:r>
    </w:p>
    <w:p w14:paraId="764F0DCC" w14:textId="50BE9899" w:rsidR="00454C94" w:rsidRDefault="00EB4F74" w:rsidP="00EB4F74">
      <w:pPr>
        <w:pStyle w:val="ListParagraph"/>
        <w:numPr>
          <w:ilvl w:val="1"/>
          <w:numId w:val="13"/>
        </w:numPr>
        <w:rPr>
          <w:sz w:val="22"/>
          <w:szCs w:val="22"/>
        </w:rPr>
      </w:pPr>
      <w:r>
        <w:rPr>
          <w:sz w:val="22"/>
          <w:szCs w:val="22"/>
        </w:rPr>
        <w:t>Customer care contact number</w:t>
      </w:r>
    </w:p>
    <w:p w14:paraId="1B44BE6E" w14:textId="4EAE0AD9" w:rsidR="00EB4F74" w:rsidRDefault="00EB4F74" w:rsidP="00EB4F74">
      <w:pPr>
        <w:pStyle w:val="ListParagraph"/>
        <w:numPr>
          <w:ilvl w:val="1"/>
          <w:numId w:val="13"/>
        </w:numPr>
        <w:rPr>
          <w:sz w:val="22"/>
          <w:szCs w:val="22"/>
        </w:rPr>
      </w:pPr>
      <w:r>
        <w:rPr>
          <w:sz w:val="22"/>
          <w:szCs w:val="22"/>
        </w:rPr>
        <w:t>Customer care email address</w:t>
      </w:r>
    </w:p>
    <w:p w14:paraId="64C5699A" w14:textId="1042EBC9" w:rsidR="00EB4F74" w:rsidRDefault="001A2459" w:rsidP="00EB4F74">
      <w:pPr>
        <w:pStyle w:val="ListParagraph"/>
        <w:numPr>
          <w:ilvl w:val="1"/>
          <w:numId w:val="13"/>
        </w:numPr>
        <w:rPr>
          <w:sz w:val="22"/>
          <w:szCs w:val="22"/>
        </w:rPr>
      </w:pPr>
      <w:r>
        <w:rPr>
          <w:sz w:val="22"/>
          <w:szCs w:val="22"/>
        </w:rPr>
        <w:t>Link to social media including the following:</w:t>
      </w:r>
    </w:p>
    <w:p w14:paraId="5764D57A" w14:textId="00B65F53" w:rsidR="001A2459" w:rsidRDefault="001A2459" w:rsidP="001A2459">
      <w:pPr>
        <w:pStyle w:val="ListParagraph"/>
        <w:numPr>
          <w:ilvl w:val="2"/>
          <w:numId w:val="13"/>
        </w:numPr>
        <w:rPr>
          <w:sz w:val="22"/>
          <w:szCs w:val="22"/>
        </w:rPr>
      </w:pPr>
      <w:r>
        <w:rPr>
          <w:sz w:val="22"/>
          <w:szCs w:val="22"/>
        </w:rPr>
        <w:t>Facebook</w:t>
      </w:r>
      <w:r w:rsidR="00442B17">
        <w:rPr>
          <w:sz w:val="22"/>
          <w:szCs w:val="22"/>
        </w:rPr>
        <w:t xml:space="preserve"> – On click will redirect to respect app and launch the page (If the app is installed in the user’s device)</w:t>
      </w:r>
    </w:p>
    <w:p w14:paraId="620A080B" w14:textId="3C8CF99A" w:rsidR="00442B17" w:rsidRDefault="00442B17" w:rsidP="001A2459">
      <w:pPr>
        <w:pStyle w:val="ListParagraph"/>
        <w:numPr>
          <w:ilvl w:val="2"/>
          <w:numId w:val="13"/>
        </w:numPr>
        <w:rPr>
          <w:sz w:val="22"/>
          <w:szCs w:val="22"/>
        </w:rPr>
      </w:pPr>
      <w:r>
        <w:rPr>
          <w:sz w:val="22"/>
          <w:szCs w:val="22"/>
        </w:rPr>
        <w:t>Instagram – On click will redirect to respect app and launch the page (If the app is installed in the user’s device)</w:t>
      </w:r>
    </w:p>
    <w:p w14:paraId="3BAA8839" w14:textId="323DE6F1" w:rsidR="001A2459" w:rsidRDefault="001A2459" w:rsidP="001A2459">
      <w:pPr>
        <w:pStyle w:val="ListParagraph"/>
        <w:numPr>
          <w:ilvl w:val="2"/>
          <w:numId w:val="13"/>
        </w:numPr>
        <w:rPr>
          <w:sz w:val="22"/>
          <w:szCs w:val="22"/>
        </w:rPr>
      </w:pPr>
      <w:r>
        <w:rPr>
          <w:sz w:val="22"/>
          <w:szCs w:val="22"/>
        </w:rPr>
        <w:t>Twitter</w:t>
      </w:r>
      <w:r w:rsidR="00442B17">
        <w:rPr>
          <w:sz w:val="22"/>
          <w:szCs w:val="22"/>
        </w:rPr>
        <w:t xml:space="preserve"> – On click will redirect to respect app and launch the page (If the app is installed in the user’s device)</w:t>
      </w:r>
    </w:p>
    <w:p w14:paraId="448C5EF8" w14:textId="2E5DBB3A" w:rsidR="001A2459" w:rsidRDefault="00442B17" w:rsidP="00442B17">
      <w:pPr>
        <w:pStyle w:val="ListParagraph"/>
        <w:numPr>
          <w:ilvl w:val="2"/>
          <w:numId w:val="13"/>
        </w:numPr>
        <w:rPr>
          <w:sz w:val="22"/>
          <w:szCs w:val="22"/>
        </w:rPr>
      </w:pPr>
      <w:r w:rsidRPr="00442B17">
        <w:rPr>
          <w:sz w:val="22"/>
          <w:szCs w:val="22"/>
        </w:rPr>
        <w:t>YouTube</w:t>
      </w:r>
      <w:r>
        <w:rPr>
          <w:sz w:val="22"/>
          <w:szCs w:val="22"/>
        </w:rPr>
        <w:t xml:space="preserve"> – On click will redirect to respect app and launch the page (If the app is installed in the user’s device)</w:t>
      </w:r>
    </w:p>
    <w:p w14:paraId="5CE4782F" w14:textId="77777777" w:rsidR="000A5013" w:rsidRPr="000A5013" w:rsidRDefault="000A5013" w:rsidP="000A5013">
      <w:pPr>
        <w:rPr>
          <w:sz w:val="22"/>
          <w:szCs w:val="22"/>
        </w:rPr>
      </w:pPr>
    </w:p>
    <w:p w14:paraId="01648B4B" w14:textId="77777777" w:rsidR="000A5013" w:rsidRDefault="000A5013">
      <w:pPr>
        <w:rPr>
          <w:rFonts w:cstheme="minorHAnsi"/>
          <w:caps/>
          <w:color w:val="FFFFFF" w:themeColor="background1"/>
          <w:spacing w:val="15"/>
          <w:sz w:val="24"/>
          <w:szCs w:val="24"/>
        </w:rPr>
      </w:pPr>
      <w:r>
        <w:rPr>
          <w:rFonts w:cstheme="minorHAnsi"/>
          <w:sz w:val="24"/>
          <w:szCs w:val="24"/>
        </w:rPr>
        <w:br w:type="page"/>
      </w:r>
    </w:p>
    <w:p w14:paraId="474353DE" w14:textId="545FFC72" w:rsidR="00063394" w:rsidRDefault="00063394" w:rsidP="00816B83">
      <w:pPr>
        <w:pStyle w:val="Heading1"/>
        <w:numPr>
          <w:ilvl w:val="0"/>
          <w:numId w:val="4"/>
        </w:numPr>
        <w:jc w:val="both"/>
        <w:rPr>
          <w:rFonts w:cstheme="minorHAnsi"/>
          <w:sz w:val="24"/>
          <w:szCs w:val="24"/>
        </w:rPr>
      </w:pPr>
      <w:bookmarkStart w:id="27" w:name="_Toc117274571"/>
      <w:r>
        <w:rPr>
          <w:rFonts w:cstheme="minorHAnsi"/>
          <w:sz w:val="24"/>
          <w:szCs w:val="24"/>
        </w:rPr>
        <w:lastRenderedPageBreak/>
        <w:t>Dashboard</w:t>
      </w:r>
      <w:bookmarkEnd w:id="27"/>
    </w:p>
    <w:p w14:paraId="1B810AE9" w14:textId="02CBE8D7" w:rsidR="005A0EF9" w:rsidRPr="00816B83" w:rsidRDefault="005A0EF9" w:rsidP="005A0EF9">
      <w:pPr>
        <w:ind w:firstLine="360"/>
        <w:rPr>
          <w:sz w:val="22"/>
          <w:szCs w:val="22"/>
        </w:rPr>
      </w:pPr>
      <w:r w:rsidRPr="00816B83">
        <w:rPr>
          <w:b/>
          <w:bCs/>
          <w:sz w:val="22"/>
          <w:szCs w:val="22"/>
        </w:rPr>
        <w:t>Navigations:</w:t>
      </w:r>
      <w:r w:rsidRPr="00816B83">
        <w:rPr>
          <w:sz w:val="22"/>
          <w:szCs w:val="22"/>
        </w:rPr>
        <w:t xml:space="preserve"> Login -&gt;</w:t>
      </w:r>
      <w:r>
        <w:rPr>
          <w:sz w:val="22"/>
          <w:szCs w:val="22"/>
        </w:rPr>
        <w:t xml:space="preserve"> Dashboard</w:t>
      </w:r>
    </w:p>
    <w:p w14:paraId="408C4A3C" w14:textId="25038A25" w:rsidR="005A0EF9" w:rsidRDefault="005A0EF9" w:rsidP="00872582">
      <w:pPr>
        <w:pStyle w:val="ListParagraph"/>
        <w:numPr>
          <w:ilvl w:val="0"/>
          <w:numId w:val="13"/>
        </w:numPr>
        <w:rPr>
          <w:sz w:val="22"/>
          <w:szCs w:val="22"/>
        </w:rPr>
      </w:pPr>
      <w:r w:rsidRPr="00816B83">
        <w:rPr>
          <w:sz w:val="22"/>
          <w:szCs w:val="22"/>
        </w:rPr>
        <w:t xml:space="preserve">This section is for the customer to </w:t>
      </w:r>
      <w:r>
        <w:rPr>
          <w:sz w:val="22"/>
          <w:szCs w:val="22"/>
        </w:rPr>
        <w:t>view the dashboard when successfully login into the application</w:t>
      </w:r>
      <w:r w:rsidRPr="00816B83">
        <w:rPr>
          <w:sz w:val="22"/>
          <w:szCs w:val="22"/>
        </w:rPr>
        <w:t xml:space="preserve">. </w:t>
      </w:r>
    </w:p>
    <w:p w14:paraId="20C1FC41" w14:textId="2777A189" w:rsidR="00520625" w:rsidRDefault="00520625" w:rsidP="00872582">
      <w:pPr>
        <w:pStyle w:val="ListParagraph"/>
        <w:numPr>
          <w:ilvl w:val="0"/>
          <w:numId w:val="13"/>
        </w:numPr>
        <w:rPr>
          <w:sz w:val="22"/>
          <w:szCs w:val="22"/>
        </w:rPr>
      </w:pPr>
      <w:r>
        <w:rPr>
          <w:sz w:val="22"/>
          <w:szCs w:val="22"/>
        </w:rPr>
        <w:t>In the top header section, the Customer’s</w:t>
      </w:r>
      <w:r w:rsidR="002F5FC5">
        <w:rPr>
          <w:sz w:val="22"/>
          <w:szCs w:val="22"/>
        </w:rPr>
        <w:t xml:space="preserve"> Photo,</w:t>
      </w:r>
      <w:r>
        <w:rPr>
          <w:sz w:val="22"/>
          <w:szCs w:val="22"/>
        </w:rPr>
        <w:t xml:space="preserve"> First </w:t>
      </w:r>
      <w:r w:rsidR="00881423">
        <w:rPr>
          <w:sz w:val="22"/>
          <w:szCs w:val="22"/>
        </w:rPr>
        <w:t>Name,</w:t>
      </w:r>
      <w:r>
        <w:rPr>
          <w:sz w:val="22"/>
          <w:szCs w:val="22"/>
        </w:rPr>
        <w:t xml:space="preserve"> and last login will be displayed.</w:t>
      </w:r>
    </w:p>
    <w:p w14:paraId="7A1F35B3" w14:textId="1BD504AD" w:rsidR="0085612D" w:rsidRDefault="0085612D" w:rsidP="00872582">
      <w:pPr>
        <w:pStyle w:val="ListParagraph"/>
        <w:numPr>
          <w:ilvl w:val="0"/>
          <w:numId w:val="13"/>
        </w:numPr>
        <w:rPr>
          <w:sz w:val="22"/>
          <w:szCs w:val="22"/>
        </w:rPr>
      </w:pPr>
      <w:r>
        <w:rPr>
          <w:sz w:val="22"/>
          <w:szCs w:val="22"/>
        </w:rPr>
        <w:t>The below section of the dashboard includes the following:</w:t>
      </w:r>
    </w:p>
    <w:p w14:paraId="327F59F2" w14:textId="242236C1" w:rsidR="00C45630" w:rsidRPr="00720156" w:rsidRDefault="0085612D" w:rsidP="00872582">
      <w:pPr>
        <w:pStyle w:val="ListParagraph"/>
        <w:numPr>
          <w:ilvl w:val="1"/>
          <w:numId w:val="13"/>
        </w:numPr>
        <w:rPr>
          <w:sz w:val="22"/>
          <w:szCs w:val="22"/>
        </w:rPr>
      </w:pPr>
      <w:r>
        <w:rPr>
          <w:sz w:val="22"/>
          <w:szCs w:val="22"/>
        </w:rPr>
        <w:t xml:space="preserve">Account </w:t>
      </w:r>
      <w:r w:rsidR="00720156">
        <w:rPr>
          <w:sz w:val="22"/>
          <w:szCs w:val="22"/>
        </w:rPr>
        <w:t xml:space="preserve">overview </w:t>
      </w:r>
      <w:r>
        <w:rPr>
          <w:sz w:val="22"/>
          <w:szCs w:val="22"/>
        </w:rPr>
        <w:t>including Savings &amp; Current Account, Credit Cards, Loans, Deposits, and Investments</w:t>
      </w:r>
      <w:r w:rsidR="00C45630" w:rsidRPr="00720156">
        <w:rPr>
          <w:sz w:val="22"/>
          <w:szCs w:val="22"/>
        </w:rPr>
        <w:t xml:space="preserve"> </w:t>
      </w:r>
    </w:p>
    <w:p w14:paraId="719F8B5F" w14:textId="77777777" w:rsidR="00C45630" w:rsidRDefault="000F5324" w:rsidP="00872582">
      <w:pPr>
        <w:pStyle w:val="ListParagraph"/>
        <w:numPr>
          <w:ilvl w:val="1"/>
          <w:numId w:val="13"/>
        </w:numPr>
        <w:rPr>
          <w:sz w:val="22"/>
          <w:szCs w:val="22"/>
        </w:rPr>
      </w:pPr>
      <w:r>
        <w:rPr>
          <w:sz w:val="22"/>
          <w:szCs w:val="22"/>
        </w:rPr>
        <w:t xml:space="preserve">Quick Menu </w:t>
      </w:r>
    </w:p>
    <w:p w14:paraId="01B93B38" w14:textId="71822052" w:rsidR="00C45630" w:rsidRDefault="000F5324" w:rsidP="00872582">
      <w:pPr>
        <w:pStyle w:val="ListParagraph"/>
        <w:numPr>
          <w:ilvl w:val="2"/>
          <w:numId w:val="13"/>
        </w:numPr>
        <w:rPr>
          <w:sz w:val="22"/>
          <w:szCs w:val="22"/>
        </w:rPr>
      </w:pPr>
      <w:r>
        <w:rPr>
          <w:sz w:val="22"/>
          <w:szCs w:val="22"/>
        </w:rPr>
        <w:t>Account Summary</w:t>
      </w:r>
      <w:r w:rsidR="00C45630">
        <w:rPr>
          <w:sz w:val="22"/>
          <w:szCs w:val="22"/>
        </w:rPr>
        <w:t xml:space="preserve"> – On click the icon, app will redirect to the Account Summary Screen</w:t>
      </w:r>
    </w:p>
    <w:p w14:paraId="09D79B93" w14:textId="29CCB917" w:rsidR="00C45630" w:rsidRDefault="000F5324" w:rsidP="00872582">
      <w:pPr>
        <w:pStyle w:val="ListParagraph"/>
        <w:numPr>
          <w:ilvl w:val="2"/>
          <w:numId w:val="13"/>
        </w:numPr>
        <w:rPr>
          <w:sz w:val="22"/>
          <w:szCs w:val="22"/>
        </w:rPr>
      </w:pPr>
      <w:r>
        <w:rPr>
          <w:sz w:val="22"/>
          <w:szCs w:val="22"/>
        </w:rPr>
        <w:t>Fund Transfer</w:t>
      </w:r>
      <w:r w:rsidR="00C45630">
        <w:rPr>
          <w:sz w:val="22"/>
          <w:szCs w:val="22"/>
        </w:rPr>
        <w:t xml:space="preserve"> – On click the icon, app will redirect to the Fund Transfer menu Screen</w:t>
      </w:r>
    </w:p>
    <w:p w14:paraId="30C359B3" w14:textId="4C376C4E" w:rsidR="00C45630" w:rsidRDefault="000F5324" w:rsidP="00872582">
      <w:pPr>
        <w:pStyle w:val="ListParagraph"/>
        <w:numPr>
          <w:ilvl w:val="2"/>
          <w:numId w:val="13"/>
        </w:numPr>
        <w:rPr>
          <w:sz w:val="22"/>
          <w:szCs w:val="22"/>
        </w:rPr>
      </w:pPr>
      <w:r>
        <w:rPr>
          <w:sz w:val="22"/>
          <w:szCs w:val="22"/>
        </w:rPr>
        <w:t xml:space="preserve">Card </w:t>
      </w:r>
      <w:r w:rsidR="00C45630">
        <w:rPr>
          <w:sz w:val="22"/>
          <w:szCs w:val="22"/>
        </w:rPr>
        <w:t>Payment – On click the icon, app will redirect to the Card Payment menu Screen</w:t>
      </w:r>
    </w:p>
    <w:p w14:paraId="651BAC1B" w14:textId="0EB783B7" w:rsidR="0085612D" w:rsidRPr="00C45630" w:rsidRDefault="000F5324" w:rsidP="00872582">
      <w:pPr>
        <w:pStyle w:val="ListParagraph"/>
        <w:numPr>
          <w:ilvl w:val="2"/>
          <w:numId w:val="13"/>
        </w:numPr>
        <w:rPr>
          <w:sz w:val="22"/>
          <w:szCs w:val="22"/>
        </w:rPr>
      </w:pPr>
      <w:r w:rsidRPr="00C45630">
        <w:rPr>
          <w:sz w:val="22"/>
          <w:szCs w:val="22"/>
        </w:rPr>
        <w:t>Pay Bill</w:t>
      </w:r>
      <w:r w:rsidR="00C45630" w:rsidRPr="00C45630">
        <w:rPr>
          <w:sz w:val="22"/>
          <w:szCs w:val="22"/>
        </w:rPr>
        <w:t xml:space="preserve"> – On click the icon, app will redirect to the </w:t>
      </w:r>
      <w:r w:rsidR="00C45630">
        <w:rPr>
          <w:sz w:val="22"/>
          <w:szCs w:val="22"/>
        </w:rPr>
        <w:t>Bill</w:t>
      </w:r>
      <w:r w:rsidR="00C45630" w:rsidRPr="00C45630">
        <w:rPr>
          <w:sz w:val="22"/>
          <w:szCs w:val="22"/>
        </w:rPr>
        <w:t xml:space="preserve"> Payment menu Screen</w:t>
      </w:r>
    </w:p>
    <w:p w14:paraId="5FEC0570" w14:textId="0D597D51" w:rsidR="000F5324" w:rsidRDefault="00E218CB" w:rsidP="00872582">
      <w:pPr>
        <w:pStyle w:val="ListParagraph"/>
        <w:numPr>
          <w:ilvl w:val="1"/>
          <w:numId w:val="13"/>
        </w:numPr>
        <w:rPr>
          <w:sz w:val="22"/>
          <w:szCs w:val="22"/>
        </w:rPr>
      </w:pPr>
      <w:r>
        <w:rPr>
          <w:sz w:val="22"/>
          <w:szCs w:val="22"/>
        </w:rPr>
        <w:t>Customizable Widgets which include the following:</w:t>
      </w:r>
    </w:p>
    <w:p w14:paraId="11CFC902" w14:textId="393DA271" w:rsidR="00E218CB" w:rsidRDefault="00E218CB" w:rsidP="00872582">
      <w:pPr>
        <w:pStyle w:val="ListParagraph"/>
        <w:numPr>
          <w:ilvl w:val="2"/>
          <w:numId w:val="13"/>
        </w:numPr>
        <w:rPr>
          <w:sz w:val="22"/>
          <w:szCs w:val="22"/>
        </w:rPr>
      </w:pPr>
      <w:r>
        <w:rPr>
          <w:sz w:val="22"/>
          <w:szCs w:val="22"/>
        </w:rPr>
        <w:t>Favorite Transactions</w:t>
      </w:r>
    </w:p>
    <w:p w14:paraId="4FF7FDD7" w14:textId="77777777" w:rsidR="00F32067" w:rsidRDefault="00F32067" w:rsidP="00872582">
      <w:pPr>
        <w:pStyle w:val="ListParagraph"/>
        <w:numPr>
          <w:ilvl w:val="2"/>
          <w:numId w:val="13"/>
        </w:numPr>
        <w:rPr>
          <w:sz w:val="22"/>
          <w:szCs w:val="22"/>
        </w:rPr>
      </w:pPr>
      <w:r>
        <w:rPr>
          <w:sz w:val="22"/>
          <w:szCs w:val="22"/>
        </w:rPr>
        <w:t>RM Details</w:t>
      </w:r>
    </w:p>
    <w:p w14:paraId="324CC3E1" w14:textId="3CC6749B" w:rsidR="00E218CB" w:rsidRDefault="00F32067" w:rsidP="00872582">
      <w:pPr>
        <w:pStyle w:val="ListParagraph"/>
        <w:numPr>
          <w:ilvl w:val="2"/>
          <w:numId w:val="13"/>
        </w:numPr>
        <w:rPr>
          <w:sz w:val="22"/>
          <w:szCs w:val="22"/>
        </w:rPr>
      </w:pPr>
      <w:r>
        <w:rPr>
          <w:sz w:val="22"/>
          <w:szCs w:val="22"/>
        </w:rPr>
        <w:t>Announcements</w:t>
      </w:r>
    </w:p>
    <w:p w14:paraId="10AEF14C" w14:textId="3EAB23B2" w:rsidR="00F32067" w:rsidRDefault="00F32067" w:rsidP="00872582">
      <w:pPr>
        <w:pStyle w:val="ListParagraph"/>
        <w:numPr>
          <w:ilvl w:val="2"/>
          <w:numId w:val="13"/>
        </w:numPr>
        <w:rPr>
          <w:sz w:val="22"/>
          <w:szCs w:val="22"/>
        </w:rPr>
      </w:pPr>
      <w:r>
        <w:rPr>
          <w:sz w:val="22"/>
          <w:szCs w:val="22"/>
        </w:rPr>
        <w:t>Promotions</w:t>
      </w:r>
    </w:p>
    <w:p w14:paraId="5C2EFFFC" w14:textId="47C6CD21" w:rsidR="00F32067" w:rsidRDefault="00F32067" w:rsidP="00872582">
      <w:pPr>
        <w:pStyle w:val="ListParagraph"/>
        <w:numPr>
          <w:ilvl w:val="0"/>
          <w:numId w:val="13"/>
        </w:numPr>
        <w:rPr>
          <w:sz w:val="22"/>
          <w:szCs w:val="22"/>
        </w:rPr>
      </w:pPr>
      <w:r>
        <w:rPr>
          <w:sz w:val="22"/>
          <w:szCs w:val="22"/>
        </w:rPr>
        <w:t>The footer bar section includes the following options:</w:t>
      </w:r>
    </w:p>
    <w:p w14:paraId="2AC78D13" w14:textId="012D53A8" w:rsidR="00F32067" w:rsidRDefault="00F32067" w:rsidP="00872582">
      <w:pPr>
        <w:pStyle w:val="ListParagraph"/>
        <w:numPr>
          <w:ilvl w:val="1"/>
          <w:numId w:val="13"/>
        </w:numPr>
        <w:rPr>
          <w:sz w:val="22"/>
          <w:szCs w:val="22"/>
        </w:rPr>
      </w:pPr>
      <w:r>
        <w:rPr>
          <w:sz w:val="22"/>
          <w:szCs w:val="22"/>
        </w:rPr>
        <w:t>Widgets selection</w:t>
      </w:r>
    </w:p>
    <w:p w14:paraId="6456968C" w14:textId="0DC647AD" w:rsidR="00F32067" w:rsidRDefault="00F32067" w:rsidP="00872582">
      <w:pPr>
        <w:pStyle w:val="ListParagraph"/>
        <w:numPr>
          <w:ilvl w:val="1"/>
          <w:numId w:val="13"/>
        </w:numPr>
        <w:rPr>
          <w:sz w:val="22"/>
          <w:szCs w:val="22"/>
        </w:rPr>
      </w:pPr>
      <w:r>
        <w:rPr>
          <w:sz w:val="22"/>
          <w:szCs w:val="22"/>
        </w:rPr>
        <w:t>Notifications</w:t>
      </w:r>
    </w:p>
    <w:p w14:paraId="4EE3A1E2" w14:textId="4FE67957" w:rsidR="00F32067" w:rsidRDefault="00A21BB0" w:rsidP="00872582">
      <w:pPr>
        <w:pStyle w:val="ListParagraph"/>
        <w:numPr>
          <w:ilvl w:val="1"/>
          <w:numId w:val="13"/>
        </w:numPr>
        <w:rPr>
          <w:sz w:val="22"/>
          <w:szCs w:val="22"/>
        </w:rPr>
      </w:pPr>
      <w:r>
        <w:rPr>
          <w:sz w:val="22"/>
          <w:szCs w:val="22"/>
        </w:rPr>
        <w:t>Search</w:t>
      </w:r>
    </w:p>
    <w:p w14:paraId="790DCD38" w14:textId="3EC5EB43" w:rsidR="00A21BB0" w:rsidRDefault="00A21BB0" w:rsidP="00872582">
      <w:pPr>
        <w:pStyle w:val="ListParagraph"/>
        <w:numPr>
          <w:ilvl w:val="1"/>
          <w:numId w:val="13"/>
        </w:numPr>
        <w:rPr>
          <w:sz w:val="22"/>
          <w:szCs w:val="22"/>
        </w:rPr>
      </w:pPr>
      <w:r>
        <w:rPr>
          <w:sz w:val="22"/>
          <w:szCs w:val="22"/>
        </w:rPr>
        <w:t>Menu</w:t>
      </w:r>
    </w:p>
    <w:p w14:paraId="72FB20AF" w14:textId="0067E661" w:rsidR="005A24E1" w:rsidRDefault="005A24E1" w:rsidP="005A24E1">
      <w:pPr>
        <w:pStyle w:val="ListParagraph"/>
        <w:numPr>
          <w:ilvl w:val="0"/>
          <w:numId w:val="13"/>
        </w:numPr>
        <w:rPr>
          <w:sz w:val="22"/>
          <w:szCs w:val="22"/>
        </w:rPr>
      </w:pPr>
      <w:r>
        <w:rPr>
          <w:sz w:val="22"/>
          <w:szCs w:val="22"/>
        </w:rPr>
        <w:t>Alerts</w:t>
      </w:r>
      <w:r w:rsidR="00027792">
        <w:rPr>
          <w:sz w:val="22"/>
          <w:szCs w:val="22"/>
        </w:rPr>
        <w:t xml:space="preserve"> – When a user login into application, an alert will be displayed as pop up in dashboard for the following scenarios and a link will be provided for the same to navigate to the respective update flow:</w:t>
      </w:r>
    </w:p>
    <w:p w14:paraId="248FDF57" w14:textId="6D19860F" w:rsidR="00027792" w:rsidRDefault="00027792" w:rsidP="00027792">
      <w:pPr>
        <w:pStyle w:val="ListParagraph"/>
        <w:numPr>
          <w:ilvl w:val="1"/>
          <w:numId w:val="13"/>
        </w:numPr>
        <w:rPr>
          <w:sz w:val="22"/>
          <w:szCs w:val="22"/>
        </w:rPr>
      </w:pPr>
      <w:r>
        <w:rPr>
          <w:sz w:val="22"/>
          <w:szCs w:val="22"/>
        </w:rPr>
        <w:t>Debit Card Activation – If a debit card is not yet activated, app will prompt to activate the card.</w:t>
      </w:r>
    </w:p>
    <w:p w14:paraId="3EC9F583" w14:textId="219465CA" w:rsidR="00027792" w:rsidRDefault="00027792" w:rsidP="00027792">
      <w:pPr>
        <w:pStyle w:val="ListParagraph"/>
        <w:numPr>
          <w:ilvl w:val="1"/>
          <w:numId w:val="13"/>
        </w:numPr>
        <w:rPr>
          <w:sz w:val="22"/>
          <w:szCs w:val="22"/>
        </w:rPr>
      </w:pPr>
      <w:r>
        <w:rPr>
          <w:sz w:val="22"/>
          <w:szCs w:val="22"/>
        </w:rPr>
        <w:t>Credit Card Activation – If a credit card is not yet activated, app will prompt to activate the card.</w:t>
      </w:r>
    </w:p>
    <w:p w14:paraId="3FB206B5" w14:textId="77F4512F" w:rsidR="00027792" w:rsidRDefault="00027792" w:rsidP="00027792">
      <w:pPr>
        <w:pStyle w:val="ListParagraph"/>
        <w:numPr>
          <w:ilvl w:val="1"/>
          <w:numId w:val="13"/>
        </w:numPr>
        <w:rPr>
          <w:sz w:val="22"/>
          <w:szCs w:val="22"/>
        </w:rPr>
      </w:pPr>
      <w:r>
        <w:rPr>
          <w:sz w:val="22"/>
          <w:szCs w:val="22"/>
        </w:rPr>
        <w:t>EID expired – If an EID is expired, app will prompt to update the EID details.</w:t>
      </w:r>
    </w:p>
    <w:p w14:paraId="5D594961" w14:textId="32FA988B" w:rsidR="00027792" w:rsidRDefault="00027792" w:rsidP="00027792">
      <w:pPr>
        <w:pStyle w:val="ListParagraph"/>
        <w:numPr>
          <w:ilvl w:val="1"/>
          <w:numId w:val="13"/>
        </w:numPr>
        <w:rPr>
          <w:sz w:val="22"/>
          <w:szCs w:val="22"/>
        </w:rPr>
      </w:pPr>
      <w:r>
        <w:rPr>
          <w:sz w:val="22"/>
          <w:szCs w:val="22"/>
        </w:rPr>
        <w:t>Passport expired – If a passport is expired, app will prompt to update the passport details.</w:t>
      </w:r>
    </w:p>
    <w:p w14:paraId="0D379D60" w14:textId="58468B52" w:rsidR="005A24E1" w:rsidRDefault="005A24E1" w:rsidP="005A24E1">
      <w:pPr>
        <w:ind w:left="360"/>
        <w:rPr>
          <w:sz w:val="22"/>
          <w:szCs w:val="22"/>
        </w:rPr>
      </w:pPr>
      <w:r w:rsidRPr="005A24E1">
        <w:rPr>
          <w:b/>
          <w:bCs/>
          <w:sz w:val="22"/>
          <w:szCs w:val="22"/>
        </w:rPr>
        <w:t>Note:</w:t>
      </w:r>
      <w:r>
        <w:rPr>
          <w:sz w:val="22"/>
          <w:szCs w:val="22"/>
        </w:rPr>
        <w:t xml:space="preserve"> By default, the Accounts summary service API will be called, and the details will be loaded in the app. In parallel the Customer profile, credit cards and investments APIs will be called, and the data will be stored in object.</w:t>
      </w:r>
    </w:p>
    <w:p w14:paraId="49049A71" w14:textId="77777777" w:rsidR="005B4FF1" w:rsidRDefault="005B4FF1" w:rsidP="005B4FF1">
      <w:pPr>
        <w:ind w:firstLine="360"/>
        <w:rPr>
          <w:b/>
          <w:bCs/>
          <w:sz w:val="22"/>
          <w:szCs w:val="22"/>
        </w:rPr>
      </w:pPr>
      <w:r w:rsidRPr="00412260">
        <w:rPr>
          <w:b/>
          <w:bCs/>
          <w:sz w:val="22"/>
          <w:szCs w:val="22"/>
        </w:rPr>
        <w:t xml:space="preserve">APIs: </w:t>
      </w:r>
    </w:p>
    <w:p w14:paraId="028F1C87" w14:textId="222098B2" w:rsidR="005B4FF1" w:rsidRDefault="005B4FF1" w:rsidP="005B4FF1">
      <w:pPr>
        <w:pStyle w:val="ListParagraph"/>
        <w:numPr>
          <w:ilvl w:val="0"/>
          <w:numId w:val="13"/>
        </w:numPr>
        <w:rPr>
          <w:sz w:val="22"/>
          <w:szCs w:val="22"/>
        </w:rPr>
      </w:pPr>
      <w:r>
        <w:rPr>
          <w:sz w:val="22"/>
          <w:szCs w:val="22"/>
        </w:rPr>
        <w:t>The app will invoke the following APIs</w:t>
      </w:r>
    </w:p>
    <w:p w14:paraId="578EAC85" w14:textId="63C21528" w:rsidR="005B4FF1" w:rsidRDefault="005B4FF1" w:rsidP="005B4FF1">
      <w:pPr>
        <w:pStyle w:val="ListParagraph"/>
        <w:numPr>
          <w:ilvl w:val="1"/>
          <w:numId w:val="13"/>
        </w:numPr>
        <w:rPr>
          <w:sz w:val="22"/>
          <w:szCs w:val="22"/>
        </w:rPr>
      </w:pPr>
      <w:r>
        <w:rPr>
          <w:sz w:val="22"/>
          <w:szCs w:val="22"/>
        </w:rPr>
        <w:t>Account Summary</w:t>
      </w:r>
    </w:p>
    <w:p w14:paraId="27B28C54" w14:textId="78FA0094" w:rsidR="005B4FF1" w:rsidRDefault="005B4FF1" w:rsidP="005B4FF1">
      <w:pPr>
        <w:pStyle w:val="ListParagraph"/>
        <w:numPr>
          <w:ilvl w:val="1"/>
          <w:numId w:val="13"/>
        </w:numPr>
        <w:rPr>
          <w:sz w:val="22"/>
          <w:szCs w:val="22"/>
        </w:rPr>
      </w:pPr>
      <w:r>
        <w:rPr>
          <w:sz w:val="22"/>
          <w:szCs w:val="22"/>
        </w:rPr>
        <w:t>Credit Card Summary</w:t>
      </w:r>
    </w:p>
    <w:p w14:paraId="3B7EB109" w14:textId="68408C19" w:rsidR="005B4FF1" w:rsidRDefault="005B4FF1" w:rsidP="005B4FF1">
      <w:pPr>
        <w:pStyle w:val="ListParagraph"/>
        <w:numPr>
          <w:ilvl w:val="1"/>
          <w:numId w:val="13"/>
        </w:numPr>
        <w:rPr>
          <w:sz w:val="22"/>
          <w:szCs w:val="22"/>
        </w:rPr>
      </w:pPr>
      <w:r>
        <w:rPr>
          <w:sz w:val="22"/>
          <w:szCs w:val="22"/>
        </w:rPr>
        <w:t>Investment Summary</w:t>
      </w:r>
    </w:p>
    <w:p w14:paraId="0F4B8482" w14:textId="33E763AE" w:rsidR="005B4FF1" w:rsidRDefault="005B4FF1" w:rsidP="005B4FF1">
      <w:pPr>
        <w:pStyle w:val="ListParagraph"/>
        <w:numPr>
          <w:ilvl w:val="1"/>
          <w:numId w:val="13"/>
        </w:numPr>
        <w:rPr>
          <w:sz w:val="22"/>
          <w:szCs w:val="22"/>
        </w:rPr>
      </w:pPr>
      <w:r>
        <w:rPr>
          <w:sz w:val="22"/>
          <w:szCs w:val="22"/>
        </w:rPr>
        <w:t>Customer Details</w:t>
      </w:r>
    </w:p>
    <w:p w14:paraId="5C393C24" w14:textId="77777777" w:rsidR="005B4FF1" w:rsidRDefault="005B4FF1" w:rsidP="005B4FF1">
      <w:pPr>
        <w:pStyle w:val="ListParagraph"/>
        <w:numPr>
          <w:ilvl w:val="1"/>
          <w:numId w:val="13"/>
        </w:numPr>
        <w:rPr>
          <w:sz w:val="22"/>
          <w:szCs w:val="22"/>
        </w:rPr>
      </w:pPr>
      <w:r>
        <w:rPr>
          <w:sz w:val="22"/>
          <w:szCs w:val="22"/>
        </w:rPr>
        <w:t>Debit Card Summary</w:t>
      </w:r>
    </w:p>
    <w:p w14:paraId="4EE7E3AD" w14:textId="4C904582" w:rsidR="005B4FF1" w:rsidRPr="00412260" w:rsidRDefault="005B4FF1" w:rsidP="005B4FF1">
      <w:pPr>
        <w:pStyle w:val="ListParagraph"/>
        <w:numPr>
          <w:ilvl w:val="1"/>
          <w:numId w:val="13"/>
        </w:numPr>
        <w:rPr>
          <w:sz w:val="22"/>
          <w:szCs w:val="22"/>
        </w:rPr>
      </w:pPr>
      <w:r>
        <w:rPr>
          <w:sz w:val="22"/>
          <w:szCs w:val="22"/>
        </w:rPr>
        <w:t>RM Details</w:t>
      </w:r>
    </w:p>
    <w:p w14:paraId="57796AFB" w14:textId="5E84D4DD" w:rsidR="00720156" w:rsidRDefault="00B72908" w:rsidP="00B72908">
      <w:pPr>
        <w:pStyle w:val="Heading2"/>
        <w:numPr>
          <w:ilvl w:val="1"/>
          <w:numId w:val="4"/>
        </w:numPr>
        <w:rPr>
          <w:sz w:val="24"/>
          <w:szCs w:val="24"/>
        </w:rPr>
      </w:pPr>
      <w:bookmarkStart w:id="28" w:name="_Toc117274572"/>
      <w:r w:rsidRPr="00B72908">
        <w:rPr>
          <w:sz w:val="24"/>
          <w:szCs w:val="24"/>
        </w:rPr>
        <w:lastRenderedPageBreak/>
        <w:t>Accounts Overview</w:t>
      </w:r>
      <w:bookmarkEnd w:id="28"/>
    </w:p>
    <w:p w14:paraId="703E9389" w14:textId="77777777" w:rsidR="006726AF" w:rsidRDefault="006726AF" w:rsidP="006726AF">
      <w:pPr>
        <w:pStyle w:val="ListParagraph"/>
        <w:numPr>
          <w:ilvl w:val="0"/>
          <w:numId w:val="13"/>
        </w:numPr>
        <w:rPr>
          <w:sz w:val="22"/>
          <w:szCs w:val="22"/>
        </w:rPr>
      </w:pPr>
      <w:r w:rsidRPr="00816B83">
        <w:rPr>
          <w:sz w:val="22"/>
          <w:szCs w:val="22"/>
        </w:rPr>
        <w:t xml:space="preserve">This section is for the customer to </w:t>
      </w:r>
      <w:r>
        <w:rPr>
          <w:sz w:val="22"/>
          <w:szCs w:val="22"/>
        </w:rPr>
        <w:t>view all</w:t>
      </w:r>
      <w:r w:rsidRPr="00816B83">
        <w:rPr>
          <w:sz w:val="22"/>
          <w:szCs w:val="22"/>
        </w:rPr>
        <w:t xml:space="preserve"> the </w:t>
      </w:r>
      <w:r>
        <w:rPr>
          <w:sz w:val="22"/>
          <w:szCs w:val="22"/>
        </w:rPr>
        <w:t>products linked to the customer including the following:</w:t>
      </w:r>
    </w:p>
    <w:p w14:paraId="2BAEEF59" w14:textId="77777777" w:rsidR="006726AF" w:rsidRDefault="006726AF" w:rsidP="006726AF">
      <w:pPr>
        <w:pStyle w:val="ListParagraph"/>
        <w:numPr>
          <w:ilvl w:val="1"/>
          <w:numId w:val="13"/>
        </w:numPr>
        <w:rPr>
          <w:sz w:val="22"/>
          <w:szCs w:val="22"/>
        </w:rPr>
      </w:pPr>
      <w:r>
        <w:rPr>
          <w:sz w:val="22"/>
          <w:szCs w:val="22"/>
        </w:rPr>
        <w:t>Savings &amp; Current Accounts</w:t>
      </w:r>
    </w:p>
    <w:p w14:paraId="7120F77B" w14:textId="77777777" w:rsidR="006726AF" w:rsidRDefault="006726AF" w:rsidP="006726AF">
      <w:pPr>
        <w:pStyle w:val="ListParagraph"/>
        <w:numPr>
          <w:ilvl w:val="1"/>
          <w:numId w:val="13"/>
        </w:numPr>
        <w:rPr>
          <w:sz w:val="22"/>
          <w:szCs w:val="22"/>
        </w:rPr>
      </w:pPr>
      <w:r>
        <w:rPr>
          <w:sz w:val="22"/>
          <w:szCs w:val="22"/>
        </w:rPr>
        <w:t>Credit Cards</w:t>
      </w:r>
    </w:p>
    <w:p w14:paraId="18C314D5" w14:textId="77777777" w:rsidR="006726AF" w:rsidRDefault="006726AF" w:rsidP="006726AF">
      <w:pPr>
        <w:pStyle w:val="ListParagraph"/>
        <w:numPr>
          <w:ilvl w:val="1"/>
          <w:numId w:val="13"/>
        </w:numPr>
        <w:rPr>
          <w:sz w:val="22"/>
          <w:szCs w:val="22"/>
        </w:rPr>
      </w:pPr>
      <w:r>
        <w:rPr>
          <w:sz w:val="22"/>
          <w:szCs w:val="22"/>
        </w:rPr>
        <w:t>Deposit Accounts</w:t>
      </w:r>
    </w:p>
    <w:p w14:paraId="0F02FFA1" w14:textId="77777777" w:rsidR="006726AF" w:rsidRDefault="006726AF" w:rsidP="006726AF">
      <w:pPr>
        <w:pStyle w:val="ListParagraph"/>
        <w:numPr>
          <w:ilvl w:val="1"/>
          <w:numId w:val="13"/>
        </w:numPr>
        <w:rPr>
          <w:sz w:val="22"/>
          <w:szCs w:val="22"/>
        </w:rPr>
      </w:pPr>
      <w:r>
        <w:rPr>
          <w:sz w:val="22"/>
          <w:szCs w:val="22"/>
        </w:rPr>
        <w:t>Loan Accounts</w:t>
      </w:r>
    </w:p>
    <w:p w14:paraId="01158B93" w14:textId="77777777" w:rsidR="006726AF" w:rsidRPr="0002106D" w:rsidRDefault="006726AF" w:rsidP="006726AF">
      <w:pPr>
        <w:pStyle w:val="ListParagraph"/>
        <w:numPr>
          <w:ilvl w:val="1"/>
          <w:numId w:val="13"/>
        </w:numPr>
      </w:pPr>
      <w:r w:rsidRPr="0002106D">
        <w:rPr>
          <w:sz w:val="22"/>
          <w:szCs w:val="22"/>
        </w:rPr>
        <w:t>Investment Accounts</w:t>
      </w:r>
    </w:p>
    <w:p w14:paraId="32982FD7" w14:textId="77777777" w:rsidR="006726AF" w:rsidRPr="00F0317B" w:rsidRDefault="006726AF" w:rsidP="006726AF">
      <w:pPr>
        <w:pStyle w:val="ListParagraph"/>
        <w:numPr>
          <w:ilvl w:val="0"/>
          <w:numId w:val="13"/>
        </w:numPr>
      </w:pPr>
      <w:r>
        <w:rPr>
          <w:sz w:val="22"/>
          <w:szCs w:val="22"/>
        </w:rPr>
        <w:t>Each account type will be grouped separately, and user can hide and expand between each section.</w:t>
      </w:r>
    </w:p>
    <w:p w14:paraId="13700FBE" w14:textId="77777777" w:rsidR="006726AF" w:rsidRPr="00F0317B" w:rsidRDefault="006726AF" w:rsidP="006726AF">
      <w:pPr>
        <w:pStyle w:val="ListParagraph"/>
        <w:numPr>
          <w:ilvl w:val="0"/>
          <w:numId w:val="13"/>
        </w:numPr>
      </w:pPr>
      <w:r>
        <w:rPr>
          <w:sz w:val="22"/>
          <w:szCs w:val="22"/>
        </w:rPr>
        <w:t>The savings &amp; current account sections display the following details:</w:t>
      </w:r>
    </w:p>
    <w:p w14:paraId="4D18B9B0" w14:textId="77777777" w:rsidR="006726AF" w:rsidRPr="008004F6" w:rsidRDefault="006726AF" w:rsidP="006726AF">
      <w:pPr>
        <w:pStyle w:val="ListParagraph"/>
        <w:numPr>
          <w:ilvl w:val="1"/>
          <w:numId w:val="13"/>
        </w:numPr>
        <w:rPr>
          <w:sz w:val="22"/>
          <w:szCs w:val="22"/>
        </w:rPr>
      </w:pPr>
      <w:r w:rsidRPr="008004F6">
        <w:rPr>
          <w:sz w:val="22"/>
          <w:szCs w:val="22"/>
        </w:rPr>
        <w:t>Account Name</w:t>
      </w:r>
    </w:p>
    <w:p w14:paraId="489865F9" w14:textId="77777777" w:rsidR="006726AF" w:rsidRPr="008004F6" w:rsidRDefault="006726AF" w:rsidP="006726AF">
      <w:pPr>
        <w:pStyle w:val="ListParagraph"/>
        <w:numPr>
          <w:ilvl w:val="1"/>
          <w:numId w:val="13"/>
        </w:numPr>
        <w:rPr>
          <w:sz w:val="22"/>
          <w:szCs w:val="22"/>
        </w:rPr>
      </w:pPr>
      <w:r w:rsidRPr="008004F6">
        <w:rPr>
          <w:sz w:val="22"/>
          <w:szCs w:val="22"/>
        </w:rPr>
        <w:t>Account Type</w:t>
      </w:r>
    </w:p>
    <w:p w14:paraId="198CD920" w14:textId="77777777" w:rsidR="006726AF" w:rsidRPr="008004F6" w:rsidRDefault="006726AF" w:rsidP="006726AF">
      <w:pPr>
        <w:pStyle w:val="ListParagraph"/>
        <w:numPr>
          <w:ilvl w:val="1"/>
          <w:numId w:val="13"/>
        </w:numPr>
        <w:rPr>
          <w:sz w:val="22"/>
          <w:szCs w:val="22"/>
        </w:rPr>
      </w:pPr>
      <w:r w:rsidRPr="008004F6">
        <w:rPr>
          <w:sz w:val="22"/>
          <w:szCs w:val="22"/>
        </w:rPr>
        <w:t>Account Number</w:t>
      </w:r>
    </w:p>
    <w:p w14:paraId="4B726808" w14:textId="77777777" w:rsidR="006726AF" w:rsidRDefault="006726AF" w:rsidP="006726AF">
      <w:pPr>
        <w:pStyle w:val="ListParagraph"/>
        <w:numPr>
          <w:ilvl w:val="1"/>
          <w:numId w:val="13"/>
        </w:numPr>
        <w:rPr>
          <w:sz w:val="22"/>
          <w:szCs w:val="22"/>
        </w:rPr>
      </w:pPr>
      <w:r w:rsidRPr="008004F6">
        <w:rPr>
          <w:sz w:val="22"/>
          <w:szCs w:val="22"/>
        </w:rPr>
        <w:t>Account Balance and Currency</w:t>
      </w:r>
    </w:p>
    <w:p w14:paraId="7F0DD8B7" w14:textId="77777777" w:rsidR="006726AF" w:rsidRPr="00F0317B" w:rsidRDefault="006726AF" w:rsidP="006726AF">
      <w:pPr>
        <w:pStyle w:val="ListParagraph"/>
        <w:numPr>
          <w:ilvl w:val="0"/>
          <w:numId w:val="13"/>
        </w:numPr>
      </w:pPr>
      <w:r>
        <w:rPr>
          <w:sz w:val="22"/>
          <w:szCs w:val="22"/>
        </w:rPr>
        <w:t>The credit card sections display the following details:</w:t>
      </w:r>
    </w:p>
    <w:p w14:paraId="513FCE34" w14:textId="77777777" w:rsidR="006726AF" w:rsidRPr="00855134" w:rsidRDefault="006726AF" w:rsidP="006726AF">
      <w:pPr>
        <w:pStyle w:val="ListParagraph"/>
        <w:numPr>
          <w:ilvl w:val="1"/>
          <w:numId w:val="13"/>
        </w:numPr>
        <w:rPr>
          <w:sz w:val="22"/>
          <w:szCs w:val="22"/>
        </w:rPr>
      </w:pPr>
      <w:r w:rsidRPr="00855134">
        <w:rPr>
          <w:sz w:val="22"/>
          <w:szCs w:val="22"/>
        </w:rPr>
        <w:t>Embossed Name</w:t>
      </w:r>
    </w:p>
    <w:p w14:paraId="17D6861F" w14:textId="77777777" w:rsidR="006726AF" w:rsidRPr="00855134" w:rsidRDefault="006726AF" w:rsidP="006726AF">
      <w:pPr>
        <w:pStyle w:val="ListParagraph"/>
        <w:numPr>
          <w:ilvl w:val="1"/>
          <w:numId w:val="13"/>
        </w:numPr>
        <w:rPr>
          <w:sz w:val="22"/>
          <w:szCs w:val="22"/>
        </w:rPr>
      </w:pPr>
      <w:r w:rsidRPr="00855134">
        <w:rPr>
          <w:sz w:val="22"/>
          <w:szCs w:val="22"/>
        </w:rPr>
        <w:t>Card Type</w:t>
      </w:r>
    </w:p>
    <w:p w14:paraId="1BE415F3" w14:textId="77777777" w:rsidR="006726AF" w:rsidRPr="00855134" w:rsidRDefault="006726AF" w:rsidP="006726AF">
      <w:pPr>
        <w:pStyle w:val="ListParagraph"/>
        <w:numPr>
          <w:ilvl w:val="1"/>
          <w:numId w:val="13"/>
        </w:numPr>
        <w:rPr>
          <w:sz w:val="22"/>
          <w:szCs w:val="22"/>
        </w:rPr>
      </w:pPr>
      <w:r w:rsidRPr="00855134">
        <w:rPr>
          <w:sz w:val="22"/>
          <w:szCs w:val="22"/>
        </w:rPr>
        <w:t>Card Number</w:t>
      </w:r>
    </w:p>
    <w:p w14:paraId="182AD815" w14:textId="77777777" w:rsidR="006726AF" w:rsidRPr="00855134" w:rsidRDefault="006726AF" w:rsidP="006726AF">
      <w:pPr>
        <w:pStyle w:val="ListParagraph"/>
        <w:numPr>
          <w:ilvl w:val="1"/>
          <w:numId w:val="13"/>
        </w:numPr>
        <w:rPr>
          <w:sz w:val="22"/>
          <w:szCs w:val="22"/>
        </w:rPr>
      </w:pPr>
      <w:r w:rsidRPr="00855134">
        <w:rPr>
          <w:sz w:val="22"/>
          <w:szCs w:val="22"/>
        </w:rPr>
        <w:t>Available Limit</w:t>
      </w:r>
    </w:p>
    <w:p w14:paraId="3EB05813" w14:textId="77777777" w:rsidR="006726AF" w:rsidRPr="00BC6FA5" w:rsidRDefault="006726AF" w:rsidP="006726AF">
      <w:pPr>
        <w:pStyle w:val="ListParagraph"/>
        <w:numPr>
          <w:ilvl w:val="1"/>
          <w:numId w:val="13"/>
        </w:numPr>
        <w:rPr>
          <w:sz w:val="22"/>
          <w:szCs w:val="22"/>
        </w:rPr>
      </w:pPr>
      <w:r w:rsidRPr="00855134">
        <w:rPr>
          <w:sz w:val="22"/>
          <w:szCs w:val="22"/>
        </w:rPr>
        <w:t>Outstanding Limit</w:t>
      </w:r>
    </w:p>
    <w:p w14:paraId="0E2F9E75" w14:textId="77777777" w:rsidR="006726AF" w:rsidRPr="00F0317B" w:rsidRDefault="006726AF" w:rsidP="006726AF">
      <w:pPr>
        <w:pStyle w:val="ListParagraph"/>
        <w:numPr>
          <w:ilvl w:val="0"/>
          <w:numId w:val="13"/>
        </w:numPr>
      </w:pPr>
      <w:r>
        <w:rPr>
          <w:sz w:val="22"/>
          <w:szCs w:val="22"/>
        </w:rPr>
        <w:t>The deposit account sections display the following details:</w:t>
      </w:r>
    </w:p>
    <w:p w14:paraId="53DEA1E7" w14:textId="77777777" w:rsidR="006726AF" w:rsidRPr="00BC6FA5" w:rsidRDefault="006726AF" w:rsidP="006726AF">
      <w:pPr>
        <w:pStyle w:val="ListParagraph"/>
        <w:numPr>
          <w:ilvl w:val="1"/>
          <w:numId w:val="13"/>
        </w:numPr>
        <w:rPr>
          <w:sz w:val="22"/>
          <w:szCs w:val="22"/>
        </w:rPr>
      </w:pPr>
      <w:r w:rsidRPr="00BC6FA5">
        <w:rPr>
          <w:sz w:val="22"/>
          <w:szCs w:val="22"/>
        </w:rPr>
        <w:t>Deposit Name</w:t>
      </w:r>
    </w:p>
    <w:p w14:paraId="1EF60BFD" w14:textId="77777777" w:rsidR="006726AF" w:rsidRPr="00BC6FA5" w:rsidRDefault="006726AF" w:rsidP="006726AF">
      <w:pPr>
        <w:pStyle w:val="ListParagraph"/>
        <w:numPr>
          <w:ilvl w:val="1"/>
          <w:numId w:val="13"/>
        </w:numPr>
        <w:rPr>
          <w:sz w:val="22"/>
          <w:szCs w:val="22"/>
        </w:rPr>
      </w:pPr>
      <w:r w:rsidRPr="00BC6FA5">
        <w:rPr>
          <w:sz w:val="22"/>
          <w:szCs w:val="22"/>
        </w:rPr>
        <w:t>Deposit Type</w:t>
      </w:r>
    </w:p>
    <w:p w14:paraId="6036A00E" w14:textId="77777777" w:rsidR="006726AF" w:rsidRPr="00BC6FA5" w:rsidRDefault="006726AF" w:rsidP="006726AF">
      <w:pPr>
        <w:pStyle w:val="ListParagraph"/>
        <w:numPr>
          <w:ilvl w:val="1"/>
          <w:numId w:val="13"/>
        </w:numPr>
        <w:rPr>
          <w:sz w:val="22"/>
          <w:szCs w:val="22"/>
        </w:rPr>
      </w:pPr>
      <w:r w:rsidRPr="00BC6FA5">
        <w:rPr>
          <w:sz w:val="22"/>
          <w:szCs w:val="22"/>
        </w:rPr>
        <w:t>Deposit Number</w:t>
      </w:r>
    </w:p>
    <w:p w14:paraId="2AA72D4D" w14:textId="77777777" w:rsidR="006726AF" w:rsidRPr="008004F6" w:rsidRDefault="006726AF" w:rsidP="006726AF">
      <w:pPr>
        <w:pStyle w:val="ListParagraph"/>
        <w:numPr>
          <w:ilvl w:val="1"/>
          <w:numId w:val="13"/>
        </w:numPr>
        <w:rPr>
          <w:sz w:val="22"/>
          <w:szCs w:val="22"/>
        </w:rPr>
      </w:pPr>
      <w:r w:rsidRPr="00BC6FA5">
        <w:rPr>
          <w:sz w:val="22"/>
          <w:szCs w:val="22"/>
        </w:rPr>
        <w:t>Deposit Balance and Currency</w:t>
      </w:r>
    </w:p>
    <w:p w14:paraId="6A81B23F" w14:textId="77777777" w:rsidR="006726AF" w:rsidRPr="00F0317B" w:rsidRDefault="006726AF" w:rsidP="006726AF">
      <w:pPr>
        <w:pStyle w:val="ListParagraph"/>
        <w:numPr>
          <w:ilvl w:val="0"/>
          <w:numId w:val="13"/>
        </w:numPr>
      </w:pPr>
      <w:r>
        <w:rPr>
          <w:sz w:val="22"/>
          <w:szCs w:val="22"/>
        </w:rPr>
        <w:t>The loan account sections display the following details:</w:t>
      </w:r>
    </w:p>
    <w:p w14:paraId="0C9FFB79" w14:textId="77777777" w:rsidR="006726AF" w:rsidRPr="00AB74D5" w:rsidRDefault="006726AF" w:rsidP="006726AF">
      <w:pPr>
        <w:pStyle w:val="ListParagraph"/>
        <w:numPr>
          <w:ilvl w:val="1"/>
          <w:numId w:val="13"/>
        </w:numPr>
        <w:rPr>
          <w:sz w:val="22"/>
          <w:szCs w:val="22"/>
        </w:rPr>
      </w:pPr>
      <w:r>
        <w:rPr>
          <w:sz w:val="22"/>
          <w:szCs w:val="22"/>
        </w:rPr>
        <w:t xml:space="preserve">Loan </w:t>
      </w:r>
      <w:r w:rsidRPr="00AB74D5">
        <w:rPr>
          <w:sz w:val="22"/>
          <w:szCs w:val="22"/>
        </w:rPr>
        <w:t>Account Name</w:t>
      </w:r>
    </w:p>
    <w:p w14:paraId="707F099A" w14:textId="77777777" w:rsidR="006726AF" w:rsidRPr="00AB74D5" w:rsidRDefault="006726AF" w:rsidP="006726AF">
      <w:pPr>
        <w:pStyle w:val="ListParagraph"/>
        <w:numPr>
          <w:ilvl w:val="1"/>
          <w:numId w:val="13"/>
        </w:numPr>
        <w:rPr>
          <w:sz w:val="22"/>
          <w:szCs w:val="22"/>
        </w:rPr>
      </w:pPr>
      <w:r>
        <w:rPr>
          <w:sz w:val="22"/>
          <w:szCs w:val="22"/>
        </w:rPr>
        <w:t xml:space="preserve">Loan </w:t>
      </w:r>
      <w:r w:rsidRPr="00AB74D5">
        <w:rPr>
          <w:sz w:val="22"/>
          <w:szCs w:val="22"/>
        </w:rPr>
        <w:t>Account Type</w:t>
      </w:r>
    </w:p>
    <w:p w14:paraId="54A03F12" w14:textId="77777777" w:rsidR="006726AF" w:rsidRPr="00AB74D5" w:rsidRDefault="006726AF" w:rsidP="006726AF">
      <w:pPr>
        <w:pStyle w:val="ListParagraph"/>
        <w:numPr>
          <w:ilvl w:val="1"/>
          <w:numId w:val="13"/>
        </w:numPr>
        <w:rPr>
          <w:sz w:val="22"/>
          <w:szCs w:val="22"/>
        </w:rPr>
      </w:pPr>
      <w:r>
        <w:rPr>
          <w:sz w:val="22"/>
          <w:szCs w:val="22"/>
        </w:rPr>
        <w:t xml:space="preserve">Loan </w:t>
      </w:r>
      <w:r w:rsidRPr="00AB74D5">
        <w:rPr>
          <w:sz w:val="22"/>
          <w:szCs w:val="22"/>
        </w:rPr>
        <w:t>Account Number</w:t>
      </w:r>
    </w:p>
    <w:p w14:paraId="22A0858F" w14:textId="77777777" w:rsidR="006726AF" w:rsidRPr="00BC6FA5" w:rsidRDefault="006726AF" w:rsidP="006726AF">
      <w:pPr>
        <w:pStyle w:val="ListParagraph"/>
        <w:numPr>
          <w:ilvl w:val="1"/>
          <w:numId w:val="13"/>
        </w:numPr>
        <w:rPr>
          <w:sz w:val="22"/>
          <w:szCs w:val="22"/>
        </w:rPr>
      </w:pPr>
      <w:r w:rsidRPr="00AB74D5">
        <w:rPr>
          <w:sz w:val="22"/>
          <w:szCs w:val="22"/>
        </w:rPr>
        <w:t>Total Outstanding</w:t>
      </w:r>
      <w:r>
        <w:rPr>
          <w:sz w:val="22"/>
          <w:szCs w:val="22"/>
        </w:rPr>
        <w:t xml:space="preserve"> and currency</w:t>
      </w:r>
    </w:p>
    <w:p w14:paraId="033087A2" w14:textId="77777777" w:rsidR="006726AF" w:rsidRPr="00F0317B" w:rsidRDefault="006726AF" w:rsidP="006726AF">
      <w:pPr>
        <w:pStyle w:val="ListParagraph"/>
        <w:numPr>
          <w:ilvl w:val="0"/>
          <w:numId w:val="13"/>
        </w:numPr>
      </w:pPr>
      <w:r>
        <w:rPr>
          <w:sz w:val="22"/>
          <w:szCs w:val="22"/>
        </w:rPr>
        <w:t>The investment account sections display the following details:</w:t>
      </w:r>
    </w:p>
    <w:p w14:paraId="77D00CAB" w14:textId="77777777" w:rsidR="006726AF" w:rsidRPr="00367B27" w:rsidRDefault="006726AF" w:rsidP="006726AF">
      <w:pPr>
        <w:pStyle w:val="ListParagraph"/>
        <w:numPr>
          <w:ilvl w:val="1"/>
          <w:numId w:val="13"/>
        </w:numPr>
        <w:rPr>
          <w:sz w:val="22"/>
          <w:szCs w:val="22"/>
        </w:rPr>
      </w:pPr>
      <w:r w:rsidRPr="00367B27">
        <w:rPr>
          <w:sz w:val="22"/>
          <w:szCs w:val="22"/>
        </w:rPr>
        <w:t>Security Name</w:t>
      </w:r>
    </w:p>
    <w:p w14:paraId="0382EC85" w14:textId="77777777" w:rsidR="006726AF" w:rsidRPr="00367B27" w:rsidRDefault="006726AF" w:rsidP="006726AF">
      <w:pPr>
        <w:pStyle w:val="ListParagraph"/>
        <w:numPr>
          <w:ilvl w:val="1"/>
          <w:numId w:val="13"/>
        </w:numPr>
        <w:rPr>
          <w:sz w:val="22"/>
          <w:szCs w:val="22"/>
        </w:rPr>
      </w:pPr>
      <w:r w:rsidRPr="00367B27">
        <w:rPr>
          <w:sz w:val="22"/>
          <w:szCs w:val="22"/>
        </w:rPr>
        <w:t>Type</w:t>
      </w:r>
    </w:p>
    <w:p w14:paraId="50B86030" w14:textId="77777777" w:rsidR="006726AF" w:rsidRPr="00367B27" w:rsidRDefault="006726AF" w:rsidP="006726AF">
      <w:pPr>
        <w:pStyle w:val="ListParagraph"/>
        <w:numPr>
          <w:ilvl w:val="1"/>
          <w:numId w:val="13"/>
        </w:numPr>
        <w:rPr>
          <w:sz w:val="22"/>
          <w:szCs w:val="22"/>
        </w:rPr>
      </w:pPr>
      <w:r w:rsidRPr="00367B27">
        <w:rPr>
          <w:sz w:val="22"/>
          <w:szCs w:val="22"/>
        </w:rPr>
        <w:t>Investment Number</w:t>
      </w:r>
    </w:p>
    <w:p w14:paraId="4C4F0247" w14:textId="77777777" w:rsidR="006726AF" w:rsidRDefault="006726AF" w:rsidP="006726AF">
      <w:pPr>
        <w:pStyle w:val="ListParagraph"/>
        <w:numPr>
          <w:ilvl w:val="1"/>
          <w:numId w:val="13"/>
        </w:numPr>
        <w:rPr>
          <w:sz w:val="22"/>
          <w:szCs w:val="22"/>
        </w:rPr>
      </w:pPr>
      <w:r w:rsidRPr="00367B27">
        <w:rPr>
          <w:sz w:val="22"/>
          <w:szCs w:val="22"/>
        </w:rPr>
        <w:t>Cost and currency</w:t>
      </w:r>
    </w:p>
    <w:p w14:paraId="0E174CC4" w14:textId="2955189B" w:rsidR="006726AF" w:rsidRDefault="006726AF" w:rsidP="006726AF">
      <w:pPr>
        <w:pStyle w:val="ListParagraph"/>
        <w:numPr>
          <w:ilvl w:val="0"/>
          <w:numId w:val="13"/>
        </w:numPr>
        <w:rPr>
          <w:sz w:val="22"/>
          <w:szCs w:val="22"/>
        </w:rPr>
      </w:pPr>
      <w:r>
        <w:rPr>
          <w:sz w:val="22"/>
          <w:szCs w:val="22"/>
        </w:rPr>
        <w:t>User will have the option to view the respective account / card details and the recent transactions for the same.</w:t>
      </w:r>
    </w:p>
    <w:p w14:paraId="7B7D9B39" w14:textId="3279B26E" w:rsidR="006726AF" w:rsidRPr="00367B27" w:rsidRDefault="006726AF" w:rsidP="006726AF">
      <w:pPr>
        <w:pStyle w:val="ListParagraph"/>
        <w:numPr>
          <w:ilvl w:val="0"/>
          <w:numId w:val="13"/>
        </w:numPr>
        <w:rPr>
          <w:sz w:val="22"/>
          <w:szCs w:val="22"/>
        </w:rPr>
      </w:pPr>
      <w:r>
        <w:rPr>
          <w:sz w:val="22"/>
          <w:szCs w:val="22"/>
        </w:rPr>
        <w:t>If any product is not availab</w:t>
      </w:r>
      <w:r w:rsidR="00745645">
        <w:rPr>
          <w:sz w:val="22"/>
          <w:szCs w:val="22"/>
        </w:rPr>
        <w:t>le for the user, then the respective menu will be hidden in the tab.</w:t>
      </w:r>
    </w:p>
    <w:p w14:paraId="7DAC03EC" w14:textId="77777777" w:rsidR="00B72908" w:rsidRPr="00B72908" w:rsidRDefault="00B72908" w:rsidP="006726AF">
      <w:pPr>
        <w:pStyle w:val="ListParagraph"/>
      </w:pPr>
    </w:p>
    <w:p w14:paraId="62607493" w14:textId="77777777" w:rsidR="000A5013" w:rsidRDefault="000A5013">
      <w:pPr>
        <w:rPr>
          <w:caps/>
          <w:spacing w:val="15"/>
          <w:sz w:val="24"/>
          <w:szCs w:val="24"/>
        </w:rPr>
      </w:pPr>
      <w:r>
        <w:rPr>
          <w:sz w:val="24"/>
          <w:szCs w:val="24"/>
        </w:rPr>
        <w:br w:type="page"/>
      </w:r>
    </w:p>
    <w:p w14:paraId="39F37711" w14:textId="207923D5" w:rsidR="00B72908" w:rsidRDefault="00B72908" w:rsidP="00B72908">
      <w:pPr>
        <w:pStyle w:val="Heading2"/>
        <w:numPr>
          <w:ilvl w:val="1"/>
          <w:numId w:val="4"/>
        </w:numPr>
        <w:rPr>
          <w:sz w:val="24"/>
          <w:szCs w:val="24"/>
        </w:rPr>
      </w:pPr>
      <w:bookmarkStart w:id="29" w:name="_Toc117274573"/>
      <w:r w:rsidRPr="00B72908">
        <w:rPr>
          <w:sz w:val="24"/>
          <w:szCs w:val="24"/>
        </w:rPr>
        <w:lastRenderedPageBreak/>
        <w:t>Favorite Transactions</w:t>
      </w:r>
      <w:bookmarkEnd w:id="29"/>
    </w:p>
    <w:p w14:paraId="2AFF7E21" w14:textId="77777777" w:rsidR="00412F23" w:rsidRPr="00412F23" w:rsidRDefault="00412F23" w:rsidP="00412F23">
      <w:pPr>
        <w:pStyle w:val="ListParagraph"/>
        <w:numPr>
          <w:ilvl w:val="0"/>
          <w:numId w:val="13"/>
        </w:numPr>
        <w:rPr>
          <w:sz w:val="22"/>
          <w:szCs w:val="22"/>
        </w:rPr>
      </w:pPr>
      <w:r w:rsidRPr="00412F23">
        <w:rPr>
          <w:sz w:val="22"/>
          <w:szCs w:val="22"/>
        </w:rPr>
        <w:t>This section is for the customer to view the favorited transactions.</w:t>
      </w:r>
    </w:p>
    <w:p w14:paraId="26967907" w14:textId="77777777" w:rsidR="00412F23" w:rsidRPr="00412F23" w:rsidRDefault="00412F23" w:rsidP="00412F23">
      <w:pPr>
        <w:pStyle w:val="ListParagraph"/>
        <w:numPr>
          <w:ilvl w:val="0"/>
          <w:numId w:val="13"/>
        </w:numPr>
        <w:rPr>
          <w:sz w:val="22"/>
          <w:szCs w:val="22"/>
        </w:rPr>
      </w:pPr>
      <w:r w:rsidRPr="00412F23">
        <w:rPr>
          <w:sz w:val="22"/>
          <w:szCs w:val="22"/>
        </w:rPr>
        <w:t>The records will be displayed in descending order, where the latest one will be displayed at the top.</w:t>
      </w:r>
    </w:p>
    <w:p w14:paraId="75ADCE7E" w14:textId="77777777" w:rsidR="00412F23" w:rsidRPr="00412F23" w:rsidRDefault="00412F23" w:rsidP="00412F23">
      <w:pPr>
        <w:pStyle w:val="ListParagraph"/>
        <w:numPr>
          <w:ilvl w:val="0"/>
          <w:numId w:val="13"/>
        </w:numPr>
        <w:rPr>
          <w:sz w:val="22"/>
          <w:szCs w:val="22"/>
        </w:rPr>
      </w:pPr>
      <w:r w:rsidRPr="00412F23">
        <w:rPr>
          <w:sz w:val="22"/>
          <w:szCs w:val="22"/>
        </w:rPr>
        <w:t>The list of transactions will display the following:</w:t>
      </w:r>
    </w:p>
    <w:p w14:paraId="27D7A685" w14:textId="77777777" w:rsidR="00412F23" w:rsidRPr="00412F23" w:rsidRDefault="00412F23" w:rsidP="00412F23">
      <w:pPr>
        <w:pStyle w:val="ListParagraph"/>
        <w:numPr>
          <w:ilvl w:val="1"/>
          <w:numId w:val="13"/>
        </w:numPr>
        <w:rPr>
          <w:sz w:val="22"/>
          <w:szCs w:val="22"/>
        </w:rPr>
      </w:pPr>
      <w:r w:rsidRPr="00412F23">
        <w:rPr>
          <w:sz w:val="22"/>
          <w:szCs w:val="22"/>
        </w:rPr>
        <w:t>Transaction Amount and Currency</w:t>
      </w:r>
    </w:p>
    <w:p w14:paraId="171C01C7" w14:textId="77777777" w:rsidR="00412F23" w:rsidRPr="00412F23" w:rsidRDefault="00412F23" w:rsidP="00412F23">
      <w:pPr>
        <w:pStyle w:val="ListParagraph"/>
        <w:numPr>
          <w:ilvl w:val="1"/>
          <w:numId w:val="13"/>
        </w:numPr>
        <w:rPr>
          <w:sz w:val="22"/>
          <w:szCs w:val="22"/>
        </w:rPr>
      </w:pPr>
      <w:r w:rsidRPr="00412F23">
        <w:rPr>
          <w:sz w:val="22"/>
          <w:szCs w:val="22"/>
        </w:rPr>
        <w:t>Beneficiary Nick Name</w:t>
      </w:r>
    </w:p>
    <w:p w14:paraId="287CF162" w14:textId="77777777" w:rsidR="00412F23" w:rsidRPr="00412F23" w:rsidRDefault="00412F23" w:rsidP="00412F23">
      <w:pPr>
        <w:pStyle w:val="ListParagraph"/>
        <w:numPr>
          <w:ilvl w:val="1"/>
          <w:numId w:val="13"/>
        </w:numPr>
        <w:rPr>
          <w:sz w:val="22"/>
          <w:szCs w:val="22"/>
        </w:rPr>
      </w:pPr>
      <w:r w:rsidRPr="00412F23">
        <w:rPr>
          <w:sz w:val="22"/>
          <w:szCs w:val="22"/>
        </w:rPr>
        <w:t>Beneficiary Account Number / IBAN</w:t>
      </w:r>
    </w:p>
    <w:p w14:paraId="12A797FD" w14:textId="1E99EF11" w:rsidR="00B72908" w:rsidRDefault="00412F23" w:rsidP="3D55BA36">
      <w:pPr>
        <w:pStyle w:val="ListParagraph"/>
        <w:numPr>
          <w:ilvl w:val="0"/>
          <w:numId w:val="13"/>
        </w:numPr>
        <w:rPr>
          <w:sz w:val="22"/>
          <w:szCs w:val="22"/>
        </w:rPr>
      </w:pPr>
      <w:r w:rsidRPr="3D55BA36">
        <w:rPr>
          <w:sz w:val="22"/>
          <w:szCs w:val="22"/>
        </w:rPr>
        <w:t>On select a record, app will redirect to the respective fund transfers / card payment / bill payment screen and all the details will be prefilled and user can proceed further.</w:t>
      </w:r>
    </w:p>
    <w:p w14:paraId="127519EC" w14:textId="5B6CD346" w:rsidR="00B66381" w:rsidRDefault="00B66381" w:rsidP="3D55BA36">
      <w:pPr>
        <w:pStyle w:val="ListParagraph"/>
        <w:numPr>
          <w:ilvl w:val="0"/>
          <w:numId w:val="13"/>
        </w:numPr>
        <w:rPr>
          <w:sz w:val="22"/>
          <w:szCs w:val="22"/>
        </w:rPr>
      </w:pPr>
      <w:r>
        <w:rPr>
          <w:sz w:val="22"/>
          <w:szCs w:val="22"/>
        </w:rPr>
        <w:t>On click the delete icon, app will prompt “Are you sure, you want to delete the favorited transactions?” with Yes and No options.</w:t>
      </w:r>
    </w:p>
    <w:p w14:paraId="2262D32C" w14:textId="25AD4639" w:rsidR="00B66381" w:rsidRDefault="00B66381" w:rsidP="00B66381">
      <w:pPr>
        <w:pStyle w:val="ListParagraph"/>
        <w:numPr>
          <w:ilvl w:val="1"/>
          <w:numId w:val="13"/>
        </w:numPr>
        <w:rPr>
          <w:sz w:val="22"/>
          <w:szCs w:val="22"/>
        </w:rPr>
      </w:pPr>
      <w:r>
        <w:rPr>
          <w:sz w:val="22"/>
          <w:szCs w:val="22"/>
        </w:rPr>
        <w:t>On click yes, app will delete the favorite transaction and display the success on overlay for 2 seconds and then display the dashboard screen.</w:t>
      </w:r>
    </w:p>
    <w:p w14:paraId="00973212" w14:textId="17195F3D" w:rsidR="00B66381" w:rsidRPr="00B72908" w:rsidRDefault="00B66381" w:rsidP="00B66381">
      <w:pPr>
        <w:pStyle w:val="ListParagraph"/>
        <w:numPr>
          <w:ilvl w:val="1"/>
          <w:numId w:val="13"/>
        </w:numPr>
        <w:rPr>
          <w:sz w:val="22"/>
          <w:szCs w:val="22"/>
        </w:rPr>
      </w:pPr>
      <w:r>
        <w:rPr>
          <w:sz w:val="22"/>
          <w:szCs w:val="22"/>
        </w:rPr>
        <w:t>On click No, app will display the dashboard screen without any changes.</w:t>
      </w:r>
    </w:p>
    <w:p w14:paraId="69EA3A9C" w14:textId="0DB97DC2" w:rsidR="00B72908" w:rsidRDefault="00B72908" w:rsidP="00B72908">
      <w:pPr>
        <w:pStyle w:val="Heading2"/>
        <w:numPr>
          <w:ilvl w:val="1"/>
          <w:numId w:val="4"/>
        </w:numPr>
        <w:rPr>
          <w:sz w:val="24"/>
          <w:szCs w:val="24"/>
        </w:rPr>
      </w:pPr>
      <w:bookmarkStart w:id="30" w:name="_Toc117274574"/>
      <w:r w:rsidRPr="00B72908">
        <w:rPr>
          <w:sz w:val="24"/>
          <w:szCs w:val="24"/>
        </w:rPr>
        <w:t>RM Details</w:t>
      </w:r>
      <w:bookmarkEnd w:id="30"/>
    </w:p>
    <w:p w14:paraId="3085EB95" w14:textId="42A22111" w:rsidR="005A24E1" w:rsidRDefault="005A24E1" w:rsidP="005A24E1">
      <w:pPr>
        <w:pStyle w:val="ListParagraph"/>
        <w:numPr>
          <w:ilvl w:val="0"/>
          <w:numId w:val="13"/>
        </w:numPr>
        <w:rPr>
          <w:sz w:val="22"/>
          <w:szCs w:val="22"/>
        </w:rPr>
      </w:pPr>
      <w:r w:rsidRPr="00412F23">
        <w:rPr>
          <w:sz w:val="22"/>
          <w:szCs w:val="22"/>
        </w:rPr>
        <w:t xml:space="preserve">This section is for the customer to view the </w:t>
      </w:r>
      <w:r>
        <w:rPr>
          <w:sz w:val="22"/>
          <w:szCs w:val="22"/>
        </w:rPr>
        <w:t>RM details</w:t>
      </w:r>
      <w:r w:rsidRPr="00412F23">
        <w:rPr>
          <w:sz w:val="22"/>
          <w:szCs w:val="22"/>
        </w:rPr>
        <w:t>.</w:t>
      </w:r>
    </w:p>
    <w:p w14:paraId="5AAEEAEB" w14:textId="7C73857C" w:rsidR="005A24E1" w:rsidRDefault="005A24E1" w:rsidP="005A24E1">
      <w:pPr>
        <w:pStyle w:val="ListParagraph"/>
        <w:numPr>
          <w:ilvl w:val="0"/>
          <w:numId w:val="13"/>
        </w:numPr>
        <w:rPr>
          <w:sz w:val="22"/>
          <w:szCs w:val="22"/>
        </w:rPr>
      </w:pPr>
      <w:r>
        <w:rPr>
          <w:sz w:val="22"/>
          <w:szCs w:val="22"/>
        </w:rPr>
        <w:t>The RM details to be displayed includes the following:</w:t>
      </w:r>
    </w:p>
    <w:p w14:paraId="6089574F" w14:textId="4A73A196" w:rsidR="005A24E1" w:rsidRDefault="005A24E1" w:rsidP="005A24E1">
      <w:pPr>
        <w:pStyle w:val="ListParagraph"/>
        <w:numPr>
          <w:ilvl w:val="1"/>
          <w:numId w:val="13"/>
        </w:numPr>
        <w:rPr>
          <w:sz w:val="22"/>
          <w:szCs w:val="22"/>
        </w:rPr>
      </w:pPr>
      <w:r>
        <w:rPr>
          <w:sz w:val="22"/>
          <w:szCs w:val="22"/>
        </w:rPr>
        <w:t>RM Name</w:t>
      </w:r>
    </w:p>
    <w:p w14:paraId="25D429A6" w14:textId="7392A4EA" w:rsidR="005A24E1" w:rsidRDefault="005A24E1" w:rsidP="005A24E1">
      <w:pPr>
        <w:pStyle w:val="ListParagraph"/>
        <w:numPr>
          <w:ilvl w:val="1"/>
          <w:numId w:val="13"/>
        </w:numPr>
        <w:rPr>
          <w:sz w:val="22"/>
          <w:szCs w:val="22"/>
        </w:rPr>
      </w:pPr>
      <w:r>
        <w:rPr>
          <w:sz w:val="22"/>
          <w:szCs w:val="22"/>
        </w:rPr>
        <w:t>Mobile Number</w:t>
      </w:r>
    </w:p>
    <w:p w14:paraId="76DE2D43" w14:textId="49EB5B9C" w:rsidR="005A24E1" w:rsidRDefault="005A24E1" w:rsidP="005A24E1">
      <w:pPr>
        <w:pStyle w:val="ListParagraph"/>
        <w:numPr>
          <w:ilvl w:val="1"/>
          <w:numId w:val="13"/>
        </w:numPr>
        <w:rPr>
          <w:sz w:val="22"/>
          <w:szCs w:val="22"/>
        </w:rPr>
      </w:pPr>
      <w:r>
        <w:rPr>
          <w:sz w:val="22"/>
          <w:szCs w:val="22"/>
        </w:rPr>
        <w:t>Telephone Number</w:t>
      </w:r>
    </w:p>
    <w:p w14:paraId="09BC4E4F" w14:textId="5A07C32B" w:rsidR="005A24E1" w:rsidRPr="00412F23" w:rsidRDefault="005A24E1" w:rsidP="005A24E1">
      <w:pPr>
        <w:pStyle w:val="ListParagraph"/>
        <w:numPr>
          <w:ilvl w:val="1"/>
          <w:numId w:val="13"/>
        </w:numPr>
        <w:rPr>
          <w:sz w:val="22"/>
          <w:szCs w:val="22"/>
        </w:rPr>
      </w:pPr>
      <w:r>
        <w:rPr>
          <w:sz w:val="22"/>
          <w:szCs w:val="22"/>
        </w:rPr>
        <w:t>Email Address</w:t>
      </w:r>
    </w:p>
    <w:p w14:paraId="5EBF1E4C" w14:textId="137C85A2" w:rsidR="00B72908" w:rsidRDefault="00B72908" w:rsidP="00B72908">
      <w:pPr>
        <w:pStyle w:val="Heading2"/>
        <w:numPr>
          <w:ilvl w:val="1"/>
          <w:numId w:val="4"/>
        </w:numPr>
        <w:rPr>
          <w:sz w:val="24"/>
          <w:szCs w:val="24"/>
        </w:rPr>
      </w:pPr>
      <w:bookmarkStart w:id="31" w:name="_Toc117274575"/>
      <w:r w:rsidRPr="00B72908">
        <w:rPr>
          <w:sz w:val="24"/>
          <w:szCs w:val="24"/>
        </w:rPr>
        <w:t>Announcements</w:t>
      </w:r>
      <w:bookmarkEnd w:id="31"/>
    </w:p>
    <w:p w14:paraId="31252EF7" w14:textId="22E13966" w:rsidR="005A24E1" w:rsidRDefault="005A24E1" w:rsidP="005A24E1">
      <w:pPr>
        <w:pStyle w:val="ListParagraph"/>
        <w:numPr>
          <w:ilvl w:val="0"/>
          <w:numId w:val="13"/>
        </w:numPr>
        <w:rPr>
          <w:sz w:val="22"/>
          <w:szCs w:val="22"/>
        </w:rPr>
      </w:pPr>
      <w:r w:rsidRPr="00412F23">
        <w:rPr>
          <w:sz w:val="22"/>
          <w:szCs w:val="22"/>
        </w:rPr>
        <w:t xml:space="preserve">This section is for the customer to view the </w:t>
      </w:r>
      <w:r>
        <w:rPr>
          <w:sz w:val="22"/>
          <w:szCs w:val="22"/>
        </w:rPr>
        <w:t>announcements published by the bank</w:t>
      </w:r>
      <w:r w:rsidR="00454C94">
        <w:rPr>
          <w:sz w:val="22"/>
          <w:szCs w:val="22"/>
        </w:rPr>
        <w:t xml:space="preserve"> from the admin module</w:t>
      </w:r>
      <w:r w:rsidRPr="00412F23">
        <w:rPr>
          <w:sz w:val="22"/>
          <w:szCs w:val="22"/>
        </w:rPr>
        <w:t>.</w:t>
      </w:r>
      <w:r>
        <w:rPr>
          <w:sz w:val="22"/>
          <w:szCs w:val="22"/>
        </w:rPr>
        <w:t xml:space="preserve"> </w:t>
      </w:r>
    </w:p>
    <w:p w14:paraId="0A362811" w14:textId="5FD03E7D" w:rsidR="00454C94" w:rsidRPr="00B72908" w:rsidRDefault="005A24E1" w:rsidP="007B7289">
      <w:pPr>
        <w:pStyle w:val="ListParagraph"/>
        <w:numPr>
          <w:ilvl w:val="0"/>
          <w:numId w:val="13"/>
        </w:numPr>
      </w:pPr>
      <w:r w:rsidRPr="00454C94">
        <w:rPr>
          <w:sz w:val="22"/>
          <w:szCs w:val="22"/>
        </w:rPr>
        <w:t xml:space="preserve">The announcement </w:t>
      </w:r>
      <w:r w:rsidR="00C87479">
        <w:rPr>
          <w:sz w:val="22"/>
          <w:szCs w:val="22"/>
        </w:rPr>
        <w:t>will</w:t>
      </w:r>
      <w:r w:rsidRPr="00454C94">
        <w:rPr>
          <w:sz w:val="22"/>
          <w:szCs w:val="22"/>
        </w:rPr>
        <w:t xml:space="preserve"> be text.</w:t>
      </w:r>
    </w:p>
    <w:p w14:paraId="4814BF4F" w14:textId="19AE136F" w:rsidR="00B72908" w:rsidRDefault="00B72908" w:rsidP="00B72908">
      <w:pPr>
        <w:pStyle w:val="Heading2"/>
        <w:numPr>
          <w:ilvl w:val="1"/>
          <w:numId w:val="4"/>
        </w:numPr>
        <w:rPr>
          <w:sz w:val="24"/>
          <w:szCs w:val="24"/>
        </w:rPr>
      </w:pPr>
      <w:bookmarkStart w:id="32" w:name="_Toc117274576"/>
      <w:r w:rsidRPr="00B72908">
        <w:rPr>
          <w:sz w:val="24"/>
          <w:szCs w:val="24"/>
        </w:rPr>
        <w:t>Promotions</w:t>
      </w:r>
      <w:bookmarkEnd w:id="32"/>
    </w:p>
    <w:p w14:paraId="78F4EB21" w14:textId="51AF5669" w:rsidR="005A24E1" w:rsidRDefault="005A24E1" w:rsidP="005A24E1">
      <w:pPr>
        <w:pStyle w:val="ListParagraph"/>
        <w:numPr>
          <w:ilvl w:val="0"/>
          <w:numId w:val="13"/>
        </w:numPr>
        <w:rPr>
          <w:sz w:val="22"/>
          <w:szCs w:val="22"/>
        </w:rPr>
      </w:pPr>
      <w:r w:rsidRPr="00412F23">
        <w:rPr>
          <w:sz w:val="22"/>
          <w:szCs w:val="22"/>
        </w:rPr>
        <w:t xml:space="preserve">This section is for the customer to view the </w:t>
      </w:r>
      <w:r>
        <w:rPr>
          <w:sz w:val="22"/>
          <w:szCs w:val="22"/>
        </w:rPr>
        <w:t>promotions published by the bank</w:t>
      </w:r>
      <w:r w:rsidRPr="00412F23">
        <w:rPr>
          <w:sz w:val="22"/>
          <w:szCs w:val="22"/>
        </w:rPr>
        <w:t>.</w:t>
      </w:r>
      <w:r>
        <w:rPr>
          <w:sz w:val="22"/>
          <w:szCs w:val="22"/>
        </w:rPr>
        <w:t xml:space="preserve"> </w:t>
      </w:r>
    </w:p>
    <w:p w14:paraId="7B8E543F" w14:textId="4FE568D3" w:rsidR="005A24E1" w:rsidRDefault="005A24E1" w:rsidP="005A24E1">
      <w:pPr>
        <w:pStyle w:val="ListParagraph"/>
        <w:numPr>
          <w:ilvl w:val="0"/>
          <w:numId w:val="13"/>
        </w:numPr>
        <w:rPr>
          <w:sz w:val="22"/>
          <w:szCs w:val="22"/>
        </w:rPr>
      </w:pPr>
      <w:r>
        <w:rPr>
          <w:sz w:val="22"/>
          <w:szCs w:val="22"/>
        </w:rPr>
        <w:t xml:space="preserve">Bank may publish more than one promotion. </w:t>
      </w:r>
    </w:p>
    <w:p w14:paraId="73598B04" w14:textId="224D2A0C" w:rsidR="005A24E1" w:rsidRDefault="005A24E1" w:rsidP="005A24E1">
      <w:pPr>
        <w:pStyle w:val="ListParagraph"/>
        <w:numPr>
          <w:ilvl w:val="0"/>
          <w:numId w:val="13"/>
        </w:numPr>
        <w:rPr>
          <w:sz w:val="22"/>
          <w:szCs w:val="22"/>
        </w:rPr>
      </w:pPr>
      <w:r>
        <w:rPr>
          <w:sz w:val="22"/>
          <w:szCs w:val="22"/>
        </w:rPr>
        <w:t>If more than one, then the promotions will be displayed with carousel where after every “X” configured second, will scroll automatically to next slide and user can click right or left arrow and see the relevant promotions.</w:t>
      </w:r>
    </w:p>
    <w:p w14:paraId="775F184C" w14:textId="7D81939A" w:rsidR="00B72908" w:rsidRDefault="00B72908" w:rsidP="00B72908">
      <w:pPr>
        <w:pStyle w:val="Heading2"/>
        <w:numPr>
          <w:ilvl w:val="1"/>
          <w:numId w:val="4"/>
        </w:numPr>
        <w:rPr>
          <w:sz w:val="24"/>
          <w:szCs w:val="24"/>
        </w:rPr>
      </w:pPr>
      <w:bookmarkStart w:id="33" w:name="_Toc117274577"/>
      <w:r w:rsidRPr="00B72908">
        <w:rPr>
          <w:sz w:val="24"/>
          <w:szCs w:val="24"/>
        </w:rPr>
        <w:t>Widget Selection</w:t>
      </w:r>
      <w:bookmarkEnd w:id="33"/>
    </w:p>
    <w:p w14:paraId="3FF0A600" w14:textId="77777777" w:rsidR="00615A38" w:rsidRDefault="00615A38" w:rsidP="00615A38">
      <w:pPr>
        <w:pStyle w:val="ListParagraph"/>
        <w:numPr>
          <w:ilvl w:val="0"/>
          <w:numId w:val="13"/>
        </w:numPr>
        <w:rPr>
          <w:sz w:val="22"/>
          <w:szCs w:val="22"/>
        </w:rPr>
      </w:pPr>
      <w:r w:rsidRPr="00412F23">
        <w:rPr>
          <w:sz w:val="22"/>
          <w:szCs w:val="22"/>
        </w:rPr>
        <w:t xml:space="preserve">This section is for the customer to </w:t>
      </w:r>
      <w:r>
        <w:rPr>
          <w:sz w:val="22"/>
          <w:szCs w:val="22"/>
        </w:rPr>
        <w:t xml:space="preserve">enable or disable </w:t>
      </w:r>
      <w:r w:rsidRPr="00412F23">
        <w:rPr>
          <w:sz w:val="22"/>
          <w:szCs w:val="22"/>
        </w:rPr>
        <w:t xml:space="preserve">the </w:t>
      </w:r>
      <w:r>
        <w:rPr>
          <w:sz w:val="22"/>
          <w:szCs w:val="22"/>
        </w:rPr>
        <w:t xml:space="preserve">widgets to be displayed in the dashboard starting from the quick links section. </w:t>
      </w:r>
    </w:p>
    <w:p w14:paraId="7DAD38AD" w14:textId="57F53553" w:rsidR="00B72908" w:rsidRPr="00B72908" w:rsidRDefault="005A24E1" w:rsidP="3D55BA36">
      <w:pPr>
        <w:pStyle w:val="ListParagraph"/>
        <w:numPr>
          <w:ilvl w:val="0"/>
          <w:numId w:val="13"/>
        </w:numPr>
        <w:rPr>
          <w:sz w:val="22"/>
          <w:szCs w:val="22"/>
        </w:rPr>
      </w:pPr>
      <w:r w:rsidRPr="3D55BA36">
        <w:rPr>
          <w:sz w:val="22"/>
          <w:szCs w:val="22"/>
        </w:rPr>
        <w:t>If a widget is enabled, then the respective content will be displayed in the dashboard and if the widget is disabled, then the same will be hidden in the dashboard.</w:t>
      </w:r>
    </w:p>
    <w:p w14:paraId="324E4918" w14:textId="6C1DB6FB" w:rsidR="00B72908" w:rsidRDefault="00B72908" w:rsidP="00B72908">
      <w:pPr>
        <w:pStyle w:val="Heading2"/>
        <w:numPr>
          <w:ilvl w:val="1"/>
          <w:numId w:val="4"/>
        </w:numPr>
        <w:rPr>
          <w:sz w:val="24"/>
          <w:szCs w:val="24"/>
        </w:rPr>
      </w:pPr>
      <w:bookmarkStart w:id="34" w:name="_Toc117274578"/>
      <w:r w:rsidRPr="00B72908">
        <w:rPr>
          <w:sz w:val="24"/>
          <w:szCs w:val="24"/>
        </w:rPr>
        <w:lastRenderedPageBreak/>
        <w:t>Notifications</w:t>
      </w:r>
      <w:bookmarkEnd w:id="34"/>
    </w:p>
    <w:p w14:paraId="2AEA60D0" w14:textId="77777777" w:rsidR="00732A20" w:rsidRDefault="00732A20" w:rsidP="00732A20">
      <w:pPr>
        <w:pStyle w:val="ListParagraph"/>
        <w:numPr>
          <w:ilvl w:val="0"/>
          <w:numId w:val="13"/>
        </w:numPr>
        <w:rPr>
          <w:sz w:val="22"/>
          <w:szCs w:val="22"/>
        </w:rPr>
      </w:pPr>
      <w:r w:rsidRPr="00412F23">
        <w:rPr>
          <w:sz w:val="22"/>
          <w:szCs w:val="22"/>
        </w:rPr>
        <w:t xml:space="preserve">This section is for the customer to </w:t>
      </w:r>
      <w:r>
        <w:rPr>
          <w:sz w:val="22"/>
          <w:szCs w:val="22"/>
        </w:rPr>
        <w:t>view the notifications sent to them for any transactional or promotional activities.</w:t>
      </w:r>
    </w:p>
    <w:p w14:paraId="13AED872" w14:textId="5B5873D0" w:rsidR="00B72908" w:rsidRPr="00175405" w:rsidRDefault="00615A38" w:rsidP="007B7289">
      <w:pPr>
        <w:pStyle w:val="ListParagraph"/>
        <w:numPr>
          <w:ilvl w:val="0"/>
          <w:numId w:val="13"/>
        </w:numPr>
      </w:pPr>
      <w:r w:rsidRPr="00615A38">
        <w:rPr>
          <w:sz w:val="22"/>
          <w:szCs w:val="22"/>
        </w:rPr>
        <w:t>On click the notification icon, in an overlay all the alerts will be displayed to the customer and an option to clear all notifications will be provided.</w:t>
      </w:r>
    </w:p>
    <w:p w14:paraId="6B5FDB9C" w14:textId="174932D7" w:rsidR="00175405" w:rsidRPr="00175405" w:rsidRDefault="00175405" w:rsidP="00175405">
      <w:pPr>
        <w:pStyle w:val="Heading2"/>
        <w:numPr>
          <w:ilvl w:val="1"/>
          <w:numId w:val="4"/>
        </w:numPr>
        <w:rPr>
          <w:sz w:val="24"/>
          <w:szCs w:val="24"/>
        </w:rPr>
      </w:pPr>
      <w:bookmarkStart w:id="35" w:name="_Toc117274579"/>
      <w:r w:rsidRPr="00175405">
        <w:rPr>
          <w:sz w:val="24"/>
          <w:szCs w:val="24"/>
        </w:rPr>
        <w:t>Alerts</w:t>
      </w:r>
      <w:bookmarkEnd w:id="35"/>
    </w:p>
    <w:p w14:paraId="7C90DAC2" w14:textId="313F2F52" w:rsidR="00732A20" w:rsidRDefault="00732A20" w:rsidP="00732A20">
      <w:pPr>
        <w:pStyle w:val="ListParagraph"/>
        <w:numPr>
          <w:ilvl w:val="0"/>
          <w:numId w:val="13"/>
        </w:numPr>
        <w:rPr>
          <w:sz w:val="22"/>
          <w:szCs w:val="22"/>
        </w:rPr>
      </w:pPr>
      <w:r w:rsidRPr="00732A20">
        <w:rPr>
          <w:sz w:val="22"/>
          <w:szCs w:val="22"/>
        </w:rPr>
        <w:t xml:space="preserve">This section is for the customer to view the </w:t>
      </w:r>
      <w:r>
        <w:rPr>
          <w:sz w:val="22"/>
          <w:szCs w:val="22"/>
        </w:rPr>
        <w:t xml:space="preserve">alerts. The app will prompt the </w:t>
      </w:r>
      <w:r w:rsidR="006A134A">
        <w:rPr>
          <w:sz w:val="22"/>
          <w:szCs w:val="22"/>
        </w:rPr>
        <w:t>pop-up</w:t>
      </w:r>
      <w:r>
        <w:rPr>
          <w:sz w:val="22"/>
          <w:szCs w:val="22"/>
        </w:rPr>
        <w:t xml:space="preserve"> alerts in Dashboard screen for the following options:</w:t>
      </w:r>
    </w:p>
    <w:p w14:paraId="3310EBC2" w14:textId="41E0A691" w:rsidR="00732A20" w:rsidRDefault="00732A20" w:rsidP="00732A20">
      <w:pPr>
        <w:pStyle w:val="ListParagraph"/>
        <w:numPr>
          <w:ilvl w:val="1"/>
          <w:numId w:val="13"/>
        </w:numPr>
        <w:rPr>
          <w:sz w:val="22"/>
          <w:szCs w:val="22"/>
        </w:rPr>
      </w:pPr>
      <w:r w:rsidRPr="00414E98">
        <w:rPr>
          <w:b/>
          <w:bCs/>
          <w:sz w:val="22"/>
          <w:szCs w:val="22"/>
        </w:rPr>
        <w:t>Debit Card not activated</w:t>
      </w:r>
      <w:r>
        <w:rPr>
          <w:sz w:val="22"/>
          <w:szCs w:val="22"/>
        </w:rPr>
        <w:t xml:space="preserve"> – App will display the message “Your Debit card ending 1234 has not yet activated. Do you want to Activate Now” With Yes Option. On click the button, app will redirect to Debit Card Activation Screen.</w:t>
      </w:r>
    </w:p>
    <w:p w14:paraId="7C87C324" w14:textId="0E4BC568" w:rsidR="00732A20" w:rsidRDefault="00732A20" w:rsidP="00732A20">
      <w:pPr>
        <w:pStyle w:val="ListParagraph"/>
        <w:numPr>
          <w:ilvl w:val="1"/>
          <w:numId w:val="13"/>
        </w:numPr>
        <w:rPr>
          <w:sz w:val="22"/>
          <w:szCs w:val="22"/>
        </w:rPr>
      </w:pPr>
      <w:r w:rsidRPr="00414E98">
        <w:rPr>
          <w:b/>
          <w:bCs/>
          <w:sz w:val="22"/>
          <w:szCs w:val="22"/>
        </w:rPr>
        <w:t>Credit Card not activated</w:t>
      </w:r>
      <w:r>
        <w:rPr>
          <w:sz w:val="22"/>
          <w:szCs w:val="22"/>
        </w:rPr>
        <w:t xml:space="preserve"> – App will display the message “Your Credit card ending 1234 has not yet activated. Do you want to Activate Now” With Yes Option. On click the button, app will redirect to Debit Card Activation Screen.</w:t>
      </w:r>
    </w:p>
    <w:p w14:paraId="2CF31CB5" w14:textId="5C23A940" w:rsidR="00732A20" w:rsidRDefault="00732A20" w:rsidP="00732A20">
      <w:pPr>
        <w:pStyle w:val="ListParagraph"/>
        <w:numPr>
          <w:ilvl w:val="1"/>
          <w:numId w:val="13"/>
        </w:numPr>
        <w:rPr>
          <w:sz w:val="22"/>
          <w:szCs w:val="22"/>
        </w:rPr>
      </w:pPr>
      <w:r w:rsidRPr="00414E98">
        <w:rPr>
          <w:b/>
          <w:bCs/>
          <w:sz w:val="22"/>
          <w:szCs w:val="22"/>
        </w:rPr>
        <w:t>EID is expired</w:t>
      </w:r>
      <w:r>
        <w:rPr>
          <w:sz w:val="22"/>
          <w:szCs w:val="22"/>
        </w:rPr>
        <w:t xml:space="preserve"> – App will display the message “Your EID has been expired. Do you want to Update Now” With Yes Option. On click the button, app will redirect to EID Update Screen.</w:t>
      </w:r>
    </w:p>
    <w:p w14:paraId="0316BAFD" w14:textId="60071F2D" w:rsidR="00732A20" w:rsidRDefault="00732A20" w:rsidP="00732A20">
      <w:pPr>
        <w:pStyle w:val="ListParagraph"/>
        <w:numPr>
          <w:ilvl w:val="1"/>
          <w:numId w:val="13"/>
        </w:numPr>
        <w:rPr>
          <w:sz w:val="22"/>
          <w:szCs w:val="22"/>
        </w:rPr>
      </w:pPr>
      <w:r w:rsidRPr="00414E98">
        <w:rPr>
          <w:b/>
          <w:bCs/>
          <w:sz w:val="22"/>
          <w:szCs w:val="22"/>
        </w:rPr>
        <w:t>Passport is expired</w:t>
      </w:r>
      <w:r>
        <w:rPr>
          <w:sz w:val="22"/>
          <w:szCs w:val="22"/>
        </w:rPr>
        <w:t xml:space="preserve"> – App will display the message “Your Passport has been expired. Do you want to Update Now” With Yes Option. On click the button, app will redirect to Passport Update Screen.</w:t>
      </w:r>
    </w:p>
    <w:p w14:paraId="0C43D8A5" w14:textId="07BC9368" w:rsidR="006A134A" w:rsidRDefault="006A134A" w:rsidP="006A134A">
      <w:pPr>
        <w:pStyle w:val="ListParagraph"/>
        <w:numPr>
          <w:ilvl w:val="0"/>
          <w:numId w:val="13"/>
        </w:numPr>
        <w:rPr>
          <w:sz w:val="22"/>
          <w:szCs w:val="22"/>
        </w:rPr>
      </w:pPr>
      <w:r>
        <w:rPr>
          <w:sz w:val="22"/>
          <w:szCs w:val="22"/>
        </w:rPr>
        <w:t>The update is non mandatory. User can close the up if require without updating.</w:t>
      </w:r>
    </w:p>
    <w:p w14:paraId="686FC383" w14:textId="5A1C0E49" w:rsidR="006A134A" w:rsidRPr="00732A20" w:rsidRDefault="00013B93" w:rsidP="006A134A">
      <w:pPr>
        <w:pStyle w:val="ListParagraph"/>
        <w:numPr>
          <w:ilvl w:val="0"/>
          <w:numId w:val="13"/>
        </w:numPr>
        <w:rPr>
          <w:sz w:val="22"/>
          <w:szCs w:val="22"/>
        </w:rPr>
      </w:pPr>
      <w:r>
        <w:rPr>
          <w:sz w:val="22"/>
          <w:szCs w:val="22"/>
        </w:rPr>
        <w:t>If more than one alert is there, it will be displayed in slider in the pop up.</w:t>
      </w:r>
    </w:p>
    <w:p w14:paraId="23A8F8A9" w14:textId="4EE170EE" w:rsidR="00B72908" w:rsidRDefault="00B72908" w:rsidP="00B72908">
      <w:pPr>
        <w:pStyle w:val="Heading2"/>
        <w:numPr>
          <w:ilvl w:val="1"/>
          <w:numId w:val="4"/>
        </w:numPr>
        <w:rPr>
          <w:sz w:val="24"/>
          <w:szCs w:val="24"/>
        </w:rPr>
      </w:pPr>
      <w:bookmarkStart w:id="36" w:name="_Toc117274580"/>
      <w:r w:rsidRPr="00B72908">
        <w:rPr>
          <w:sz w:val="24"/>
          <w:szCs w:val="24"/>
        </w:rPr>
        <w:t>Menu</w:t>
      </w:r>
      <w:bookmarkEnd w:id="36"/>
    </w:p>
    <w:p w14:paraId="47E689ED" w14:textId="4BA9DD61" w:rsidR="007E415F" w:rsidRPr="00600CFF" w:rsidRDefault="007E415F" w:rsidP="00600CFF">
      <w:pPr>
        <w:ind w:left="360"/>
        <w:rPr>
          <w:sz w:val="22"/>
          <w:szCs w:val="22"/>
        </w:rPr>
      </w:pPr>
      <w:r w:rsidRPr="00600CFF">
        <w:rPr>
          <w:sz w:val="22"/>
          <w:szCs w:val="22"/>
        </w:rPr>
        <w:t>This section is for the customer to view all the menu within the application.</w:t>
      </w:r>
      <w:r w:rsidR="00600CFF" w:rsidRPr="00600CFF">
        <w:rPr>
          <w:sz w:val="22"/>
          <w:szCs w:val="22"/>
        </w:rPr>
        <w:t xml:space="preserve"> </w:t>
      </w:r>
      <w:r w:rsidRPr="00600CFF">
        <w:rPr>
          <w:sz w:val="22"/>
          <w:szCs w:val="22"/>
        </w:rPr>
        <w:t>The menu includes the following:</w:t>
      </w:r>
    </w:p>
    <w:p w14:paraId="44CF8946" w14:textId="77777777" w:rsidR="00600CFF" w:rsidRPr="00600CFF" w:rsidRDefault="00600CFF" w:rsidP="00600CFF">
      <w:pPr>
        <w:numPr>
          <w:ilvl w:val="0"/>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Accounts</w:t>
      </w:r>
    </w:p>
    <w:p w14:paraId="68D2135A" w14:textId="77777777" w:rsidR="00600CFF" w:rsidRPr="00600CFF" w:rsidRDefault="00600CFF" w:rsidP="00600CFF">
      <w:pPr>
        <w:numPr>
          <w:ilvl w:val="1"/>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Account Summary</w:t>
      </w:r>
    </w:p>
    <w:p w14:paraId="5E3D4420" w14:textId="77777777" w:rsidR="00600CFF" w:rsidRPr="00600CFF" w:rsidRDefault="00600CFF" w:rsidP="00600CFF">
      <w:pPr>
        <w:numPr>
          <w:ilvl w:val="1"/>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Recent Transactions</w:t>
      </w:r>
    </w:p>
    <w:p w14:paraId="6F6B770F" w14:textId="77777777" w:rsidR="00600CFF" w:rsidRPr="00600CFF" w:rsidRDefault="00600CFF" w:rsidP="00600CFF">
      <w:pPr>
        <w:numPr>
          <w:ilvl w:val="1"/>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Detailed Transactions</w:t>
      </w:r>
    </w:p>
    <w:p w14:paraId="08C368D3" w14:textId="77777777" w:rsidR="00600CFF" w:rsidRPr="00600CFF" w:rsidRDefault="00600CFF" w:rsidP="00600CFF">
      <w:pPr>
        <w:numPr>
          <w:ilvl w:val="1"/>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Pending Transactions</w:t>
      </w:r>
    </w:p>
    <w:p w14:paraId="4B990932" w14:textId="77777777" w:rsidR="00600CFF" w:rsidRPr="00600CFF" w:rsidRDefault="00600CFF" w:rsidP="00600CFF">
      <w:pPr>
        <w:numPr>
          <w:ilvl w:val="1"/>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Holded Transactions</w:t>
      </w:r>
    </w:p>
    <w:p w14:paraId="490292E3" w14:textId="77777777" w:rsidR="00600CFF" w:rsidRPr="00600CFF" w:rsidRDefault="00600CFF" w:rsidP="00600CFF">
      <w:pPr>
        <w:numPr>
          <w:ilvl w:val="1"/>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Cardless withdrawal</w:t>
      </w:r>
    </w:p>
    <w:p w14:paraId="02C9F280" w14:textId="77777777" w:rsidR="00600CFF" w:rsidRPr="00600CFF" w:rsidRDefault="00600CFF" w:rsidP="00600CFF">
      <w:pPr>
        <w:numPr>
          <w:ilvl w:val="1"/>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Cheque Services</w:t>
      </w:r>
    </w:p>
    <w:p w14:paraId="1868B86C" w14:textId="77777777" w:rsidR="00600CFF" w:rsidRPr="00600CFF" w:rsidRDefault="00600CFF" w:rsidP="00600CFF">
      <w:pPr>
        <w:numPr>
          <w:ilvl w:val="2"/>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Cheque Book Request</w:t>
      </w:r>
    </w:p>
    <w:p w14:paraId="0477C941" w14:textId="77777777" w:rsidR="00600CFF" w:rsidRPr="00600CFF" w:rsidRDefault="00600CFF" w:rsidP="00600CFF">
      <w:pPr>
        <w:numPr>
          <w:ilvl w:val="2"/>
          <w:numId w:val="80"/>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Cheque Enquiry</w:t>
      </w:r>
    </w:p>
    <w:p w14:paraId="027067B5"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Deposits</w:t>
      </w:r>
    </w:p>
    <w:p w14:paraId="2D473ADC"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Deposit Summary</w:t>
      </w:r>
    </w:p>
    <w:p w14:paraId="20A9D4EE"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Loans</w:t>
      </w:r>
    </w:p>
    <w:p w14:paraId="2E5A721F"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Loan Summary</w:t>
      </w:r>
    </w:p>
    <w:p w14:paraId="5ED8E9EC"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Loan Statement</w:t>
      </w:r>
    </w:p>
    <w:p w14:paraId="4292FAB2"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Loan Schedule</w:t>
      </w:r>
    </w:p>
    <w:p w14:paraId="1BA85116"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lastRenderedPageBreak/>
        <w:t>Investments</w:t>
      </w:r>
    </w:p>
    <w:p w14:paraId="233B8B57"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Investment Summary</w:t>
      </w:r>
    </w:p>
    <w:p w14:paraId="3E5D53FC"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Cards</w:t>
      </w:r>
    </w:p>
    <w:p w14:paraId="1D6BBA0C"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Debit Cards</w:t>
      </w:r>
    </w:p>
    <w:p w14:paraId="48CD2D7C"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Debit Card Summary</w:t>
      </w:r>
    </w:p>
    <w:p w14:paraId="0256C0B2"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Debit Card Activation</w:t>
      </w:r>
    </w:p>
    <w:p w14:paraId="552B2D8D"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PIN Reset</w:t>
      </w:r>
    </w:p>
    <w:p w14:paraId="747F5F9A"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Block / Unblock Debit Cards</w:t>
      </w:r>
    </w:p>
    <w:p w14:paraId="55837E92"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Limits</w:t>
      </w:r>
    </w:p>
    <w:p w14:paraId="309B88F9"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Debit Card Reissue</w:t>
      </w:r>
    </w:p>
    <w:p w14:paraId="59E27B71"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Debit Card Replacement</w:t>
      </w:r>
    </w:p>
    <w:p w14:paraId="60A686B9"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3Ds</w:t>
      </w:r>
    </w:p>
    <w:p w14:paraId="6F8B5DE4"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International Transactions</w:t>
      </w:r>
    </w:p>
    <w:p w14:paraId="509DE93D"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Credit Cards</w:t>
      </w:r>
    </w:p>
    <w:p w14:paraId="5509BB46"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Credit Card Summary</w:t>
      </w:r>
    </w:p>
    <w:p w14:paraId="71625EC4"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Credit Card Activation</w:t>
      </w:r>
    </w:p>
    <w:p w14:paraId="65DA8C72"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PIN Reset</w:t>
      </w:r>
    </w:p>
    <w:p w14:paraId="0C4AEC60"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Block Credit Cards</w:t>
      </w:r>
    </w:p>
    <w:p w14:paraId="315AD520"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Credit Card Statement</w:t>
      </w:r>
    </w:p>
    <w:p w14:paraId="04AEF396"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Credit Card Payment</w:t>
      </w:r>
    </w:p>
    <w:p w14:paraId="46C3757E"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Transfers</w:t>
      </w:r>
    </w:p>
    <w:p w14:paraId="537F3EDC"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Beneficiaries</w:t>
      </w:r>
    </w:p>
    <w:p w14:paraId="539B60D4"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View</w:t>
      </w:r>
    </w:p>
    <w:p w14:paraId="0ADE75DE"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Add</w:t>
      </w:r>
    </w:p>
    <w:p w14:paraId="135C78C1"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Edit</w:t>
      </w:r>
    </w:p>
    <w:p w14:paraId="5D9132F1"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Delete</w:t>
      </w:r>
    </w:p>
    <w:p w14:paraId="265C358C"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Fund Transfer</w:t>
      </w:r>
    </w:p>
    <w:p w14:paraId="3A7F0836"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Within Own Accounts</w:t>
      </w:r>
    </w:p>
    <w:p w14:paraId="366ADCFB"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Within Al Masraf</w:t>
      </w:r>
    </w:p>
    <w:p w14:paraId="3CAC4919"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Within UAE</w:t>
      </w:r>
    </w:p>
    <w:p w14:paraId="387D1B99"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International Fund Transfer</w:t>
      </w:r>
    </w:p>
    <w:p w14:paraId="32989C6B"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Card Beneficiaries</w:t>
      </w:r>
    </w:p>
    <w:p w14:paraId="23B57490"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View</w:t>
      </w:r>
    </w:p>
    <w:p w14:paraId="03457AEE"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Add</w:t>
      </w:r>
    </w:p>
    <w:p w14:paraId="1B899BEF"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Edit</w:t>
      </w:r>
    </w:p>
    <w:p w14:paraId="092FDE65"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Delete</w:t>
      </w:r>
    </w:p>
    <w:p w14:paraId="0C738683"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Credit Card Payments</w:t>
      </w:r>
    </w:p>
    <w:p w14:paraId="46FBFD72"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Own Cards</w:t>
      </w:r>
    </w:p>
    <w:p w14:paraId="4C36DE8C"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Within Al Masraf Cards</w:t>
      </w:r>
    </w:p>
    <w:p w14:paraId="70047C6B"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Within UAE Cards</w:t>
      </w:r>
    </w:p>
    <w:p w14:paraId="772613B9"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Future Transfers</w:t>
      </w:r>
    </w:p>
    <w:p w14:paraId="0ACF8DFB"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View</w:t>
      </w:r>
    </w:p>
    <w:p w14:paraId="57868DB4"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Add</w:t>
      </w:r>
    </w:p>
    <w:p w14:paraId="5FF72315"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Edit</w:t>
      </w:r>
    </w:p>
    <w:p w14:paraId="2709BDAA"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Delete</w:t>
      </w:r>
    </w:p>
    <w:p w14:paraId="742A48A9"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lastRenderedPageBreak/>
        <w:t>Transaction History</w:t>
      </w:r>
    </w:p>
    <w:p w14:paraId="15326FC3"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Favorite Transactions</w:t>
      </w:r>
    </w:p>
    <w:p w14:paraId="4AF642C3"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Bill Payments</w:t>
      </w:r>
    </w:p>
    <w:p w14:paraId="646C1226"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Billers</w:t>
      </w:r>
    </w:p>
    <w:p w14:paraId="21011772"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View</w:t>
      </w:r>
    </w:p>
    <w:p w14:paraId="41ED2982"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Add</w:t>
      </w:r>
    </w:p>
    <w:p w14:paraId="425E49CD"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Edit</w:t>
      </w:r>
    </w:p>
    <w:p w14:paraId="364214B1"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Delete</w:t>
      </w:r>
    </w:p>
    <w:p w14:paraId="20208E43"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Pay Bill</w:t>
      </w:r>
    </w:p>
    <w:p w14:paraId="1BFE7084"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Bill Pay</w:t>
      </w:r>
    </w:p>
    <w:p w14:paraId="0B2F3912"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Adhoc Bill Pay</w:t>
      </w:r>
    </w:p>
    <w:p w14:paraId="2DAD1519"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Future Payments</w:t>
      </w:r>
    </w:p>
    <w:p w14:paraId="640F2457"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View</w:t>
      </w:r>
    </w:p>
    <w:p w14:paraId="33F209A7"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Add</w:t>
      </w:r>
    </w:p>
    <w:p w14:paraId="676922A8"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Edit</w:t>
      </w:r>
    </w:p>
    <w:p w14:paraId="476382D0" w14:textId="77777777" w:rsidR="00600CFF" w:rsidRPr="00600CFF" w:rsidRDefault="00600CFF" w:rsidP="00600CFF">
      <w:pPr>
        <w:numPr>
          <w:ilvl w:val="2"/>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Delete</w:t>
      </w:r>
    </w:p>
    <w:p w14:paraId="36CFBF7F"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Payment History</w:t>
      </w:r>
    </w:p>
    <w:p w14:paraId="5AF22B04"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Favorites</w:t>
      </w:r>
    </w:p>
    <w:p w14:paraId="17691046"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Spend Analyzer</w:t>
      </w:r>
    </w:p>
    <w:p w14:paraId="34A1FC69"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Apply Now</w:t>
      </w:r>
    </w:p>
    <w:p w14:paraId="455D1DB6"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Apply for Accounts</w:t>
      </w:r>
    </w:p>
    <w:p w14:paraId="2049B998"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Apply for Deposits</w:t>
      </w:r>
    </w:p>
    <w:p w14:paraId="4761B3F7"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Service Requests</w:t>
      </w:r>
    </w:p>
    <w:p w14:paraId="0A41E9F8"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Settings</w:t>
      </w:r>
    </w:p>
    <w:p w14:paraId="1DB97D67"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Manage Profile</w:t>
      </w:r>
    </w:p>
    <w:p w14:paraId="700C95A2"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Change Password</w:t>
      </w:r>
    </w:p>
    <w:p w14:paraId="2DD5510D" w14:textId="5C17EE79" w:rsid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Change Transaction PIN</w:t>
      </w:r>
    </w:p>
    <w:p w14:paraId="1D246DE7" w14:textId="57B2B412" w:rsidR="00D93691" w:rsidRPr="00600CFF" w:rsidRDefault="00D93691"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Pr>
          <w:rFonts w:ascii="Segoe UI" w:eastAsia="Times New Roman" w:hAnsi="Segoe UI" w:cs="Segoe UI"/>
          <w:color w:val="172B4D"/>
          <w:spacing w:val="-1"/>
          <w:sz w:val="21"/>
          <w:szCs w:val="21"/>
        </w:rPr>
        <w:t>Forgot Transaction PIN</w:t>
      </w:r>
    </w:p>
    <w:p w14:paraId="6B933A75"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Enable / Disable Biometric</w:t>
      </w:r>
    </w:p>
    <w:p w14:paraId="0A369970" w14:textId="02B7FAAC" w:rsidR="00600CFF" w:rsidRPr="00600CFF" w:rsidRDefault="00D93691"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Pr>
          <w:rFonts w:ascii="Segoe UI" w:eastAsia="Times New Roman" w:hAnsi="Segoe UI" w:cs="Segoe UI"/>
          <w:color w:val="172B4D"/>
          <w:spacing w:val="-1"/>
          <w:sz w:val="21"/>
          <w:szCs w:val="21"/>
        </w:rPr>
        <w:t>Preferences</w:t>
      </w:r>
    </w:p>
    <w:p w14:paraId="6BA905C6" w14:textId="77777777" w:rsidR="00600CFF" w:rsidRPr="00600CFF" w:rsidRDefault="00600CFF" w:rsidP="00600CFF">
      <w:pPr>
        <w:numPr>
          <w:ilvl w:val="1"/>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Language Preferences</w:t>
      </w:r>
    </w:p>
    <w:p w14:paraId="4E4F5D96"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Messages</w:t>
      </w:r>
    </w:p>
    <w:p w14:paraId="55C6299E" w14:textId="77777777" w:rsidR="00600CFF"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Locate Us</w:t>
      </w:r>
    </w:p>
    <w:p w14:paraId="7974310A" w14:textId="457E4FDA" w:rsidR="00B9338D" w:rsidRPr="00600CFF" w:rsidRDefault="00600CFF" w:rsidP="00600CFF">
      <w:pPr>
        <w:numPr>
          <w:ilvl w:val="0"/>
          <w:numId w:val="81"/>
        </w:numPr>
        <w:shd w:val="clear" w:color="auto" w:fill="FFFFFF"/>
        <w:spacing w:before="0" w:after="0" w:line="240" w:lineRule="auto"/>
        <w:rPr>
          <w:rFonts w:ascii="Segoe UI" w:eastAsia="Times New Roman" w:hAnsi="Segoe UI" w:cs="Segoe UI"/>
          <w:color w:val="172B4D"/>
          <w:spacing w:val="-1"/>
          <w:sz w:val="21"/>
          <w:szCs w:val="21"/>
        </w:rPr>
      </w:pPr>
      <w:r w:rsidRPr="00600CFF">
        <w:rPr>
          <w:rFonts w:ascii="Segoe UI" w:eastAsia="Times New Roman" w:hAnsi="Segoe UI" w:cs="Segoe UI"/>
          <w:color w:val="172B4D"/>
          <w:spacing w:val="-1"/>
          <w:sz w:val="21"/>
          <w:szCs w:val="21"/>
        </w:rPr>
        <w:t>Logout</w:t>
      </w:r>
    </w:p>
    <w:p w14:paraId="7BC0BADD" w14:textId="77777777" w:rsidR="00600CFF" w:rsidRDefault="00600CFF">
      <w:pPr>
        <w:rPr>
          <w:rFonts w:cstheme="minorHAnsi"/>
          <w:caps/>
          <w:color w:val="FFFFFF" w:themeColor="background1"/>
          <w:spacing w:val="15"/>
          <w:sz w:val="24"/>
          <w:szCs w:val="24"/>
        </w:rPr>
      </w:pPr>
      <w:r>
        <w:rPr>
          <w:rFonts w:cstheme="minorHAnsi"/>
          <w:sz w:val="24"/>
          <w:szCs w:val="24"/>
        </w:rPr>
        <w:br w:type="page"/>
      </w:r>
    </w:p>
    <w:p w14:paraId="39C07269" w14:textId="19CA2A2D" w:rsidR="00063394" w:rsidRDefault="00063394" w:rsidP="00816B83">
      <w:pPr>
        <w:pStyle w:val="Heading1"/>
        <w:numPr>
          <w:ilvl w:val="0"/>
          <w:numId w:val="4"/>
        </w:numPr>
        <w:jc w:val="both"/>
        <w:rPr>
          <w:rFonts w:cstheme="minorHAnsi"/>
          <w:sz w:val="24"/>
          <w:szCs w:val="24"/>
        </w:rPr>
      </w:pPr>
      <w:bookmarkStart w:id="37" w:name="_Toc117274581"/>
      <w:r>
        <w:rPr>
          <w:rFonts w:cstheme="minorHAnsi"/>
          <w:sz w:val="24"/>
          <w:szCs w:val="24"/>
        </w:rPr>
        <w:lastRenderedPageBreak/>
        <w:t>Accounts</w:t>
      </w:r>
      <w:bookmarkEnd w:id="37"/>
    </w:p>
    <w:p w14:paraId="27EDF7D4" w14:textId="1FF212EB" w:rsidR="009225BB" w:rsidRDefault="009225BB" w:rsidP="00027413">
      <w:pPr>
        <w:pStyle w:val="ListParagraph"/>
        <w:numPr>
          <w:ilvl w:val="0"/>
          <w:numId w:val="13"/>
        </w:numPr>
        <w:rPr>
          <w:sz w:val="22"/>
          <w:szCs w:val="22"/>
        </w:rPr>
      </w:pPr>
      <w:r w:rsidRPr="005A0EF9">
        <w:rPr>
          <w:sz w:val="22"/>
          <w:szCs w:val="22"/>
        </w:rPr>
        <w:t>This section is for the user to view their entire account related information</w:t>
      </w:r>
      <w:r w:rsidR="00027413">
        <w:rPr>
          <w:sz w:val="22"/>
          <w:szCs w:val="22"/>
        </w:rPr>
        <w:t xml:space="preserve"> including the following:</w:t>
      </w:r>
    </w:p>
    <w:p w14:paraId="65353A93" w14:textId="14F8EC98" w:rsidR="00027413" w:rsidRDefault="00027413" w:rsidP="00027413">
      <w:pPr>
        <w:pStyle w:val="ListParagraph"/>
        <w:numPr>
          <w:ilvl w:val="1"/>
          <w:numId w:val="13"/>
        </w:numPr>
        <w:rPr>
          <w:sz w:val="22"/>
          <w:szCs w:val="22"/>
        </w:rPr>
      </w:pPr>
      <w:r>
        <w:rPr>
          <w:sz w:val="22"/>
          <w:szCs w:val="22"/>
        </w:rPr>
        <w:t>Summary</w:t>
      </w:r>
    </w:p>
    <w:p w14:paraId="0DF94F26" w14:textId="6C8B2678" w:rsidR="00027413" w:rsidRDefault="00027413" w:rsidP="00027413">
      <w:pPr>
        <w:pStyle w:val="ListParagraph"/>
        <w:numPr>
          <w:ilvl w:val="1"/>
          <w:numId w:val="13"/>
        </w:numPr>
        <w:rPr>
          <w:sz w:val="22"/>
          <w:szCs w:val="22"/>
        </w:rPr>
      </w:pPr>
      <w:r>
        <w:rPr>
          <w:sz w:val="22"/>
          <w:szCs w:val="22"/>
        </w:rPr>
        <w:t>Details</w:t>
      </w:r>
    </w:p>
    <w:p w14:paraId="5A3D289D" w14:textId="3407DB02" w:rsidR="00027413" w:rsidRDefault="00027413" w:rsidP="00027413">
      <w:pPr>
        <w:pStyle w:val="ListParagraph"/>
        <w:numPr>
          <w:ilvl w:val="1"/>
          <w:numId w:val="13"/>
        </w:numPr>
        <w:rPr>
          <w:sz w:val="22"/>
          <w:szCs w:val="22"/>
        </w:rPr>
      </w:pPr>
      <w:r>
        <w:rPr>
          <w:sz w:val="22"/>
          <w:szCs w:val="22"/>
        </w:rPr>
        <w:t>Recent Transactions</w:t>
      </w:r>
    </w:p>
    <w:p w14:paraId="5410B236" w14:textId="7AAE5086" w:rsidR="00027413" w:rsidRDefault="00027413" w:rsidP="00027413">
      <w:pPr>
        <w:pStyle w:val="ListParagraph"/>
        <w:numPr>
          <w:ilvl w:val="1"/>
          <w:numId w:val="13"/>
        </w:numPr>
        <w:rPr>
          <w:sz w:val="22"/>
          <w:szCs w:val="22"/>
        </w:rPr>
      </w:pPr>
      <w:r>
        <w:rPr>
          <w:sz w:val="22"/>
          <w:szCs w:val="22"/>
        </w:rPr>
        <w:t>Details Transactions</w:t>
      </w:r>
    </w:p>
    <w:p w14:paraId="6F6EA6CB" w14:textId="4EA0DD08" w:rsidR="00027413" w:rsidRDefault="00027413" w:rsidP="00027413">
      <w:pPr>
        <w:pStyle w:val="ListParagraph"/>
        <w:numPr>
          <w:ilvl w:val="1"/>
          <w:numId w:val="13"/>
        </w:numPr>
        <w:rPr>
          <w:sz w:val="22"/>
          <w:szCs w:val="22"/>
        </w:rPr>
      </w:pPr>
      <w:r>
        <w:rPr>
          <w:sz w:val="22"/>
          <w:szCs w:val="22"/>
        </w:rPr>
        <w:t>Pending Transactions</w:t>
      </w:r>
    </w:p>
    <w:p w14:paraId="6A11B492" w14:textId="52FA3480" w:rsidR="00027413" w:rsidRDefault="00027413" w:rsidP="00027413">
      <w:pPr>
        <w:pStyle w:val="ListParagraph"/>
        <w:numPr>
          <w:ilvl w:val="1"/>
          <w:numId w:val="13"/>
        </w:numPr>
        <w:rPr>
          <w:sz w:val="22"/>
          <w:szCs w:val="22"/>
        </w:rPr>
      </w:pPr>
      <w:r>
        <w:rPr>
          <w:sz w:val="22"/>
          <w:szCs w:val="22"/>
        </w:rPr>
        <w:t>Holded Transactions</w:t>
      </w:r>
    </w:p>
    <w:p w14:paraId="63BCEC56" w14:textId="3790402B" w:rsidR="00C87479" w:rsidRPr="005A0EF9" w:rsidRDefault="00C87479" w:rsidP="00027413">
      <w:pPr>
        <w:pStyle w:val="ListParagraph"/>
        <w:numPr>
          <w:ilvl w:val="1"/>
          <w:numId w:val="13"/>
        </w:numPr>
        <w:rPr>
          <w:sz w:val="22"/>
          <w:szCs w:val="22"/>
        </w:rPr>
      </w:pPr>
      <w:r>
        <w:rPr>
          <w:sz w:val="22"/>
          <w:szCs w:val="22"/>
        </w:rPr>
        <w:t>Search Transactions</w:t>
      </w:r>
    </w:p>
    <w:p w14:paraId="3AF48D85" w14:textId="3DCAF921" w:rsidR="00063394" w:rsidRDefault="00063394" w:rsidP="00816B83">
      <w:pPr>
        <w:pStyle w:val="Heading2"/>
        <w:numPr>
          <w:ilvl w:val="1"/>
          <w:numId w:val="4"/>
        </w:numPr>
        <w:rPr>
          <w:sz w:val="24"/>
          <w:szCs w:val="24"/>
        </w:rPr>
      </w:pPr>
      <w:bookmarkStart w:id="38" w:name="_Toc117274582"/>
      <w:r w:rsidRPr="009225BB">
        <w:rPr>
          <w:sz w:val="24"/>
          <w:szCs w:val="24"/>
        </w:rPr>
        <w:t>Account Summary</w:t>
      </w:r>
      <w:bookmarkEnd w:id="38"/>
    </w:p>
    <w:p w14:paraId="3FB2DF87" w14:textId="261EB344" w:rsidR="00027413" w:rsidRPr="00816B83" w:rsidRDefault="00027413" w:rsidP="00027413">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 </w:t>
      </w:r>
      <w:r>
        <w:rPr>
          <w:sz w:val="22"/>
          <w:szCs w:val="22"/>
        </w:rPr>
        <w:t>Accounts summary</w:t>
      </w:r>
    </w:p>
    <w:p w14:paraId="7EBD41B4" w14:textId="183A2DB4" w:rsidR="0002106D" w:rsidRDefault="00027413" w:rsidP="00027413">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sidR="007C3E22">
        <w:rPr>
          <w:sz w:val="22"/>
          <w:szCs w:val="22"/>
        </w:rPr>
        <w:t>account summary</w:t>
      </w:r>
      <w:r>
        <w:rPr>
          <w:sz w:val="22"/>
          <w:szCs w:val="22"/>
        </w:rPr>
        <w:t xml:space="preserve"> </w:t>
      </w:r>
      <w:r w:rsidR="007C3E22">
        <w:rPr>
          <w:sz w:val="22"/>
          <w:szCs w:val="22"/>
        </w:rPr>
        <w:t>which includes the following details:</w:t>
      </w:r>
    </w:p>
    <w:p w14:paraId="0A719C3F" w14:textId="77777777" w:rsidR="008004F6" w:rsidRPr="008004F6" w:rsidRDefault="008004F6" w:rsidP="008004F6">
      <w:pPr>
        <w:pStyle w:val="ListParagraph"/>
        <w:numPr>
          <w:ilvl w:val="1"/>
          <w:numId w:val="13"/>
        </w:numPr>
        <w:rPr>
          <w:sz w:val="22"/>
          <w:szCs w:val="22"/>
        </w:rPr>
      </w:pPr>
      <w:r w:rsidRPr="008004F6">
        <w:rPr>
          <w:sz w:val="22"/>
          <w:szCs w:val="22"/>
        </w:rPr>
        <w:t>Account Name</w:t>
      </w:r>
    </w:p>
    <w:p w14:paraId="4383DF46" w14:textId="77777777" w:rsidR="008004F6" w:rsidRPr="008004F6" w:rsidRDefault="008004F6" w:rsidP="008004F6">
      <w:pPr>
        <w:pStyle w:val="ListParagraph"/>
        <w:numPr>
          <w:ilvl w:val="1"/>
          <w:numId w:val="13"/>
        </w:numPr>
        <w:rPr>
          <w:sz w:val="22"/>
          <w:szCs w:val="22"/>
        </w:rPr>
      </w:pPr>
      <w:r w:rsidRPr="008004F6">
        <w:rPr>
          <w:sz w:val="22"/>
          <w:szCs w:val="22"/>
        </w:rPr>
        <w:t>Account Type</w:t>
      </w:r>
    </w:p>
    <w:p w14:paraId="351957B9" w14:textId="77777777" w:rsidR="008004F6" w:rsidRPr="008004F6" w:rsidRDefault="008004F6" w:rsidP="008004F6">
      <w:pPr>
        <w:pStyle w:val="ListParagraph"/>
        <w:numPr>
          <w:ilvl w:val="1"/>
          <w:numId w:val="13"/>
        </w:numPr>
        <w:rPr>
          <w:sz w:val="22"/>
          <w:szCs w:val="22"/>
        </w:rPr>
      </w:pPr>
      <w:r w:rsidRPr="008004F6">
        <w:rPr>
          <w:sz w:val="22"/>
          <w:szCs w:val="22"/>
        </w:rPr>
        <w:t>Account Number</w:t>
      </w:r>
    </w:p>
    <w:p w14:paraId="0FDBD293" w14:textId="28471F23" w:rsidR="00F0317B" w:rsidRDefault="008004F6" w:rsidP="008004F6">
      <w:pPr>
        <w:pStyle w:val="ListParagraph"/>
        <w:numPr>
          <w:ilvl w:val="1"/>
          <w:numId w:val="13"/>
        </w:numPr>
        <w:rPr>
          <w:sz w:val="22"/>
          <w:szCs w:val="22"/>
        </w:rPr>
      </w:pPr>
      <w:r w:rsidRPr="008004F6">
        <w:rPr>
          <w:sz w:val="22"/>
          <w:szCs w:val="22"/>
        </w:rPr>
        <w:t>Account Balance and Currency</w:t>
      </w:r>
    </w:p>
    <w:p w14:paraId="10CFAE18" w14:textId="1AC51F00" w:rsidR="00855134" w:rsidRDefault="00855134" w:rsidP="00855134">
      <w:pPr>
        <w:pStyle w:val="ListParagraph"/>
        <w:numPr>
          <w:ilvl w:val="0"/>
          <w:numId w:val="13"/>
        </w:numPr>
        <w:rPr>
          <w:sz w:val="22"/>
          <w:szCs w:val="22"/>
        </w:rPr>
      </w:pPr>
      <w:r>
        <w:rPr>
          <w:sz w:val="22"/>
          <w:szCs w:val="22"/>
        </w:rPr>
        <w:t>User will have the option to view the respective account / card details and the transactions for the same.</w:t>
      </w:r>
    </w:p>
    <w:p w14:paraId="48225AF7" w14:textId="77777777" w:rsidR="005B4FF1" w:rsidRDefault="005B4FF1" w:rsidP="005B4FF1">
      <w:pPr>
        <w:ind w:firstLine="360"/>
        <w:rPr>
          <w:b/>
          <w:bCs/>
          <w:sz w:val="22"/>
          <w:szCs w:val="22"/>
        </w:rPr>
      </w:pPr>
      <w:r w:rsidRPr="00412260">
        <w:rPr>
          <w:b/>
          <w:bCs/>
          <w:sz w:val="22"/>
          <w:szCs w:val="22"/>
        </w:rPr>
        <w:t xml:space="preserve">APIs: </w:t>
      </w:r>
    </w:p>
    <w:p w14:paraId="690880E2" w14:textId="160BB73B" w:rsidR="005B4FF1" w:rsidRDefault="005B4FF1" w:rsidP="005B4FF1">
      <w:pPr>
        <w:pStyle w:val="ListParagraph"/>
        <w:numPr>
          <w:ilvl w:val="0"/>
          <w:numId w:val="13"/>
        </w:numPr>
        <w:rPr>
          <w:sz w:val="22"/>
          <w:szCs w:val="22"/>
        </w:rPr>
      </w:pPr>
      <w:r>
        <w:rPr>
          <w:sz w:val="22"/>
          <w:szCs w:val="22"/>
        </w:rPr>
        <w:t>The app will invoke the Account summary API.</w:t>
      </w:r>
    </w:p>
    <w:p w14:paraId="75DA3741" w14:textId="358C538F" w:rsidR="00201CBB" w:rsidRDefault="00201CBB" w:rsidP="00816B83">
      <w:pPr>
        <w:pStyle w:val="Heading2"/>
        <w:numPr>
          <w:ilvl w:val="1"/>
          <w:numId w:val="4"/>
        </w:numPr>
        <w:rPr>
          <w:sz w:val="24"/>
          <w:szCs w:val="24"/>
        </w:rPr>
      </w:pPr>
      <w:bookmarkStart w:id="39" w:name="_Toc117274583"/>
      <w:r>
        <w:rPr>
          <w:sz w:val="24"/>
          <w:szCs w:val="24"/>
        </w:rPr>
        <w:t>Account Deta</w:t>
      </w:r>
      <w:r w:rsidR="00C54B1E">
        <w:rPr>
          <w:sz w:val="24"/>
          <w:szCs w:val="24"/>
        </w:rPr>
        <w:t>i</w:t>
      </w:r>
      <w:r>
        <w:rPr>
          <w:sz w:val="24"/>
          <w:szCs w:val="24"/>
        </w:rPr>
        <w:t>ls</w:t>
      </w:r>
      <w:bookmarkEnd w:id="39"/>
    </w:p>
    <w:p w14:paraId="6F2686F1" w14:textId="1DFB7670" w:rsidR="00620D7D" w:rsidRPr="00620D7D" w:rsidRDefault="00620D7D" w:rsidP="00620D7D">
      <w:pPr>
        <w:ind w:left="360"/>
        <w:rPr>
          <w:sz w:val="22"/>
          <w:szCs w:val="22"/>
        </w:rPr>
      </w:pPr>
      <w:r w:rsidRPr="00620D7D">
        <w:rPr>
          <w:b/>
          <w:bCs/>
          <w:sz w:val="22"/>
          <w:szCs w:val="22"/>
        </w:rPr>
        <w:t>Navigations:</w:t>
      </w:r>
      <w:r w:rsidRPr="00620D7D">
        <w:rPr>
          <w:sz w:val="22"/>
          <w:szCs w:val="22"/>
        </w:rPr>
        <w:t xml:space="preserve"> Login -&gt; Menu -&gt; Accounts -&gt; </w:t>
      </w:r>
      <w:r w:rsidR="00C54B1E">
        <w:rPr>
          <w:sz w:val="22"/>
          <w:szCs w:val="22"/>
        </w:rPr>
        <w:t xml:space="preserve">Account Summary -&gt; </w:t>
      </w:r>
      <w:r w:rsidRPr="00620D7D">
        <w:rPr>
          <w:sz w:val="22"/>
          <w:szCs w:val="22"/>
        </w:rPr>
        <w:t>Accounts Details</w:t>
      </w:r>
    </w:p>
    <w:p w14:paraId="69456A56" w14:textId="77777777" w:rsidR="00620D7D" w:rsidRDefault="00620D7D" w:rsidP="00620D7D">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account details.</w:t>
      </w:r>
    </w:p>
    <w:p w14:paraId="137A9C0E" w14:textId="77777777" w:rsidR="00620D7D" w:rsidRDefault="00620D7D" w:rsidP="00620D7D">
      <w:pPr>
        <w:pStyle w:val="ListParagraph"/>
        <w:numPr>
          <w:ilvl w:val="0"/>
          <w:numId w:val="13"/>
        </w:numPr>
        <w:rPr>
          <w:sz w:val="22"/>
          <w:szCs w:val="22"/>
        </w:rPr>
      </w:pPr>
      <w:r>
        <w:rPr>
          <w:sz w:val="22"/>
          <w:szCs w:val="22"/>
        </w:rPr>
        <w:t>The account details are grouped under the following category</w:t>
      </w:r>
    </w:p>
    <w:p w14:paraId="079BF421" w14:textId="4916F13A" w:rsidR="00620D7D" w:rsidRDefault="00620D7D" w:rsidP="00620D7D">
      <w:pPr>
        <w:pStyle w:val="ListParagraph"/>
        <w:numPr>
          <w:ilvl w:val="1"/>
          <w:numId w:val="13"/>
        </w:numPr>
        <w:rPr>
          <w:sz w:val="22"/>
          <w:szCs w:val="22"/>
        </w:rPr>
      </w:pPr>
      <w:r>
        <w:rPr>
          <w:sz w:val="22"/>
          <w:szCs w:val="22"/>
        </w:rPr>
        <w:t>Basic Details</w:t>
      </w:r>
    </w:p>
    <w:p w14:paraId="08556F0B" w14:textId="77777777" w:rsidR="00620D7D" w:rsidRPr="00620D7D" w:rsidRDefault="00620D7D" w:rsidP="00620D7D">
      <w:pPr>
        <w:pStyle w:val="ListParagraph"/>
        <w:numPr>
          <w:ilvl w:val="2"/>
          <w:numId w:val="13"/>
        </w:numPr>
        <w:rPr>
          <w:sz w:val="22"/>
          <w:szCs w:val="22"/>
        </w:rPr>
      </w:pPr>
      <w:r w:rsidRPr="00620D7D">
        <w:rPr>
          <w:sz w:val="22"/>
          <w:szCs w:val="22"/>
        </w:rPr>
        <w:t>Account Number</w:t>
      </w:r>
    </w:p>
    <w:p w14:paraId="5091ABCC" w14:textId="77777777" w:rsidR="00620D7D" w:rsidRPr="00620D7D" w:rsidRDefault="00620D7D" w:rsidP="00620D7D">
      <w:pPr>
        <w:pStyle w:val="ListParagraph"/>
        <w:numPr>
          <w:ilvl w:val="2"/>
          <w:numId w:val="13"/>
        </w:numPr>
        <w:rPr>
          <w:sz w:val="22"/>
          <w:szCs w:val="22"/>
        </w:rPr>
      </w:pPr>
      <w:r w:rsidRPr="00620D7D">
        <w:rPr>
          <w:sz w:val="22"/>
          <w:szCs w:val="22"/>
        </w:rPr>
        <w:t>Account currency</w:t>
      </w:r>
    </w:p>
    <w:p w14:paraId="7F7890CA" w14:textId="77777777" w:rsidR="00620D7D" w:rsidRPr="00620D7D" w:rsidRDefault="00620D7D" w:rsidP="00620D7D">
      <w:pPr>
        <w:pStyle w:val="ListParagraph"/>
        <w:numPr>
          <w:ilvl w:val="2"/>
          <w:numId w:val="13"/>
        </w:numPr>
        <w:rPr>
          <w:sz w:val="22"/>
          <w:szCs w:val="22"/>
        </w:rPr>
      </w:pPr>
      <w:r w:rsidRPr="00620D7D">
        <w:rPr>
          <w:sz w:val="22"/>
          <w:szCs w:val="22"/>
        </w:rPr>
        <w:t>IBAN</w:t>
      </w:r>
    </w:p>
    <w:p w14:paraId="4F5793DC" w14:textId="77777777" w:rsidR="00620D7D" w:rsidRPr="00620D7D" w:rsidRDefault="00620D7D" w:rsidP="00620D7D">
      <w:pPr>
        <w:pStyle w:val="ListParagraph"/>
        <w:numPr>
          <w:ilvl w:val="2"/>
          <w:numId w:val="13"/>
        </w:numPr>
        <w:rPr>
          <w:sz w:val="22"/>
          <w:szCs w:val="22"/>
        </w:rPr>
      </w:pPr>
      <w:r w:rsidRPr="00620D7D">
        <w:rPr>
          <w:sz w:val="22"/>
          <w:szCs w:val="22"/>
        </w:rPr>
        <w:t>Account category name</w:t>
      </w:r>
    </w:p>
    <w:p w14:paraId="6DD05023" w14:textId="77777777" w:rsidR="00620D7D" w:rsidRPr="00620D7D" w:rsidRDefault="00620D7D" w:rsidP="00620D7D">
      <w:pPr>
        <w:pStyle w:val="ListParagraph"/>
        <w:numPr>
          <w:ilvl w:val="2"/>
          <w:numId w:val="13"/>
        </w:numPr>
        <w:rPr>
          <w:sz w:val="22"/>
          <w:szCs w:val="22"/>
        </w:rPr>
      </w:pPr>
      <w:r w:rsidRPr="00620D7D">
        <w:rPr>
          <w:sz w:val="22"/>
          <w:szCs w:val="22"/>
        </w:rPr>
        <w:t>Account nick name (To be maintained in MADP)</w:t>
      </w:r>
    </w:p>
    <w:p w14:paraId="6B9F3A29" w14:textId="77777777" w:rsidR="00620D7D" w:rsidRPr="00620D7D" w:rsidRDefault="00620D7D" w:rsidP="00620D7D">
      <w:pPr>
        <w:pStyle w:val="ListParagraph"/>
        <w:numPr>
          <w:ilvl w:val="2"/>
          <w:numId w:val="13"/>
        </w:numPr>
        <w:rPr>
          <w:sz w:val="22"/>
          <w:szCs w:val="22"/>
        </w:rPr>
      </w:pPr>
      <w:r w:rsidRPr="00620D7D">
        <w:rPr>
          <w:sz w:val="22"/>
          <w:szCs w:val="22"/>
        </w:rPr>
        <w:t>Account Holder Name</w:t>
      </w:r>
    </w:p>
    <w:p w14:paraId="066E326C" w14:textId="77777777" w:rsidR="00620D7D" w:rsidRPr="00620D7D" w:rsidRDefault="00620D7D" w:rsidP="00620D7D">
      <w:pPr>
        <w:pStyle w:val="ListParagraph"/>
        <w:numPr>
          <w:ilvl w:val="2"/>
          <w:numId w:val="13"/>
        </w:numPr>
        <w:rPr>
          <w:sz w:val="22"/>
          <w:szCs w:val="22"/>
        </w:rPr>
      </w:pPr>
      <w:r w:rsidRPr="00620D7D">
        <w:rPr>
          <w:sz w:val="22"/>
          <w:szCs w:val="22"/>
        </w:rPr>
        <w:t>Branch Name</w:t>
      </w:r>
    </w:p>
    <w:p w14:paraId="4C911F97" w14:textId="77777777" w:rsidR="00620D7D" w:rsidRPr="00620D7D" w:rsidRDefault="00620D7D" w:rsidP="00620D7D">
      <w:pPr>
        <w:pStyle w:val="ListParagraph"/>
        <w:numPr>
          <w:ilvl w:val="2"/>
          <w:numId w:val="13"/>
        </w:numPr>
        <w:rPr>
          <w:sz w:val="22"/>
          <w:szCs w:val="22"/>
        </w:rPr>
      </w:pPr>
      <w:r w:rsidRPr="00620D7D">
        <w:rPr>
          <w:sz w:val="22"/>
          <w:szCs w:val="22"/>
        </w:rPr>
        <w:t>Opening date</w:t>
      </w:r>
    </w:p>
    <w:p w14:paraId="1031197C" w14:textId="06A9E152" w:rsidR="00620D7D" w:rsidRDefault="00620D7D" w:rsidP="00620D7D">
      <w:pPr>
        <w:pStyle w:val="ListParagraph"/>
        <w:numPr>
          <w:ilvl w:val="2"/>
          <w:numId w:val="13"/>
        </w:numPr>
        <w:rPr>
          <w:sz w:val="22"/>
          <w:szCs w:val="22"/>
        </w:rPr>
      </w:pPr>
      <w:r w:rsidRPr="00620D7D">
        <w:rPr>
          <w:sz w:val="22"/>
          <w:szCs w:val="22"/>
        </w:rPr>
        <w:t xml:space="preserve">Swift </w:t>
      </w:r>
      <w:r w:rsidR="00A456DE" w:rsidRPr="00620D7D">
        <w:rPr>
          <w:sz w:val="22"/>
          <w:szCs w:val="22"/>
        </w:rPr>
        <w:t>Code (</w:t>
      </w:r>
      <w:r w:rsidRPr="00620D7D">
        <w:rPr>
          <w:sz w:val="22"/>
          <w:szCs w:val="22"/>
        </w:rPr>
        <w:t>To be maintained in MADP)</w:t>
      </w:r>
    </w:p>
    <w:p w14:paraId="4DE2C953" w14:textId="61C9D45C" w:rsidR="00620D7D" w:rsidRDefault="00620D7D" w:rsidP="00620D7D">
      <w:pPr>
        <w:pStyle w:val="ListParagraph"/>
        <w:numPr>
          <w:ilvl w:val="1"/>
          <w:numId w:val="13"/>
        </w:numPr>
        <w:rPr>
          <w:sz w:val="22"/>
          <w:szCs w:val="22"/>
        </w:rPr>
      </w:pPr>
      <w:r>
        <w:rPr>
          <w:sz w:val="22"/>
          <w:szCs w:val="22"/>
        </w:rPr>
        <w:t>Transaction Details</w:t>
      </w:r>
    </w:p>
    <w:p w14:paraId="6094DD1C" w14:textId="77777777" w:rsidR="00620D7D" w:rsidRPr="00620D7D" w:rsidRDefault="00620D7D" w:rsidP="00620D7D">
      <w:pPr>
        <w:pStyle w:val="ListParagraph"/>
        <w:numPr>
          <w:ilvl w:val="2"/>
          <w:numId w:val="13"/>
        </w:numPr>
        <w:rPr>
          <w:sz w:val="22"/>
          <w:szCs w:val="22"/>
        </w:rPr>
      </w:pPr>
      <w:r w:rsidRPr="00620D7D">
        <w:rPr>
          <w:sz w:val="22"/>
          <w:szCs w:val="22"/>
        </w:rPr>
        <w:lastRenderedPageBreak/>
        <w:t>Available Balance</w:t>
      </w:r>
    </w:p>
    <w:p w14:paraId="49F35C0E" w14:textId="77777777" w:rsidR="00620D7D" w:rsidRPr="00620D7D" w:rsidRDefault="00620D7D" w:rsidP="00620D7D">
      <w:pPr>
        <w:pStyle w:val="ListParagraph"/>
        <w:numPr>
          <w:ilvl w:val="2"/>
          <w:numId w:val="13"/>
        </w:numPr>
        <w:rPr>
          <w:sz w:val="22"/>
          <w:szCs w:val="22"/>
        </w:rPr>
      </w:pPr>
      <w:r w:rsidRPr="00620D7D">
        <w:rPr>
          <w:sz w:val="22"/>
          <w:szCs w:val="22"/>
        </w:rPr>
        <w:t>Hold amount</w:t>
      </w:r>
    </w:p>
    <w:p w14:paraId="26A66DFD" w14:textId="7C42007C" w:rsidR="00620D7D" w:rsidRDefault="00620D7D" w:rsidP="00620D7D">
      <w:pPr>
        <w:pStyle w:val="ListParagraph"/>
        <w:numPr>
          <w:ilvl w:val="2"/>
          <w:numId w:val="13"/>
        </w:numPr>
        <w:rPr>
          <w:sz w:val="22"/>
          <w:szCs w:val="22"/>
        </w:rPr>
      </w:pPr>
      <w:r w:rsidRPr="00620D7D">
        <w:rPr>
          <w:sz w:val="22"/>
          <w:szCs w:val="22"/>
        </w:rPr>
        <w:t xml:space="preserve">Last Deposit </w:t>
      </w:r>
      <w:r>
        <w:rPr>
          <w:sz w:val="22"/>
          <w:szCs w:val="22"/>
        </w:rPr>
        <w:t>A</w:t>
      </w:r>
      <w:r w:rsidRPr="00620D7D">
        <w:rPr>
          <w:sz w:val="22"/>
          <w:szCs w:val="22"/>
        </w:rPr>
        <w:t xml:space="preserve">mount </w:t>
      </w:r>
    </w:p>
    <w:p w14:paraId="181F599C" w14:textId="037EB3D5" w:rsidR="00620D7D" w:rsidRPr="00620D7D" w:rsidRDefault="00620D7D" w:rsidP="00620D7D">
      <w:pPr>
        <w:pStyle w:val="ListParagraph"/>
        <w:numPr>
          <w:ilvl w:val="2"/>
          <w:numId w:val="13"/>
        </w:numPr>
        <w:rPr>
          <w:sz w:val="22"/>
          <w:szCs w:val="22"/>
        </w:rPr>
      </w:pPr>
      <w:r w:rsidRPr="00620D7D">
        <w:rPr>
          <w:sz w:val="22"/>
          <w:szCs w:val="22"/>
        </w:rPr>
        <w:t xml:space="preserve">Last Deposit </w:t>
      </w:r>
      <w:r>
        <w:rPr>
          <w:sz w:val="22"/>
          <w:szCs w:val="22"/>
        </w:rPr>
        <w:t>D</w:t>
      </w:r>
      <w:r w:rsidRPr="00620D7D">
        <w:rPr>
          <w:sz w:val="22"/>
          <w:szCs w:val="22"/>
        </w:rPr>
        <w:t>ate</w:t>
      </w:r>
    </w:p>
    <w:p w14:paraId="05BD64F5" w14:textId="7873B85E" w:rsidR="00620D7D" w:rsidRPr="00620D7D" w:rsidRDefault="00620D7D" w:rsidP="00620D7D">
      <w:pPr>
        <w:pStyle w:val="ListParagraph"/>
        <w:numPr>
          <w:ilvl w:val="2"/>
          <w:numId w:val="13"/>
        </w:numPr>
        <w:rPr>
          <w:sz w:val="22"/>
          <w:szCs w:val="22"/>
        </w:rPr>
      </w:pPr>
      <w:r w:rsidRPr="00620D7D">
        <w:rPr>
          <w:sz w:val="22"/>
          <w:szCs w:val="22"/>
        </w:rPr>
        <w:t xml:space="preserve">Last </w:t>
      </w:r>
      <w:r>
        <w:rPr>
          <w:sz w:val="22"/>
          <w:szCs w:val="22"/>
        </w:rPr>
        <w:t>D</w:t>
      </w:r>
      <w:r w:rsidRPr="00620D7D">
        <w:rPr>
          <w:sz w:val="22"/>
          <w:szCs w:val="22"/>
        </w:rPr>
        <w:t xml:space="preserve">ebit </w:t>
      </w:r>
      <w:r>
        <w:rPr>
          <w:sz w:val="22"/>
          <w:szCs w:val="22"/>
        </w:rPr>
        <w:t>A</w:t>
      </w:r>
      <w:r w:rsidRPr="00620D7D">
        <w:rPr>
          <w:sz w:val="22"/>
          <w:szCs w:val="22"/>
        </w:rPr>
        <w:t>mount</w:t>
      </w:r>
    </w:p>
    <w:p w14:paraId="16E4BF8A" w14:textId="3277C2A8" w:rsidR="00620D7D" w:rsidRDefault="00620D7D" w:rsidP="00620D7D">
      <w:pPr>
        <w:pStyle w:val="ListParagraph"/>
        <w:numPr>
          <w:ilvl w:val="2"/>
          <w:numId w:val="13"/>
        </w:numPr>
        <w:rPr>
          <w:sz w:val="22"/>
          <w:szCs w:val="22"/>
        </w:rPr>
      </w:pPr>
      <w:r w:rsidRPr="00620D7D">
        <w:rPr>
          <w:sz w:val="22"/>
          <w:szCs w:val="22"/>
        </w:rPr>
        <w:t xml:space="preserve">Last </w:t>
      </w:r>
      <w:r>
        <w:rPr>
          <w:sz w:val="22"/>
          <w:szCs w:val="22"/>
        </w:rPr>
        <w:t>D</w:t>
      </w:r>
      <w:r w:rsidRPr="00620D7D">
        <w:rPr>
          <w:sz w:val="22"/>
          <w:szCs w:val="22"/>
        </w:rPr>
        <w:t xml:space="preserve">ebit </w:t>
      </w:r>
      <w:r>
        <w:rPr>
          <w:sz w:val="22"/>
          <w:szCs w:val="22"/>
        </w:rPr>
        <w:t>Date</w:t>
      </w:r>
    </w:p>
    <w:p w14:paraId="7C2B35BD" w14:textId="1241A181" w:rsidR="00201CBB" w:rsidRPr="00620D7D" w:rsidRDefault="00620D7D" w:rsidP="005436F9">
      <w:pPr>
        <w:pStyle w:val="ListParagraph"/>
        <w:numPr>
          <w:ilvl w:val="1"/>
          <w:numId w:val="13"/>
        </w:numPr>
      </w:pPr>
      <w:r w:rsidRPr="00620D7D">
        <w:rPr>
          <w:sz w:val="22"/>
          <w:szCs w:val="22"/>
        </w:rPr>
        <w:t>OD Details</w:t>
      </w:r>
    </w:p>
    <w:p w14:paraId="209BBD68" w14:textId="77777777" w:rsidR="00620D7D" w:rsidRPr="00620D7D" w:rsidRDefault="00620D7D" w:rsidP="00620D7D">
      <w:pPr>
        <w:pStyle w:val="ListParagraph"/>
        <w:numPr>
          <w:ilvl w:val="2"/>
          <w:numId w:val="13"/>
        </w:numPr>
        <w:rPr>
          <w:sz w:val="22"/>
          <w:szCs w:val="22"/>
        </w:rPr>
      </w:pPr>
      <w:r w:rsidRPr="00620D7D">
        <w:rPr>
          <w:sz w:val="22"/>
          <w:szCs w:val="22"/>
        </w:rPr>
        <w:t>OD Limit Amount</w:t>
      </w:r>
    </w:p>
    <w:p w14:paraId="11BE0AB0" w14:textId="77777777" w:rsidR="00620D7D" w:rsidRPr="00620D7D" w:rsidRDefault="00620D7D" w:rsidP="00620D7D">
      <w:pPr>
        <w:pStyle w:val="ListParagraph"/>
        <w:numPr>
          <w:ilvl w:val="2"/>
          <w:numId w:val="13"/>
        </w:numPr>
        <w:rPr>
          <w:sz w:val="22"/>
          <w:szCs w:val="22"/>
        </w:rPr>
      </w:pPr>
      <w:r w:rsidRPr="00620D7D">
        <w:rPr>
          <w:sz w:val="22"/>
          <w:szCs w:val="22"/>
        </w:rPr>
        <w:t>OD Available amount</w:t>
      </w:r>
    </w:p>
    <w:p w14:paraId="7ADD8DF4" w14:textId="3A14B5D8" w:rsidR="00620D7D" w:rsidRDefault="00620D7D" w:rsidP="00620D7D">
      <w:pPr>
        <w:pStyle w:val="ListParagraph"/>
        <w:numPr>
          <w:ilvl w:val="2"/>
          <w:numId w:val="13"/>
        </w:numPr>
        <w:rPr>
          <w:sz w:val="22"/>
          <w:szCs w:val="22"/>
        </w:rPr>
      </w:pPr>
      <w:r w:rsidRPr="00620D7D">
        <w:rPr>
          <w:sz w:val="22"/>
          <w:szCs w:val="22"/>
        </w:rPr>
        <w:t>OD Limit expiry date</w:t>
      </w:r>
    </w:p>
    <w:p w14:paraId="325C5B03" w14:textId="77777777" w:rsidR="005B4FF1" w:rsidRDefault="005B4FF1" w:rsidP="005B4FF1">
      <w:pPr>
        <w:ind w:firstLine="360"/>
        <w:rPr>
          <w:b/>
          <w:bCs/>
          <w:sz w:val="22"/>
          <w:szCs w:val="22"/>
        </w:rPr>
      </w:pPr>
      <w:r w:rsidRPr="00412260">
        <w:rPr>
          <w:b/>
          <w:bCs/>
          <w:sz w:val="22"/>
          <w:szCs w:val="22"/>
        </w:rPr>
        <w:t xml:space="preserve">APIs: </w:t>
      </w:r>
    </w:p>
    <w:p w14:paraId="4790EAD9" w14:textId="4DEE7CFC" w:rsidR="005B4FF1" w:rsidRPr="005B4FF1" w:rsidRDefault="005B4FF1" w:rsidP="005436F9">
      <w:pPr>
        <w:pStyle w:val="ListParagraph"/>
        <w:numPr>
          <w:ilvl w:val="0"/>
          <w:numId w:val="13"/>
        </w:numPr>
        <w:rPr>
          <w:sz w:val="22"/>
          <w:szCs w:val="22"/>
        </w:rPr>
      </w:pPr>
      <w:r w:rsidRPr="005B4FF1">
        <w:rPr>
          <w:sz w:val="22"/>
          <w:szCs w:val="22"/>
        </w:rPr>
        <w:t xml:space="preserve">The app will invoke the Account </w:t>
      </w:r>
      <w:r>
        <w:rPr>
          <w:sz w:val="22"/>
          <w:szCs w:val="22"/>
        </w:rPr>
        <w:t>Details</w:t>
      </w:r>
      <w:r w:rsidRPr="005B4FF1">
        <w:rPr>
          <w:sz w:val="22"/>
          <w:szCs w:val="22"/>
        </w:rPr>
        <w:t xml:space="preserve"> API.</w:t>
      </w:r>
    </w:p>
    <w:p w14:paraId="467CF72D" w14:textId="59283085" w:rsidR="00063394" w:rsidRDefault="00063394" w:rsidP="00816B83">
      <w:pPr>
        <w:pStyle w:val="Heading2"/>
        <w:numPr>
          <w:ilvl w:val="1"/>
          <w:numId w:val="4"/>
        </w:numPr>
        <w:rPr>
          <w:sz w:val="24"/>
          <w:szCs w:val="24"/>
        </w:rPr>
      </w:pPr>
      <w:bookmarkStart w:id="40" w:name="_Toc117274584"/>
      <w:r w:rsidRPr="009225BB">
        <w:rPr>
          <w:sz w:val="24"/>
          <w:szCs w:val="24"/>
        </w:rPr>
        <w:t>Recent Transactions</w:t>
      </w:r>
      <w:bookmarkEnd w:id="40"/>
    </w:p>
    <w:p w14:paraId="46EE148F" w14:textId="5A23B8B3" w:rsidR="00855134" w:rsidRPr="00816B83" w:rsidRDefault="00855134" w:rsidP="00855134">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 </w:t>
      </w:r>
      <w:r>
        <w:rPr>
          <w:sz w:val="22"/>
          <w:szCs w:val="22"/>
        </w:rPr>
        <w:t xml:space="preserve">Recent Transaction </w:t>
      </w:r>
    </w:p>
    <w:p w14:paraId="36979947" w14:textId="0BE1224E" w:rsidR="00855134" w:rsidRDefault="00855134" w:rsidP="00855134">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recent transactions for the Current &amp; Savings Accounts.</w:t>
      </w:r>
    </w:p>
    <w:p w14:paraId="7B4C9293" w14:textId="2BD5F400" w:rsidR="00855134" w:rsidRDefault="00855134" w:rsidP="00855134">
      <w:pPr>
        <w:pStyle w:val="ListParagraph"/>
        <w:numPr>
          <w:ilvl w:val="0"/>
          <w:numId w:val="13"/>
        </w:numPr>
        <w:rPr>
          <w:sz w:val="22"/>
          <w:szCs w:val="22"/>
        </w:rPr>
      </w:pPr>
      <w:r>
        <w:rPr>
          <w:sz w:val="22"/>
          <w:szCs w:val="22"/>
        </w:rPr>
        <w:t xml:space="preserve">When user </w:t>
      </w:r>
      <w:r w:rsidR="001F6B62">
        <w:rPr>
          <w:sz w:val="22"/>
          <w:szCs w:val="22"/>
        </w:rPr>
        <w:t>clicks on recent transaction from dashboard or summary screen, the recent transaction for the respective account will be loaded in the screen. (OR)</w:t>
      </w:r>
    </w:p>
    <w:p w14:paraId="42300E39" w14:textId="63DB4F1C" w:rsidR="001F6B62" w:rsidRDefault="001F6B62" w:rsidP="00855134">
      <w:pPr>
        <w:pStyle w:val="ListParagraph"/>
        <w:numPr>
          <w:ilvl w:val="0"/>
          <w:numId w:val="13"/>
        </w:numPr>
        <w:rPr>
          <w:sz w:val="22"/>
          <w:szCs w:val="22"/>
        </w:rPr>
      </w:pPr>
      <w:r>
        <w:rPr>
          <w:sz w:val="22"/>
          <w:szCs w:val="22"/>
        </w:rPr>
        <w:t>If a user clicks recent transactions from menu and land in this screen, user needs to select an account from dropdown (if more than one) to view the recent transaction for the respective account.</w:t>
      </w:r>
    </w:p>
    <w:p w14:paraId="311E900F" w14:textId="1AA59888" w:rsidR="001F6B62" w:rsidRDefault="001F6B62" w:rsidP="001F6B62">
      <w:pPr>
        <w:pStyle w:val="ListParagraph"/>
        <w:numPr>
          <w:ilvl w:val="0"/>
          <w:numId w:val="13"/>
        </w:numPr>
        <w:rPr>
          <w:sz w:val="22"/>
          <w:szCs w:val="22"/>
        </w:rPr>
      </w:pPr>
      <w:r>
        <w:rPr>
          <w:sz w:val="22"/>
          <w:szCs w:val="22"/>
        </w:rPr>
        <w:t>The app will display the last 10 transactions of the user in the descending order.</w:t>
      </w:r>
    </w:p>
    <w:p w14:paraId="743D9DA5" w14:textId="1DFC51DC" w:rsidR="001F6B62" w:rsidRDefault="001F6B62" w:rsidP="001F6B62">
      <w:pPr>
        <w:pStyle w:val="ListParagraph"/>
        <w:numPr>
          <w:ilvl w:val="0"/>
          <w:numId w:val="13"/>
        </w:numPr>
        <w:rPr>
          <w:sz w:val="22"/>
          <w:szCs w:val="22"/>
        </w:rPr>
      </w:pPr>
      <w:r>
        <w:rPr>
          <w:sz w:val="22"/>
          <w:szCs w:val="22"/>
        </w:rPr>
        <w:t>The app will display the following details in the recent transaction lists section:</w:t>
      </w:r>
    </w:p>
    <w:p w14:paraId="0464D9D8" w14:textId="77777777" w:rsidR="00215044" w:rsidRPr="00215044" w:rsidRDefault="00215044" w:rsidP="00215044">
      <w:pPr>
        <w:pStyle w:val="ListParagraph"/>
        <w:numPr>
          <w:ilvl w:val="1"/>
          <w:numId w:val="13"/>
        </w:numPr>
        <w:rPr>
          <w:sz w:val="22"/>
          <w:szCs w:val="22"/>
        </w:rPr>
      </w:pPr>
      <w:r w:rsidRPr="00215044">
        <w:rPr>
          <w:sz w:val="22"/>
          <w:szCs w:val="22"/>
        </w:rPr>
        <w:t>Transaction Date</w:t>
      </w:r>
    </w:p>
    <w:p w14:paraId="2C05DD6E" w14:textId="77777777" w:rsidR="00215044" w:rsidRPr="00215044" w:rsidRDefault="00215044" w:rsidP="00215044">
      <w:pPr>
        <w:pStyle w:val="ListParagraph"/>
        <w:numPr>
          <w:ilvl w:val="1"/>
          <w:numId w:val="13"/>
        </w:numPr>
        <w:rPr>
          <w:sz w:val="22"/>
          <w:szCs w:val="22"/>
        </w:rPr>
      </w:pPr>
      <w:r w:rsidRPr="00215044">
        <w:rPr>
          <w:sz w:val="22"/>
          <w:szCs w:val="22"/>
        </w:rPr>
        <w:t>Description</w:t>
      </w:r>
    </w:p>
    <w:p w14:paraId="780C9402" w14:textId="77777777" w:rsidR="00215044" w:rsidRPr="00215044" w:rsidRDefault="00215044" w:rsidP="00215044">
      <w:pPr>
        <w:pStyle w:val="ListParagraph"/>
        <w:numPr>
          <w:ilvl w:val="1"/>
          <w:numId w:val="13"/>
        </w:numPr>
        <w:rPr>
          <w:sz w:val="22"/>
          <w:szCs w:val="22"/>
        </w:rPr>
      </w:pPr>
      <w:r w:rsidRPr="00215044">
        <w:rPr>
          <w:sz w:val="22"/>
          <w:szCs w:val="22"/>
        </w:rPr>
        <w:t>Transaction Amount</w:t>
      </w:r>
    </w:p>
    <w:p w14:paraId="159702C5" w14:textId="77777777" w:rsidR="00215044" w:rsidRPr="00215044" w:rsidRDefault="00215044" w:rsidP="00215044">
      <w:pPr>
        <w:pStyle w:val="ListParagraph"/>
        <w:numPr>
          <w:ilvl w:val="1"/>
          <w:numId w:val="13"/>
        </w:numPr>
        <w:rPr>
          <w:sz w:val="22"/>
          <w:szCs w:val="22"/>
        </w:rPr>
      </w:pPr>
      <w:r w:rsidRPr="00215044">
        <w:rPr>
          <w:sz w:val="22"/>
          <w:szCs w:val="22"/>
        </w:rPr>
        <w:t>Debit / Credit Indicator</w:t>
      </w:r>
    </w:p>
    <w:p w14:paraId="0ACBB865" w14:textId="3B6ECBB2" w:rsidR="009225BB" w:rsidRPr="00215044" w:rsidRDefault="00215044" w:rsidP="22675052">
      <w:pPr>
        <w:pStyle w:val="ListParagraph"/>
        <w:numPr>
          <w:ilvl w:val="1"/>
          <w:numId w:val="13"/>
        </w:numPr>
        <w:rPr>
          <w:sz w:val="22"/>
          <w:szCs w:val="22"/>
        </w:rPr>
      </w:pPr>
      <w:r w:rsidRPr="22675052">
        <w:rPr>
          <w:sz w:val="22"/>
          <w:szCs w:val="22"/>
        </w:rPr>
        <w:t>Transaction Reference No</w:t>
      </w:r>
    </w:p>
    <w:p w14:paraId="503CC10F" w14:textId="4F72E045" w:rsidR="00215044" w:rsidRPr="00215044" w:rsidRDefault="00215044" w:rsidP="00215044">
      <w:pPr>
        <w:pStyle w:val="ListParagraph"/>
        <w:numPr>
          <w:ilvl w:val="0"/>
          <w:numId w:val="13"/>
        </w:numPr>
      </w:pPr>
      <w:r>
        <w:rPr>
          <w:sz w:val="22"/>
          <w:szCs w:val="22"/>
        </w:rPr>
        <w:t>On select a record app will redirect to the details screen, where user can view the following details:</w:t>
      </w:r>
    </w:p>
    <w:p w14:paraId="2E6C3D6C" w14:textId="77777777" w:rsidR="00897F34" w:rsidRPr="00DB5ED0" w:rsidRDefault="00897F34" w:rsidP="00897F34">
      <w:pPr>
        <w:pStyle w:val="ListParagraph"/>
        <w:numPr>
          <w:ilvl w:val="1"/>
          <w:numId w:val="13"/>
        </w:numPr>
        <w:rPr>
          <w:sz w:val="22"/>
          <w:szCs w:val="22"/>
        </w:rPr>
      </w:pPr>
      <w:r w:rsidRPr="00DB5ED0">
        <w:rPr>
          <w:sz w:val="22"/>
          <w:szCs w:val="22"/>
        </w:rPr>
        <w:t>Transaction Date</w:t>
      </w:r>
    </w:p>
    <w:p w14:paraId="097D12E8" w14:textId="77777777" w:rsidR="00897F34" w:rsidRPr="00DB5ED0" w:rsidRDefault="00897F34" w:rsidP="00897F34">
      <w:pPr>
        <w:pStyle w:val="ListParagraph"/>
        <w:numPr>
          <w:ilvl w:val="1"/>
          <w:numId w:val="13"/>
        </w:numPr>
        <w:rPr>
          <w:sz w:val="22"/>
          <w:szCs w:val="22"/>
        </w:rPr>
      </w:pPr>
      <w:r w:rsidRPr="00DB5ED0">
        <w:rPr>
          <w:sz w:val="22"/>
          <w:szCs w:val="22"/>
        </w:rPr>
        <w:t>Value Date</w:t>
      </w:r>
    </w:p>
    <w:p w14:paraId="1E4B0A60" w14:textId="77777777" w:rsidR="00897F34" w:rsidRPr="00DB5ED0" w:rsidRDefault="00897F34" w:rsidP="00897F34">
      <w:pPr>
        <w:pStyle w:val="ListParagraph"/>
        <w:numPr>
          <w:ilvl w:val="1"/>
          <w:numId w:val="13"/>
        </w:numPr>
        <w:rPr>
          <w:sz w:val="22"/>
          <w:szCs w:val="22"/>
        </w:rPr>
      </w:pPr>
      <w:r w:rsidRPr="00DB5ED0">
        <w:rPr>
          <w:sz w:val="22"/>
          <w:szCs w:val="22"/>
        </w:rPr>
        <w:t>Description</w:t>
      </w:r>
    </w:p>
    <w:p w14:paraId="3FD9D247" w14:textId="77777777" w:rsidR="00897F34" w:rsidRPr="00DB5ED0" w:rsidRDefault="00897F34" w:rsidP="00897F34">
      <w:pPr>
        <w:pStyle w:val="ListParagraph"/>
        <w:numPr>
          <w:ilvl w:val="1"/>
          <w:numId w:val="13"/>
        </w:numPr>
        <w:rPr>
          <w:sz w:val="22"/>
          <w:szCs w:val="22"/>
        </w:rPr>
      </w:pPr>
      <w:r w:rsidRPr="00DB5ED0">
        <w:rPr>
          <w:sz w:val="22"/>
          <w:szCs w:val="22"/>
        </w:rPr>
        <w:t>Transaction Amount</w:t>
      </w:r>
    </w:p>
    <w:p w14:paraId="2264B99F" w14:textId="77777777" w:rsidR="00897F34" w:rsidRPr="00DB5ED0" w:rsidRDefault="00897F34" w:rsidP="00897F34">
      <w:pPr>
        <w:pStyle w:val="ListParagraph"/>
        <w:numPr>
          <w:ilvl w:val="1"/>
          <w:numId w:val="13"/>
        </w:numPr>
        <w:rPr>
          <w:sz w:val="22"/>
          <w:szCs w:val="22"/>
        </w:rPr>
      </w:pPr>
      <w:r w:rsidRPr="00DB5ED0">
        <w:rPr>
          <w:sz w:val="22"/>
          <w:szCs w:val="22"/>
        </w:rPr>
        <w:t>Debit / Credit Indicator</w:t>
      </w:r>
    </w:p>
    <w:p w14:paraId="0D31DBB6" w14:textId="77777777" w:rsidR="00897F34" w:rsidRPr="00DB5ED0" w:rsidRDefault="00897F34" w:rsidP="00897F34">
      <w:pPr>
        <w:pStyle w:val="ListParagraph"/>
        <w:numPr>
          <w:ilvl w:val="1"/>
          <w:numId w:val="13"/>
        </w:numPr>
        <w:rPr>
          <w:sz w:val="22"/>
          <w:szCs w:val="22"/>
        </w:rPr>
      </w:pPr>
      <w:r w:rsidRPr="00DB5ED0">
        <w:rPr>
          <w:sz w:val="22"/>
          <w:szCs w:val="22"/>
        </w:rPr>
        <w:t>Transaction Reference No</w:t>
      </w:r>
    </w:p>
    <w:p w14:paraId="4CC68B84" w14:textId="54F8CB6A" w:rsidR="00897F34" w:rsidRPr="00DB5ED0" w:rsidRDefault="00897F34" w:rsidP="00897F34">
      <w:pPr>
        <w:pStyle w:val="ListParagraph"/>
        <w:numPr>
          <w:ilvl w:val="1"/>
          <w:numId w:val="13"/>
        </w:numPr>
        <w:rPr>
          <w:sz w:val="22"/>
          <w:szCs w:val="22"/>
        </w:rPr>
      </w:pPr>
      <w:r w:rsidRPr="00DB5ED0">
        <w:rPr>
          <w:sz w:val="22"/>
          <w:szCs w:val="22"/>
        </w:rPr>
        <w:t>Receiver (Beneficiaries / Billers) Details</w:t>
      </w:r>
    </w:p>
    <w:p w14:paraId="77E31BD8" w14:textId="77777777" w:rsidR="00897F34" w:rsidRPr="00DB5ED0" w:rsidRDefault="00897F34" w:rsidP="00897F34">
      <w:pPr>
        <w:pStyle w:val="ListParagraph"/>
        <w:numPr>
          <w:ilvl w:val="1"/>
          <w:numId w:val="13"/>
        </w:numPr>
        <w:rPr>
          <w:sz w:val="22"/>
          <w:szCs w:val="22"/>
        </w:rPr>
      </w:pPr>
      <w:r w:rsidRPr="00DB5ED0">
        <w:rPr>
          <w:sz w:val="22"/>
          <w:szCs w:val="22"/>
        </w:rPr>
        <w:t>Exchange Rates</w:t>
      </w:r>
    </w:p>
    <w:p w14:paraId="35171CE7" w14:textId="5EB025F4" w:rsidR="00215044" w:rsidRPr="00DB5ED0" w:rsidRDefault="00897F34" w:rsidP="00897F34">
      <w:pPr>
        <w:pStyle w:val="ListParagraph"/>
        <w:numPr>
          <w:ilvl w:val="1"/>
          <w:numId w:val="13"/>
        </w:numPr>
        <w:rPr>
          <w:sz w:val="22"/>
          <w:szCs w:val="22"/>
        </w:rPr>
      </w:pPr>
      <w:r w:rsidRPr="00DB5ED0">
        <w:rPr>
          <w:sz w:val="22"/>
          <w:szCs w:val="22"/>
        </w:rPr>
        <w:t>SWIFT Details</w:t>
      </w:r>
    </w:p>
    <w:p w14:paraId="1249FB46" w14:textId="68B1A1F3" w:rsidR="00897F34" w:rsidRPr="00DB5ED0" w:rsidRDefault="00897F34" w:rsidP="00897F34">
      <w:pPr>
        <w:pStyle w:val="ListParagraph"/>
        <w:numPr>
          <w:ilvl w:val="0"/>
          <w:numId w:val="13"/>
        </w:numPr>
        <w:rPr>
          <w:sz w:val="22"/>
          <w:szCs w:val="22"/>
        </w:rPr>
      </w:pPr>
      <w:r w:rsidRPr="00DB5ED0">
        <w:rPr>
          <w:sz w:val="22"/>
          <w:szCs w:val="22"/>
        </w:rPr>
        <w:t>User will have the following options:</w:t>
      </w:r>
    </w:p>
    <w:p w14:paraId="4609A38A" w14:textId="5A89DBB6" w:rsidR="00897F34" w:rsidRPr="00DB5ED0" w:rsidRDefault="00897F34" w:rsidP="00897F34">
      <w:pPr>
        <w:pStyle w:val="ListParagraph"/>
        <w:numPr>
          <w:ilvl w:val="1"/>
          <w:numId w:val="13"/>
        </w:numPr>
        <w:rPr>
          <w:sz w:val="22"/>
          <w:szCs w:val="22"/>
        </w:rPr>
      </w:pPr>
      <w:r w:rsidRPr="00DB5ED0">
        <w:rPr>
          <w:sz w:val="22"/>
          <w:szCs w:val="22"/>
        </w:rPr>
        <w:lastRenderedPageBreak/>
        <w:t>Share – If user accessing from the mobile app, they can share the transaction details</w:t>
      </w:r>
      <w:r w:rsidR="00BA17B8" w:rsidRPr="00DB5ED0">
        <w:rPr>
          <w:sz w:val="22"/>
          <w:szCs w:val="22"/>
        </w:rPr>
        <w:t xml:space="preserve"> using device native share feature.</w:t>
      </w:r>
    </w:p>
    <w:p w14:paraId="2F369F95" w14:textId="185E949D" w:rsidR="00BA17B8" w:rsidRDefault="00BA17B8" w:rsidP="00897F34">
      <w:pPr>
        <w:pStyle w:val="ListParagraph"/>
        <w:numPr>
          <w:ilvl w:val="1"/>
          <w:numId w:val="13"/>
        </w:numPr>
        <w:rPr>
          <w:sz w:val="22"/>
          <w:szCs w:val="22"/>
        </w:rPr>
      </w:pPr>
      <w:r w:rsidRPr="00DB5ED0">
        <w:rPr>
          <w:sz w:val="22"/>
          <w:szCs w:val="22"/>
        </w:rPr>
        <w:t xml:space="preserve">Dispute – If user feels the transaction is suspicious, they can raise dispute. On click raise dispute, app will redirect to the dispute screen where the transaction reference number and the transaction description </w:t>
      </w:r>
      <w:r w:rsidR="00066502" w:rsidRPr="00DB5ED0">
        <w:rPr>
          <w:sz w:val="22"/>
          <w:szCs w:val="22"/>
        </w:rPr>
        <w:t xml:space="preserve">will be prefilled, and customer can choose a dispute reason and enter the remarks and submit the dispute. Once the dispute is submitted, it will be visible in the admin module for the </w:t>
      </w:r>
      <w:r w:rsidR="00DB5ED0" w:rsidRPr="00DB5ED0">
        <w:rPr>
          <w:sz w:val="22"/>
          <w:szCs w:val="22"/>
        </w:rPr>
        <w:t>back-office users and the user can track form the service request section.</w:t>
      </w:r>
    </w:p>
    <w:p w14:paraId="46D4E63D" w14:textId="77777777" w:rsidR="005B4FF1" w:rsidRDefault="005B4FF1" w:rsidP="005B4FF1">
      <w:pPr>
        <w:ind w:firstLine="360"/>
        <w:rPr>
          <w:b/>
          <w:bCs/>
          <w:sz w:val="22"/>
          <w:szCs w:val="22"/>
        </w:rPr>
      </w:pPr>
      <w:r w:rsidRPr="00412260">
        <w:rPr>
          <w:b/>
          <w:bCs/>
          <w:sz w:val="22"/>
          <w:szCs w:val="22"/>
        </w:rPr>
        <w:t xml:space="preserve">APIs: </w:t>
      </w:r>
    </w:p>
    <w:p w14:paraId="70918122" w14:textId="5C087F76" w:rsidR="005B4FF1" w:rsidRDefault="005B4FF1" w:rsidP="005B4FF1">
      <w:pPr>
        <w:pStyle w:val="ListParagraph"/>
        <w:numPr>
          <w:ilvl w:val="0"/>
          <w:numId w:val="13"/>
        </w:numPr>
        <w:rPr>
          <w:sz w:val="22"/>
          <w:szCs w:val="22"/>
        </w:rPr>
      </w:pPr>
      <w:r w:rsidRPr="005B4FF1">
        <w:rPr>
          <w:sz w:val="22"/>
          <w:szCs w:val="22"/>
        </w:rPr>
        <w:t xml:space="preserve">The app will invoke the </w:t>
      </w:r>
      <w:r>
        <w:rPr>
          <w:sz w:val="22"/>
          <w:szCs w:val="22"/>
        </w:rPr>
        <w:t>Recent Transactions</w:t>
      </w:r>
      <w:r w:rsidRPr="005B4FF1">
        <w:rPr>
          <w:sz w:val="22"/>
          <w:szCs w:val="22"/>
        </w:rPr>
        <w:t xml:space="preserve"> API.</w:t>
      </w:r>
    </w:p>
    <w:p w14:paraId="7F77FC7C" w14:textId="1E2FB058" w:rsidR="005B4FF1" w:rsidRDefault="005B4FF1" w:rsidP="005436F9">
      <w:pPr>
        <w:pStyle w:val="ListParagraph"/>
        <w:numPr>
          <w:ilvl w:val="0"/>
          <w:numId w:val="13"/>
        </w:numPr>
        <w:rPr>
          <w:sz w:val="22"/>
          <w:szCs w:val="22"/>
        </w:rPr>
      </w:pPr>
      <w:r w:rsidRPr="005B4FF1">
        <w:rPr>
          <w:sz w:val="22"/>
          <w:szCs w:val="22"/>
        </w:rPr>
        <w:t>The app will invoke the Transaction</w:t>
      </w:r>
      <w:r>
        <w:rPr>
          <w:sz w:val="22"/>
          <w:szCs w:val="22"/>
        </w:rPr>
        <w:t xml:space="preserve"> Detail</w:t>
      </w:r>
      <w:r w:rsidRPr="005B4FF1">
        <w:rPr>
          <w:sz w:val="22"/>
          <w:szCs w:val="22"/>
        </w:rPr>
        <w:t>s API.</w:t>
      </w:r>
    </w:p>
    <w:p w14:paraId="6B03482C" w14:textId="78F388D1" w:rsidR="00063394" w:rsidRDefault="00063394" w:rsidP="00816B83">
      <w:pPr>
        <w:pStyle w:val="Heading2"/>
        <w:numPr>
          <w:ilvl w:val="1"/>
          <w:numId w:val="4"/>
        </w:numPr>
        <w:rPr>
          <w:sz w:val="24"/>
          <w:szCs w:val="24"/>
        </w:rPr>
      </w:pPr>
      <w:bookmarkStart w:id="41" w:name="_Toc117274585"/>
      <w:r w:rsidRPr="009225BB">
        <w:rPr>
          <w:sz w:val="24"/>
          <w:szCs w:val="24"/>
        </w:rPr>
        <w:t xml:space="preserve">Detailed </w:t>
      </w:r>
      <w:r w:rsidR="00CF1C7A" w:rsidRPr="009225BB">
        <w:rPr>
          <w:sz w:val="24"/>
          <w:szCs w:val="24"/>
        </w:rPr>
        <w:t>Transactions</w:t>
      </w:r>
      <w:bookmarkEnd w:id="41"/>
    </w:p>
    <w:p w14:paraId="6EA21EEE" w14:textId="5BCB0FC5" w:rsidR="003D6378" w:rsidRPr="00816B83" w:rsidRDefault="003D6378" w:rsidP="003D6378">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 </w:t>
      </w:r>
      <w:r>
        <w:rPr>
          <w:sz w:val="22"/>
          <w:szCs w:val="22"/>
        </w:rPr>
        <w:t xml:space="preserve">Detailed Transaction </w:t>
      </w:r>
    </w:p>
    <w:p w14:paraId="5C898F9D" w14:textId="44CB95FD" w:rsidR="003D6378" w:rsidRDefault="003D6378" w:rsidP="003D6378">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detailed transactions for the Current &amp; Savings Accounts.</w:t>
      </w:r>
    </w:p>
    <w:p w14:paraId="24575D51" w14:textId="4DBA805A" w:rsidR="003D6378" w:rsidRDefault="003D6378" w:rsidP="003D6378">
      <w:pPr>
        <w:pStyle w:val="ListParagraph"/>
        <w:numPr>
          <w:ilvl w:val="0"/>
          <w:numId w:val="13"/>
        </w:numPr>
        <w:rPr>
          <w:sz w:val="22"/>
          <w:szCs w:val="22"/>
        </w:rPr>
      </w:pPr>
      <w:r>
        <w:rPr>
          <w:sz w:val="22"/>
          <w:szCs w:val="22"/>
        </w:rPr>
        <w:t xml:space="preserve">When user clicks on </w:t>
      </w:r>
      <w:r w:rsidR="00EB4135">
        <w:rPr>
          <w:sz w:val="22"/>
          <w:szCs w:val="22"/>
        </w:rPr>
        <w:t>detailed</w:t>
      </w:r>
      <w:r>
        <w:rPr>
          <w:sz w:val="22"/>
          <w:szCs w:val="22"/>
        </w:rPr>
        <w:t xml:space="preserve"> transaction from </w:t>
      </w:r>
      <w:r w:rsidR="00EB4135">
        <w:rPr>
          <w:sz w:val="22"/>
          <w:szCs w:val="22"/>
        </w:rPr>
        <w:t>recent</w:t>
      </w:r>
      <w:r>
        <w:rPr>
          <w:sz w:val="22"/>
          <w:szCs w:val="22"/>
        </w:rPr>
        <w:t xml:space="preserve"> </w:t>
      </w:r>
      <w:r w:rsidR="00EB4135">
        <w:rPr>
          <w:sz w:val="22"/>
          <w:szCs w:val="22"/>
        </w:rPr>
        <w:t xml:space="preserve">transaction </w:t>
      </w:r>
      <w:r>
        <w:rPr>
          <w:sz w:val="22"/>
          <w:szCs w:val="22"/>
        </w:rPr>
        <w:t xml:space="preserve">screen, the </w:t>
      </w:r>
      <w:r w:rsidR="00EB4135">
        <w:rPr>
          <w:sz w:val="22"/>
          <w:szCs w:val="22"/>
        </w:rPr>
        <w:t>detailed</w:t>
      </w:r>
      <w:r>
        <w:rPr>
          <w:sz w:val="22"/>
          <w:szCs w:val="22"/>
        </w:rPr>
        <w:t xml:space="preserve"> transaction for the respective account will be loaded in the screen</w:t>
      </w:r>
      <w:r w:rsidR="00EB4135">
        <w:rPr>
          <w:sz w:val="22"/>
          <w:szCs w:val="22"/>
        </w:rPr>
        <w:t xml:space="preserve"> by default for the last 1 month</w:t>
      </w:r>
      <w:r>
        <w:rPr>
          <w:sz w:val="22"/>
          <w:szCs w:val="22"/>
        </w:rPr>
        <w:t>. (OR)</w:t>
      </w:r>
    </w:p>
    <w:p w14:paraId="46A3B9C0" w14:textId="3815EAE8" w:rsidR="003D6378" w:rsidRDefault="003D6378" w:rsidP="003D6378">
      <w:pPr>
        <w:pStyle w:val="ListParagraph"/>
        <w:numPr>
          <w:ilvl w:val="0"/>
          <w:numId w:val="13"/>
        </w:numPr>
        <w:rPr>
          <w:sz w:val="22"/>
          <w:szCs w:val="22"/>
        </w:rPr>
      </w:pPr>
      <w:r>
        <w:rPr>
          <w:sz w:val="22"/>
          <w:szCs w:val="22"/>
        </w:rPr>
        <w:t xml:space="preserve">If a user clicks recent transactions from menu and land in this screen, user needs to select an account from dropdown (if more than one) </w:t>
      </w:r>
      <w:r w:rsidR="00EB4135">
        <w:rPr>
          <w:sz w:val="22"/>
          <w:szCs w:val="22"/>
        </w:rPr>
        <w:t xml:space="preserve">and the date range </w:t>
      </w:r>
      <w:r>
        <w:rPr>
          <w:sz w:val="22"/>
          <w:szCs w:val="22"/>
        </w:rPr>
        <w:t>to view the recent transaction for the respective account.</w:t>
      </w:r>
    </w:p>
    <w:p w14:paraId="59051FBA" w14:textId="1974C0FC" w:rsidR="00EB4135" w:rsidRDefault="00EB4135" w:rsidP="003D6378">
      <w:pPr>
        <w:pStyle w:val="ListParagraph"/>
        <w:numPr>
          <w:ilvl w:val="0"/>
          <w:numId w:val="13"/>
        </w:numPr>
        <w:rPr>
          <w:sz w:val="22"/>
          <w:szCs w:val="22"/>
        </w:rPr>
      </w:pPr>
      <w:r>
        <w:rPr>
          <w:sz w:val="22"/>
          <w:szCs w:val="22"/>
        </w:rPr>
        <w:t>The date range ha the following options</w:t>
      </w:r>
    </w:p>
    <w:p w14:paraId="7FAF7FD8" w14:textId="48827C79" w:rsidR="00EB4135" w:rsidRDefault="00EB4135" w:rsidP="00EB4135">
      <w:pPr>
        <w:pStyle w:val="ListParagraph"/>
        <w:numPr>
          <w:ilvl w:val="1"/>
          <w:numId w:val="13"/>
        </w:numPr>
        <w:rPr>
          <w:sz w:val="22"/>
          <w:szCs w:val="22"/>
        </w:rPr>
      </w:pPr>
      <w:r>
        <w:rPr>
          <w:sz w:val="22"/>
          <w:szCs w:val="22"/>
        </w:rPr>
        <w:t>Current Month</w:t>
      </w:r>
    </w:p>
    <w:p w14:paraId="6CD5E08B" w14:textId="6C0D97B8" w:rsidR="00EB4135" w:rsidRDefault="00EB4135" w:rsidP="00EB4135">
      <w:pPr>
        <w:pStyle w:val="ListParagraph"/>
        <w:numPr>
          <w:ilvl w:val="1"/>
          <w:numId w:val="13"/>
        </w:numPr>
        <w:rPr>
          <w:sz w:val="22"/>
          <w:szCs w:val="22"/>
        </w:rPr>
      </w:pPr>
      <w:r>
        <w:rPr>
          <w:sz w:val="22"/>
          <w:szCs w:val="22"/>
        </w:rPr>
        <w:t>Last Month</w:t>
      </w:r>
    </w:p>
    <w:p w14:paraId="3CB1B8EB" w14:textId="2F3D623E" w:rsidR="00EB4135" w:rsidRDefault="00EB4135" w:rsidP="00EB4135">
      <w:pPr>
        <w:pStyle w:val="ListParagraph"/>
        <w:numPr>
          <w:ilvl w:val="1"/>
          <w:numId w:val="13"/>
        </w:numPr>
        <w:rPr>
          <w:sz w:val="22"/>
          <w:szCs w:val="22"/>
        </w:rPr>
      </w:pPr>
      <w:r>
        <w:rPr>
          <w:sz w:val="22"/>
          <w:szCs w:val="22"/>
        </w:rPr>
        <w:t>Last 3 Months</w:t>
      </w:r>
    </w:p>
    <w:p w14:paraId="3FAE229E" w14:textId="6F6C292C" w:rsidR="00EB4135" w:rsidRDefault="00EB4135" w:rsidP="00EB4135">
      <w:pPr>
        <w:pStyle w:val="ListParagraph"/>
        <w:numPr>
          <w:ilvl w:val="1"/>
          <w:numId w:val="13"/>
        </w:numPr>
        <w:rPr>
          <w:sz w:val="22"/>
          <w:szCs w:val="22"/>
        </w:rPr>
      </w:pPr>
      <w:r>
        <w:rPr>
          <w:sz w:val="22"/>
          <w:szCs w:val="22"/>
        </w:rPr>
        <w:t>Customer Date Range</w:t>
      </w:r>
    </w:p>
    <w:p w14:paraId="4283FF31" w14:textId="3496CBF5" w:rsidR="00EB4135" w:rsidRDefault="00EB4135" w:rsidP="00EB4135">
      <w:pPr>
        <w:pStyle w:val="ListParagraph"/>
        <w:numPr>
          <w:ilvl w:val="2"/>
          <w:numId w:val="13"/>
        </w:numPr>
        <w:rPr>
          <w:sz w:val="22"/>
          <w:szCs w:val="22"/>
        </w:rPr>
      </w:pPr>
      <w:r>
        <w:rPr>
          <w:sz w:val="22"/>
          <w:szCs w:val="22"/>
        </w:rPr>
        <w:t xml:space="preserve">From </w:t>
      </w:r>
      <w:r w:rsidR="0040330F">
        <w:rPr>
          <w:sz w:val="22"/>
          <w:szCs w:val="22"/>
        </w:rPr>
        <w:t>Month / Year</w:t>
      </w:r>
      <w:r>
        <w:rPr>
          <w:sz w:val="22"/>
          <w:szCs w:val="22"/>
        </w:rPr>
        <w:t xml:space="preserve"> (Max 1</w:t>
      </w:r>
      <w:r w:rsidR="00F9272B">
        <w:rPr>
          <w:sz w:val="22"/>
          <w:szCs w:val="22"/>
        </w:rPr>
        <w:t>1 Months</w:t>
      </w:r>
      <w:r>
        <w:rPr>
          <w:sz w:val="22"/>
          <w:szCs w:val="22"/>
        </w:rPr>
        <w:t xml:space="preserve"> Form the current date)</w:t>
      </w:r>
    </w:p>
    <w:p w14:paraId="26AF85E0" w14:textId="58556CE7" w:rsidR="00EB4135" w:rsidRDefault="00EB4135" w:rsidP="00EB4135">
      <w:pPr>
        <w:pStyle w:val="ListParagraph"/>
        <w:numPr>
          <w:ilvl w:val="2"/>
          <w:numId w:val="13"/>
        </w:numPr>
        <w:rPr>
          <w:sz w:val="22"/>
          <w:szCs w:val="22"/>
        </w:rPr>
      </w:pPr>
      <w:r>
        <w:rPr>
          <w:sz w:val="22"/>
          <w:szCs w:val="22"/>
        </w:rPr>
        <w:t xml:space="preserve">To </w:t>
      </w:r>
      <w:r w:rsidR="0040330F">
        <w:rPr>
          <w:sz w:val="22"/>
          <w:szCs w:val="22"/>
        </w:rPr>
        <w:t xml:space="preserve">Month / Year </w:t>
      </w:r>
      <w:r>
        <w:rPr>
          <w:sz w:val="22"/>
          <w:szCs w:val="22"/>
        </w:rPr>
        <w:t>(</w:t>
      </w:r>
      <w:r w:rsidR="0040330F">
        <w:rPr>
          <w:sz w:val="22"/>
          <w:szCs w:val="22"/>
        </w:rPr>
        <w:t>Current Month</w:t>
      </w:r>
      <w:r>
        <w:rPr>
          <w:sz w:val="22"/>
          <w:szCs w:val="22"/>
        </w:rPr>
        <w:t>)</w:t>
      </w:r>
    </w:p>
    <w:p w14:paraId="1219E5FA" w14:textId="2573F95F" w:rsidR="003D6378" w:rsidRDefault="003D6378" w:rsidP="003D6378">
      <w:pPr>
        <w:pStyle w:val="ListParagraph"/>
        <w:numPr>
          <w:ilvl w:val="0"/>
          <w:numId w:val="13"/>
        </w:numPr>
        <w:rPr>
          <w:sz w:val="22"/>
          <w:szCs w:val="22"/>
        </w:rPr>
      </w:pPr>
      <w:r>
        <w:rPr>
          <w:sz w:val="22"/>
          <w:szCs w:val="22"/>
        </w:rPr>
        <w:t xml:space="preserve">The app will display the transactions in the </w:t>
      </w:r>
      <w:r w:rsidR="0040330F">
        <w:rPr>
          <w:sz w:val="22"/>
          <w:szCs w:val="22"/>
        </w:rPr>
        <w:t>a</w:t>
      </w:r>
      <w:r>
        <w:rPr>
          <w:sz w:val="22"/>
          <w:szCs w:val="22"/>
        </w:rPr>
        <w:t>scending order.</w:t>
      </w:r>
    </w:p>
    <w:p w14:paraId="06985887" w14:textId="77777777" w:rsidR="003D6378" w:rsidRDefault="003D6378" w:rsidP="003D6378">
      <w:pPr>
        <w:pStyle w:val="ListParagraph"/>
        <w:numPr>
          <w:ilvl w:val="0"/>
          <w:numId w:val="13"/>
        </w:numPr>
        <w:rPr>
          <w:sz w:val="22"/>
          <w:szCs w:val="22"/>
        </w:rPr>
      </w:pPr>
      <w:r>
        <w:rPr>
          <w:sz w:val="22"/>
          <w:szCs w:val="22"/>
        </w:rPr>
        <w:t>The app will display the following details in the recent transaction lists section:</w:t>
      </w:r>
    </w:p>
    <w:p w14:paraId="1D88E912" w14:textId="77777777" w:rsidR="003D6378" w:rsidRPr="00215044" w:rsidRDefault="003D6378" w:rsidP="003D6378">
      <w:pPr>
        <w:pStyle w:val="ListParagraph"/>
        <w:numPr>
          <w:ilvl w:val="1"/>
          <w:numId w:val="13"/>
        </w:numPr>
        <w:rPr>
          <w:sz w:val="22"/>
          <w:szCs w:val="22"/>
        </w:rPr>
      </w:pPr>
      <w:r w:rsidRPr="00215044">
        <w:rPr>
          <w:sz w:val="22"/>
          <w:szCs w:val="22"/>
        </w:rPr>
        <w:t>Transaction Date</w:t>
      </w:r>
    </w:p>
    <w:p w14:paraId="28620998" w14:textId="77777777" w:rsidR="003D6378" w:rsidRPr="00215044" w:rsidRDefault="003D6378" w:rsidP="003D6378">
      <w:pPr>
        <w:pStyle w:val="ListParagraph"/>
        <w:numPr>
          <w:ilvl w:val="1"/>
          <w:numId w:val="13"/>
        </w:numPr>
        <w:rPr>
          <w:sz w:val="22"/>
          <w:szCs w:val="22"/>
        </w:rPr>
      </w:pPr>
      <w:r w:rsidRPr="00215044">
        <w:rPr>
          <w:sz w:val="22"/>
          <w:szCs w:val="22"/>
        </w:rPr>
        <w:t>Description</w:t>
      </w:r>
    </w:p>
    <w:p w14:paraId="5416CC95" w14:textId="77777777" w:rsidR="003D6378" w:rsidRPr="00215044" w:rsidRDefault="003D6378" w:rsidP="003D6378">
      <w:pPr>
        <w:pStyle w:val="ListParagraph"/>
        <w:numPr>
          <w:ilvl w:val="1"/>
          <w:numId w:val="13"/>
        </w:numPr>
        <w:rPr>
          <w:sz w:val="22"/>
          <w:szCs w:val="22"/>
        </w:rPr>
      </w:pPr>
      <w:r w:rsidRPr="00215044">
        <w:rPr>
          <w:sz w:val="22"/>
          <w:szCs w:val="22"/>
        </w:rPr>
        <w:t>Transaction Amount</w:t>
      </w:r>
    </w:p>
    <w:p w14:paraId="09B34B18" w14:textId="77777777" w:rsidR="003D6378" w:rsidRPr="00215044" w:rsidRDefault="003D6378" w:rsidP="003D6378">
      <w:pPr>
        <w:pStyle w:val="ListParagraph"/>
        <w:numPr>
          <w:ilvl w:val="1"/>
          <w:numId w:val="13"/>
        </w:numPr>
        <w:rPr>
          <w:sz w:val="22"/>
          <w:szCs w:val="22"/>
        </w:rPr>
      </w:pPr>
      <w:r w:rsidRPr="00215044">
        <w:rPr>
          <w:sz w:val="22"/>
          <w:szCs w:val="22"/>
        </w:rPr>
        <w:t>Debit / Credit Indicator</w:t>
      </w:r>
    </w:p>
    <w:p w14:paraId="3E549ED3" w14:textId="77777777" w:rsidR="003D6378" w:rsidRPr="00215044" w:rsidRDefault="003D6378" w:rsidP="003D6378">
      <w:pPr>
        <w:pStyle w:val="ListParagraph"/>
        <w:numPr>
          <w:ilvl w:val="1"/>
          <w:numId w:val="13"/>
        </w:numPr>
      </w:pPr>
      <w:r w:rsidRPr="00215044">
        <w:rPr>
          <w:sz w:val="22"/>
          <w:szCs w:val="22"/>
        </w:rPr>
        <w:t>Transaction Reference No</w:t>
      </w:r>
    </w:p>
    <w:p w14:paraId="4F5DECF4" w14:textId="77777777" w:rsidR="003D6378" w:rsidRPr="00215044" w:rsidRDefault="003D6378" w:rsidP="003D6378">
      <w:pPr>
        <w:pStyle w:val="ListParagraph"/>
        <w:numPr>
          <w:ilvl w:val="0"/>
          <w:numId w:val="13"/>
        </w:numPr>
      </w:pPr>
      <w:r>
        <w:rPr>
          <w:sz w:val="22"/>
          <w:szCs w:val="22"/>
        </w:rPr>
        <w:t>On select a record app will redirect to the details screen, where user can view the following details:</w:t>
      </w:r>
    </w:p>
    <w:p w14:paraId="0CE318B4" w14:textId="77777777" w:rsidR="003D6378" w:rsidRPr="00DB5ED0" w:rsidRDefault="003D6378" w:rsidP="003D6378">
      <w:pPr>
        <w:pStyle w:val="ListParagraph"/>
        <w:numPr>
          <w:ilvl w:val="1"/>
          <w:numId w:val="13"/>
        </w:numPr>
        <w:rPr>
          <w:sz w:val="22"/>
          <w:szCs w:val="22"/>
        </w:rPr>
      </w:pPr>
      <w:r w:rsidRPr="00DB5ED0">
        <w:rPr>
          <w:sz w:val="22"/>
          <w:szCs w:val="22"/>
        </w:rPr>
        <w:t>Transaction Date</w:t>
      </w:r>
    </w:p>
    <w:p w14:paraId="7F377B31" w14:textId="77777777" w:rsidR="003D6378" w:rsidRPr="00DB5ED0" w:rsidRDefault="003D6378" w:rsidP="003D6378">
      <w:pPr>
        <w:pStyle w:val="ListParagraph"/>
        <w:numPr>
          <w:ilvl w:val="1"/>
          <w:numId w:val="13"/>
        </w:numPr>
        <w:rPr>
          <w:sz w:val="22"/>
          <w:szCs w:val="22"/>
        </w:rPr>
      </w:pPr>
      <w:r w:rsidRPr="00DB5ED0">
        <w:rPr>
          <w:sz w:val="22"/>
          <w:szCs w:val="22"/>
        </w:rPr>
        <w:t>Value Date</w:t>
      </w:r>
    </w:p>
    <w:p w14:paraId="0E7E03C9" w14:textId="77777777" w:rsidR="003D6378" w:rsidRPr="00DB5ED0" w:rsidRDefault="003D6378" w:rsidP="003D6378">
      <w:pPr>
        <w:pStyle w:val="ListParagraph"/>
        <w:numPr>
          <w:ilvl w:val="1"/>
          <w:numId w:val="13"/>
        </w:numPr>
        <w:rPr>
          <w:sz w:val="22"/>
          <w:szCs w:val="22"/>
        </w:rPr>
      </w:pPr>
      <w:r w:rsidRPr="00DB5ED0">
        <w:rPr>
          <w:sz w:val="22"/>
          <w:szCs w:val="22"/>
        </w:rPr>
        <w:t>Description</w:t>
      </w:r>
    </w:p>
    <w:p w14:paraId="1363E899" w14:textId="77777777" w:rsidR="003D6378" w:rsidRPr="00DB5ED0" w:rsidRDefault="003D6378" w:rsidP="003D6378">
      <w:pPr>
        <w:pStyle w:val="ListParagraph"/>
        <w:numPr>
          <w:ilvl w:val="1"/>
          <w:numId w:val="13"/>
        </w:numPr>
        <w:rPr>
          <w:sz w:val="22"/>
          <w:szCs w:val="22"/>
        </w:rPr>
      </w:pPr>
      <w:r w:rsidRPr="00DB5ED0">
        <w:rPr>
          <w:sz w:val="22"/>
          <w:szCs w:val="22"/>
        </w:rPr>
        <w:t>Transaction Amount</w:t>
      </w:r>
    </w:p>
    <w:p w14:paraId="7ADF005B" w14:textId="77777777" w:rsidR="003D6378" w:rsidRPr="00DB5ED0" w:rsidRDefault="003D6378" w:rsidP="003D6378">
      <w:pPr>
        <w:pStyle w:val="ListParagraph"/>
        <w:numPr>
          <w:ilvl w:val="1"/>
          <w:numId w:val="13"/>
        </w:numPr>
        <w:rPr>
          <w:sz w:val="22"/>
          <w:szCs w:val="22"/>
        </w:rPr>
      </w:pPr>
      <w:r w:rsidRPr="00DB5ED0">
        <w:rPr>
          <w:sz w:val="22"/>
          <w:szCs w:val="22"/>
        </w:rPr>
        <w:t>Debit / Credit Indicator</w:t>
      </w:r>
    </w:p>
    <w:p w14:paraId="581DADE6" w14:textId="77777777" w:rsidR="003D6378" w:rsidRPr="00DB5ED0" w:rsidRDefault="003D6378" w:rsidP="003D6378">
      <w:pPr>
        <w:pStyle w:val="ListParagraph"/>
        <w:numPr>
          <w:ilvl w:val="1"/>
          <w:numId w:val="13"/>
        </w:numPr>
        <w:rPr>
          <w:sz w:val="22"/>
          <w:szCs w:val="22"/>
        </w:rPr>
      </w:pPr>
      <w:r w:rsidRPr="00DB5ED0">
        <w:rPr>
          <w:sz w:val="22"/>
          <w:szCs w:val="22"/>
        </w:rPr>
        <w:lastRenderedPageBreak/>
        <w:t>Transaction Reference No</w:t>
      </w:r>
    </w:p>
    <w:p w14:paraId="05A540BA" w14:textId="77777777" w:rsidR="003D6378" w:rsidRPr="00DB5ED0" w:rsidRDefault="003D6378" w:rsidP="003D6378">
      <w:pPr>
        <w:pStyle w:val="ListParagraph"/>
        <w:numPr>
          <w:ilvl w:val="1"/>
          <w:numId w:val="13"/>
        </w:numPr>
        <w:rPr>
          <w:sz w:val="22"/>
          <w:szCs w:val="22"/>
        </w:rPr>
      </w:pPr>
      <w:r w:rsidRPr="00DB5ED0">
        <w:rPr>
          <w:sz w:val="22"/>
          <w:szCs w:val="22"/>
        </w:rPr>
        <w:t>Receiver (Beneficiaries / Billers) Details</w:t>
      </w:r>
    </w:p>
    <w:p w14:paraId="2FB0CFD3" w14:textId="77777777" w:rsidR="003D6378" w:rsidRPr="00DB5ED0" w:rsidRDefault="003D6378" w:rsidP="003D6378">
      <w:pPr>
        <w:pStyle w:val="ListParagraph"/>
        <w:numPr>
          <w:ilvl w:val="1"/>
          <w:numId w:val="13"/>
        </w:numPr>
        <w:rPr>
          <w:sz w:val="22"/>
          <w:szCs w:val="22"/>
        </w:rPr>
      </w:pPr>
      <w:r w:rsidRPr="00DB5ED0">
        <w:rPr>
          <w:sz w:val="22"/>
          <w:szCs w:val="22"/>
        </w:rPr>
        <w:t>Exchange Rates</w:t>
      </w:r>
    </w:p>
    <w:p w14:paraId="2D21AA98" w14:textId="77777777" w:rsidR="003D6378" w:rsidRDefault="003D6378" w:rsidP="003D6378">
      <w:pPr>
        <w:pStyle w:val="ListParagraph"/>
        <w:numPr>
          <w:ilvl w:val="1"/>
          <w:numId w:val="13"/>
        </w:numPr>
        <w:rPr>
          <w:sz w:val="22"/>
          <w:szCs w:val="22"/>
        </w:rPr>
      </w:pPr>
      <w:r w:rsidRPr="00DB5ED0">
        <w:rPr>
          <w:sz w:val="22"/>
          <w:szCs w:val="22"/>
        </w:rPr>
        <w:t>SWIFT Details</w:t>
      </w:r>
    </w:p>
    <w:p w14:paraId="4619054E" w14:textId="12AC97A7" w:rsidR="00FC240D" w:rsidRPr="00DB5ED0" w:rsidRDefault="00FC240D" w:rsidP="003D6378">
      <w:pPr>
        <w:pStyle w:val="ListParagraph"/>
        <w:numPr>
          <w:ilvl w:val="1"/>
          <w:numId w:val="13"/>
        </w:numPr>
        <w:rPr>
          <w:sz w:val="22"/>
          <w:szCs w:val="22"/>
        </w:rPr>
      </w:pPr>
      <w:r>
        <w:rPr>
          <w:sz w:val="22"/>
          <w:szCs w:val="22"/>
        </w:rPr>
        <w:t>Cheque Images</w:t>
      </w:r>
    </w:p>
    <w:p w14:paraId="7F9A53FE" w14:textId="77777777" w:rsidR="003D6378" w:rsidRPr="00DB5ED0" w:rsidRDefault="003D6378" w:rsidP="003D6378">
      <w:pPr>
        <w:pStyle w:val="ListParagraph"/>
        <w:numPr>
          <w:ilvl w:val="0"/>
          <w:numId w:val="13"/>
        </w:numPr>
        <w:rPr>
          <w:sz w:val="22"/>
          <w:szCs w:val="22"/>
        </w:rPr>
      </w:pPr>
      <w:r w:rsidRPr="00DB5ED0">
        <w:rPr>
          <w:sz w:val="22"/>
          <w:szCs w:val="22"/>
        </w:rPr>
        <w:t>User will have the following options:</w:t>
      </w:r>
    </w:p>
    <w:p w14:paraId="5E95421D" w14:textId="77777777" w:rsidR="003D6378" w:rsidRPr="00DB5ED0" w:rsidRDefault="003D6378" w:rsidP="003D6378">
      <w:pPr>
        <w:pStyle w:val="ListParagraph"/>
        <w:numPr>
          <w:ilvl w:val="1"/>
          <w:numId w:val="13"/>
        </w:numPr>
        <w:rPr>
          <w:sz w:val="22"/>
          <w:szCs w:val="22"/>
        </w:rPr>
      </w:pPr>
      <w:r w:rsidRPr="00DB5ED0">
        <w:rPr>
          <w:sz w:val="22"/>
          <w:szCs w:val="22"/>
        </w:rPr>
        <w:t>Share – If user accessing from the mobile app, they can share the transaction details using device native share feature.</w:t>
      </w:r>
    </w:p>
    <w:p w14:paraId="7F59A321" w14:textId="3C36617D" w:rsidR="00FC240D" w:rsidRDefault="00FC240D" w:rsidP="003D6378">
      <w:pPr>
        <w:pStyle w:val="ListParagraph"/>
        <w:numPr>
          <w:ilvl w:val="1"/>
          <w:numId w:val="13"/>
        </w:numPr>
        <w:rPr>
          <w:sz w:val="22"/>
          <w:szCs w:val="22"/>
        </w:rPr>
      </w:pPr>
      <w:r>
        <w:rPr>
          <w:sz w:val="22"/>
          <w:szCs w:val="22"/>
        </w:rPr>
        <w:t xml:space="preserve">Download </w:t>
      </w:r>
      <w:r w:rsidR="00E66D15">
        <w:rPr>
          <w:sz w:val="22"/>
          <w:szCs w:val="22"/>
        </w:rPr>
        <w:t>–</w:t>
      </w:r>
      <w:r>
        <w:rPr>
          <w:sz w:val="22"/>
          <w:szCs w:val="22"/>
        </w:rPr>
        <w:t xml:space="preserve"> </w:t>
      </w:r>
      <w:r w:rsidR="00E66D15">
        <w:rPr>
          <w:sz w:val="22"/>
          <w:szCs w:val="22"/>
        </w:rPr>
        <w:t>User will have the option to download the statement. If user access from mobile app, they can download a PDF version only, whereas if user access from internet banking application they can download in both PDF and Excel format.</w:t>
      </w:r>
    </w:p>
    <w:p w14:paraId="1F1642B5" w14:textId="5EA92C0B" w:rsidR="003D6378" w:rsidRDefault="003D6378" w:rsidP="003D6378">
      <w:pPr>
        <w:pStyle w:val="ListParagraph"/>
        <w:numPr>
          <w:ilvl w:val="1"/>
          <w:numId w:val="13"/>
        </w:numPr>
        <w:rPr>
          <w:sz w:val="22"/>
          <w:szCs w:val="22"/>
        </w:rPr>
      </w:pPr>
      <w:r w:rsidRPr="00DB5ED0">
        <w:rPr>
          <w:sz w:val="22"/>
          <w:szCs w:val="22"/>
        </w:rPr>
        <w:t>Dispute – If user feels the transaction is suspicious, they can raise dispute. On click raise dispute, app will redirect to the dispute screen where the transaction reference number and the transaction description will be prefilled, and customer can choose a dispute reason and enter the remarks and submit the dispute. Once the dispute is submitted, it will be visible in the admin module for the back-office users and the user can track form the service request section.</w:t>
      </w:r>
    </w:p>
    <w:p w14:paraId="17BBD120" w14:textId="77777777" w:rsidR="005B4FF1" w:rsidRDefault="005B4FF1" w:rsidP="005B4FF1">
      <w:pPr>
        <w:ind w:firstLine="360"/>
        <w:rPr>
          <w:b/>
          <w:bCs/>
          <w:sz w:val="22"/>
          <w:szCs w:val="22"/>
        </w:rPr>
      </w:pPr>
      <w:r w:rsidRPr="00412260">
        <w:rPr>
          <w:b/>
          <w:bCs/>
          <w:sz w:val="22"/>
          <w:szCs w:val="22"/>
        </w:rPr>
        <w:t xml:space="preserve">APIs: </w:t>
      </w:r>
    </w:p>
    <w:p w14:paraId="1B526A3B" w14:textId="13282293" w:rsidR="005B4FF1" w:rsidRDefault="005B4FF1" w:rsidP="005B4FF1">
      <w:pPr>
        <w:pStyle w:val="ListParagraph"/>
        <w:numPr>
          <w:ilvl w:val="0"/>
          <w:numId w:val="13"/>
        </w:numPr>
        <w:rPr>
          <w:sz w:val="22"/>
          <w:szCs w:val="22"/>
        </w:rPr>
      </w:pPr>
      <w:r w:rsidRPr="005B4FF1">
        <w:rPr>
          <w:sz w:val="22"/>
          <w:szCs w:val="22"/>
        </w:rPr>
        <w:t xml:space="preserve">The app will invoke the </w:t>
      </w:r>
      <w:r>
        <w:rPr>
          <w:sz w:val="22"/>
          <w:szCs w:val="22"/>
        </w:rPr>
        <w:t>Detailed Transactions</w:t>
      </w:r>
      <w:r w:rsidRPr="005B4FF1">
        <w:rPr>
          <w:sz w:val="22"/>
          <w:szCs w:val="22"/>
        </w:rPr>
        <w:t xml:space="preserve"> API.</w:t>
      </w:r>
    </w:p>
    <w:p w14:paraId="1B0B7FA9" w14:textId="292DB698" w:rsidR="005B4FF1" w:rsidRDefault="005B4FF1" w:rsidP="005B4FF1">
      <w:pPr>
        <w:pStyle w:val="ListParagraph"/>
        <w:numPr>
          <w:ilvl w:val="0"/>
          <w:numId w:val="13"/>
        </w:numPr>
        <w:rPr>
          <w:sz w:val="22"/>
          <w:szCs w:val="22"/>
        </w:rPr>
      </w:pPr>
      <w:r w:rsidRPr="005B4FF1">
        <w:rPr>
          <w:sz w:val="22"/>
          <w:szCs w:val="22"/>
        </w:rPr>
        <w:t>The app will invoke the Transaction</w:t>
      </w:r>
      <w:r>
        <w:rPr>
          <w:sz w:val="22"/>
          <w:szCs w:val="22"/>
        </w:rPr>
        <w:t xml:space="preserve"> Detail</w:t>
      </w:r>
      <w:r w:rsidRPr="005B4FF1">
        <w:rPr>
          <w:sz w:val="22"/>
          <w:szCs w:val="22"/>
        </w:rPr>
        <w:t>s API.</w:t>
      </w:r>
    </w:p>
    <w:p w14:paraId="01DC7BF1" w14:textId="02B25289" w:rsidR="00CF1C7A" w:rsidRDefault="00CF1C7A" w:rsidP="00816B83">
      <w:pPr>
        <w:pStyle w:val="Heading2"/>
        <w:numPr>
          <w:ilvl w:val="1"/>
          <w:numId w:val="4"/>
        </w:numPr>
        <w:rPr>
          <w:sz w:val="24"/>
          <w:szCs w:val="24"/>
        </w:rPr>
      </w:pPr>
      <w:bookmarkStart w:id="42" w:name="_Toc117274586"/>
      <w:r w:rsidRPr="009225BB">
        <w:rPr>
          <w:sz w:val="24"/>
          <w:szCs w:val="24"/>
        </w:rPr>
        <w:t>Pending Transactions</w:t>
      </w:r>
      <w:bookmarkEnd w:id="42"/>
    </w:p>
    <w:p w14:paraId="28EF8413" w14:textId="2AF96810" w:rsidR="00DB5ED0" w:rsidRPr="00816B83" w:rsidRDefault="00DB5ED0" w:rsidP="00DB5ED0">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 </w:t>
      </w:r>
      <w:r w:rsidR="000648E1">
        <w:rPr>
          <w:sz w:val="22"/>
          <w:szCs w:val="22"/>
        </w:rPr>
        <w:t>Pending</w:t>
      </w:r>
      <w:r>
        <w:rPr>
          <w:sz w:val="22"/>
          <w:szCs w:val="22"/>
        </w:rPr>
        <w:t xml:space="preserve"> Transaction </w:t>
      </w:r>
    </w:p>
    <w:p w14:paraId="07AA9E6E" w14:textId="0F7BDA41" w:rsidR="00DB5ED0" w:rsidRDefault="00DB5ED0" w:rsidP="00DB5ED0">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sidR="00535B8E">
        <w:rPr>
          <w:sz w:val="22"/>
          <w:szCs w:val="22"/>
        </w:rPr>
        <w:t>pending</w:t>
      </w:r>
      <w:r>
        <w:rPr>
          <w:sz w:val="22"/>
          <w:szCs w:val="22"/>
        </w:rPr>
        <w:t xml:space="preserve"> transactions for the Current &amp; Savings Accounts.</w:t>
      </w:r>
      <w:r w:rsidR="00535B8E">
        <w:rPr>
          <w:sz w:val="22"/>
          <w:szCs w:val="22"/>
        </w:rPr>
        <w:t xml:space="preserve"> </w:t>
      </w:r>
    </w:p>
    <w:p w14:paraId="2525D431" w14:textId="3A2CA579" w:rsidR="00DB5ED0" w:rsidRDefault="00D009C0" w:rsidP="00DB5ED0">
      <w:pPr>
        <w:pStyle w:val="ListParagraph"/>
        <w:numPr>
          <w:ilvl w:val="0"/>
          <w:numId w:val="13"/>
        </w:numPr>
        <w:rPr>
          <w:sz w:val="22"/>
          <w:szCs w:val="22"/>
        </w:rPr>
      </w:pPr>
      <w:r>
        <w:rPr>
          <w:sz w:val="22"/>
          <w:szCs w:val="22"/>
        </w:rPr>
        <w:t xml:space="preserve">When </w:t>
      </w:r>
      <w:r w:rsidR="00DB5ED0">
        <w:rPr>
          <w:sz w:val="22"/>
          <w:szCs w:val="22"/>
        </w:rPr>
        <w:t xml:space="preserve">a </w:t>
      </w:r>
      <w:r w:rsidR="00AD6FB7">
        <w:rPr>
          <w:sz w:val="22"/>
          <w:szCs w:val="22"/>
        </w:rPr>
        <w:t xml:space="preserve">user </w:t>
      </w:r>
      <w:proofErr w:type="gramStart"/>
      <w:r w:rsidR="00AD6FB7">
        <w:rPr>
          <w:sz w:val="22"/>
          <w:szCs w:val="22"/>
        </w:rPr>
        <w:t>click</w:t>
      </w:r>
      <w:proofErr w:type="gramEnd"/>
      <w:r w:rsidR="00DB5ED0">
        <w:rPr>
          <w:sz w:val="22"/>
          <w:szCs w:val="22"/>
        </w:rPr>
        <w:t xml:space="preserve"> </w:t>
      </w:r>
      <w:r w:rsidR="00AD6FB7">
        <w:rPr>
          <w:sz w:val="22"/>
          <w:szCs w:val="22"/>
        </w:rPr>
        <w:t xml:space="preserve">pending </w:t>
      </w:r>
      <w:r w:rsidR="00DB5ED0">
        <w:rPr>
          <w:sz w:val="22"/>
          <w:szCs w:val="22"/>
        </w:rPr>
        <w:t xml:space="preserve">transactions from menu and land in this screen, user needs to select an account from dropdown (if more than one) to view the </w:t>
      </w:r>
      <w:r w:rsidR="00AD6FB7">
        <w:rPr>
          <w:sz w:val="22"/>
          <w:szCs w:val="22"/>
        </w:rPr>
        <w:t xml:space="preserve">pending </w:t>
      </w:r>
      <w:r w:rsidR="00DB5ED0">
        <w:rPr>
          <w:sz w:val="22"/>
          <w:szCs w:val="22"/>
        </w:rPr>
        <w:t>transaction for the respective account.</w:t>
      </w:r>
    </w:p>
    <w:p w14:paraId="374A26CE" w14:textId="7EEF3F87" w:rsidR="00DB5ED0" w:rsidRDefault="00DB5ED0" w:rsidP="00DB5ED0">
      <w:pPr>
        <w:pStyle w:val="ListParagraph"/>
        <w:numPr>
          <w:ilvl w:val="0"/>
          <w:numId w:val="13"/>
        </w:numPr>
        <w:rPr>
          <w:sz w:val="22"/>
          <w:szCs w:val="22"/>
        </w:rPr>
      </w:pPr>
      <w:r>
        <w:rPr>
          <w:sz w:val="22"/>
          <w:szCs w:val="22"/>
        </w:rPr>
        <w:t xml:space="preserve">The app will display the </w:t>
      </w:r>
      <w:r w:rsidR="000648E1">
        <w:rPr>
          <w:sz w:val="22"/>
          <w:szCs w:val="22"/>
        </w:rPr>
        <w:t xml:space="preserve">pending </w:t>
      </w:r>
      <w:r>
        <w:rPr>
          <w:sz w:val="22"/>
          <w:szCs w:val="22"/>
        </w:rPr>
        <w:t>transactions of the user in the descending order</w:t>
      </w:r>
      <w:r w:rsidR="00AD6FB7">
        <w:rPr>
          <w:sz w:val="22"/>
          <w:szCs w:val="22"/>
        </w:rPr>
        <w:t xml:space="preserve"> based on transaction date</w:t>
      </w:r>
      <w:r>
        <w:rPr>
          <w:sz w:val="22"/>
          <w:szCs w:val="22"/>
        </w:rPr>
        <w:t>.</w:t>
      </w:r>
    </w:p>
    <w:p w14:paraId="32BF7FDC" w14:textId="77777777" w:rsidR="00DB5ED0" w:rsidRDefault="00DB5ED0" w:rsidP="00DB5ED0">
      <w:pPr>
        <w:pStyle w:val="ListParagraph"/>
        <w:numPr>
          <w:ilvl w:val="0"/>
          <w:numId w:val="13"/>
        </w:numPr>
        <w:rPr>
          <w:sz w:val="22"/>
          <w:szCs w:val="22"/>
        </w:rPr>
      </w:pPr>
      <w:r>
        <w:rPr>
          <w:sz w:val="22"/>
          <w:szCs w:val="22"/>
        </w:rPr>
        <w:t>The app will display the following details in the recent transaction lists section:</w:t>
      </w:r>
    </w:p>
    <w:p w14:paraId="7798D849" w14:textId="77777777" w:rsidR="00DB5ED0" w:rsidRPr="00215044" w:rsidRDefault="00DB5ED0" w:rsidP="00DB5ED0">
      <w:pPr>
        <w:pStyle w:val="ListParagraph"/>
        <w:numPr>
          <w:ilvl w:val="1"/>
          <w:numId w:val="13"/>
        </w:numPr>
        <w:rPr>
          <w:sz w:val="22"/>
          <w:szCs w:val="22"/>
        </w:rPr>
      </w:pPr>
      <w:r w:rsidRPr="00215044">
        <w:rPr>
          <w:sz w:val="22"/>
          <w:szCs w:val="22"/>
        </w:rPr>
        <w:t>Transaction Date</w:t>
      </w:r>
    </w:p>
    <w:p w14:paraId="3DAE5FA8" w14:textId="77777777" w:rsidR="00DB5ED0" w:rsidRPr="00215044" w:rsidRDefault="00DB5ED0" w:rsidP="00DB5ED0">
      <w:pPr>
        <w:pStyle w:val="ListParagraph"/>
        <w:numPr>
          <w:ilvl w:val="1"/>
          <w:numId w:val="13"/>
        </w:numPr>
        <w:rPr>
          <w:sz w:val="22"/>
          <w:szCs w:val="22"/>
        </w:rPr>
      </w:pPr>
      <w:r w:rsidRPr="00215044">
        <w:rPr>
          <w:sz w:val="22"/>
          <w:szCs w:val="22"/>
        </w:rPr>
        <w:t>Description</w:t>
      </w:r>
    </w:p>
    <w:p w14:paraId="659882AD" w14:textId="77777777" w:rsidR="00DB5ED0" w:rsidRPr="00215044" w:rsidRDefault="00DB5ED0" w:rsidP="00DB5ED0">
      <w:pPr>
        <w:pStyle w:val="ListParagraph"/>
        <w:numPr>
          <w:ilvl w:val="1"/>
          <w:numId w:val="13"/>
        </w:numPr>
        <w:rPr>
          <w:sz w:val="22"/>
          <w:szCs w:val="22"/>
        </w:rPr>
      </w:pPr>
      <w:r w:rsidRPr="00215044">
        <w:rPr>
          <w:sz w:val="22"/>
          <w:szCs w:val="22"/>
        </w:rPr>
        <w:t>Transaction Amount</w:t>
      </w:r>
    </w:p>
    <w:p w14:paraId="26DA0E1A" w14:textId="77777777" w:rsidR="00DB5ED0" w:rsidRPr="00215044" w:rsidRDefault="00DB5ED0" w:rsidP="00DB5ED0">
      <w:pPr>
        <w:pStyle w:val="ListParagraph"/>
        <w:numPr>
          <w:ilvl w:val="1"/>
          <w:numId w:val="13"/>
        </w:numPr>
        <w:rPr>
          <w:sz w:val="22"/>
          <w:szCs w:val="22"/>
        </w:rPr>
      </w:pPr>
      <w:r w:rsidRPr="00215044">
        <w:rPr>
          <w:sz w:val="22"/>
          <w:szCs w:val="22"/>
        </w:rPr>
        <w:t>Debit / Credit Indicator</w:t>
      </w:r>
    </w:p>
    <w:p w14:paraId="165BBA76" w14:textId="77777777" w:rsidR="00DB5ED0" w:rsidRPr="00AD6FB7" w:rsidRDefault="00DB5ED0" w:rsidP="00DB5ED0">
      <w:pPr>
        <w:pStyle w:val="ListParagraph"/>
        <w:numPr>
          <w:ilvl w:val="1"/>
          <w:numId w:val="13"/>
        </w:numPr>
      </w:pPr>
      <w:r w:rsidRPr="00215044">
        <w:rPr>
          <w:sz w:val="22"/>
          <w:szCs w:val="22"/>
        </w:rPr>
        <w:t>Transaction Reference No</w:t>
      </w:r>
    </w:p>
    <w:p w14:paraId="4ECF604E" w14:textId="4D7C5DA9" w:rsidR="00AD6FB7" w:rsidRDefault="00AD6FB7" w:rsidP="00AD6FB7">
      <w:pPr>
        <w:ind w:firstLine="360"/>
        <w:rPr>
          <w:sz w:val="22"/>
          <w:szCs w:val="22"/>
        </w:rPr>
      </w:pPr>
      <w:r w:rsidRPr="00AD6FB7">
        <w:rPr>
          <w:b/>
          <w:bCs/>
          <w:sz w:val="22"/>
          <w:szCs w:val="22"/>
        </w:rPr>
        <w:t>Note:</w:t>
      </w:r>
      <w:r w:rsidRPr="00AD6FB7">
        <w:rPr>
          <w:sz w:val="22"/>
          <w:szCs w:val="22"/>
        </w:rPr>
        <w:t xml:space="preserve"> Transaction details will not be available for pending transactions.</w:t>
      </w:r>
    </w:p>
    <w:p w14:paraId="2BA59C58" w14:textId="77777777" w:rsidR="005B4FF1" w:rsidRDefault="005B4FF1" w:rsidP="005B4FF1">
      <w:pPr>
        <w:ind w:firstLine="360"/>
        <w:rPr>
          <w:b/>
          <w:bCs/>
          <w:sz w:val="22"/>
          <w:szCs w:val="22"/>
        </w:rPr>
      </w:pPr>
      <w:r w:rsidRPr="00412260">
        <w:rPr>
          <w:b/>
          <w:bCs/>
          <w:sz w:val="22"/>
          <w:szCs w:val="22"/>
        </w:rPr>
        <w:t xml:space="preserve">APIs: </w:t>
      </w:r>
    </w:p>
    <w:p w14:paraId="0B6B9C8F" w14:textId="05CB7A24" w:rsidR="005B4FF1" w:rsidRDefault="005B4FF1" w:rsidP="005B4FF1">
      <w:pPr>
        <w:pStyle w:val="ListParagraph"/>
        <w:numPr>
          <w:ilvl w:val="0"/>
          <w:numId w:val="13"/>
        </w:numPr>
        <w:rPr>
          <w:sz w:val="22"/>
          <w:szCs w:val="22"/>
        </w:rPr>
      </w:pPr>
      <w:r w:rsidRPr="005B4FF1">
        <w:rPr>
          <w:sz w:val="22"/>
          <w:szCs w:val="22"/>
        </w:rPr>
        <w:t xml:space="preserve">The app will invoke the </w:t>
      </w:r>
      <w:r w:rsidR="00981563">
        <w:rPr>
          <w:sz w:val="22"/>
          <w:szCs w:val="22"/>
        </w:rPr>
        <w:t>Pending</w:t>
      </w:r>
      <w:r>
        <w:rPr>
          <w:sz w:val="22"/>
          <w:szCs w:val="22"/>
        </w:rPr>
        <w:t xml:space="preserve"> Transactions</w:t>
      </w:r>
      <w:r w:rsidRPr="005B4FF1">
        <w:rPr>
          <w:sz w:val="22"/>
          <w:szCs w:val="22"/>
        </w:rPr>
        <w:t xml:space="preserve"> API.</w:t>
      </w:r>
    </w:p>
    <w:p w14:paraId="3D2F999E" w14:textId="1EEA3ACB" w:rsidR="00CF1C7A" w:rsidRDefault="00CF1C7A" w:rsidP="00816B83">
      <w:pPr>
        <w:pStyle w:val="Heading2"/>
        <w:numPr>
          <w:ilvl w:val="1"/>
          <w:numId w:val="4"/>
        </w:numPr>
        <w:rPr>
          <w:sz w:val="24"/>
          <w:szCs w:val="24"/>
        </w:rPr>
      </w:pPr>
      <w:bookmarkStart w:id="43" w:name="_Toc117274587"/>
      <w:r w:rsidRPr="009225BB">
        <w:rPr>
          <w:sz w:val="24"/>
          <w:szCs w:val="24"/>
        </w:rPr>
        <w:lastRenderedPageBreak/>
        <w:t>Holded Transactions</w:t>
      </w:r>
      <w:bookmarkEnd w:id="43"/>
    </w:p>
    <w:p w14:paraId="440CD242" w14:textId="7423601C" w:rsidR="00BA1702" w:rsidRPr="00816B83" w:rsidRDefault="00BA1702" w:rsidP="00BA1702">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 </w:t>
      </w:r>
      <w:r>
        <w:rPr>
          <w:sz w:val="22"/>
          <w:szCs w:val="22"/>
        </w:rPr>
        <w:t xml:space="preserve">Holded Transaction </w:t>
      </w:r>
    </w:p>
    <w:p w14:paraId="3AEAFB14" w14:textId="24DE2874" w:rsidR="00BA1702" w:rsidRDefault="00BA1702" w:rsidP="00BA1702">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 xml:space="preserve">transactions on hold for the Current &amp; Savings Accounts. </w:t>
      </w:r>
    </w:p>
    <w:p w14:paraId="6A6D1BB6" w14:textId="55AFB55F" w:rsidR="00AD6FB7" w:rsidRDefault="00AD6FB7" w:rsidP="00AD6FB7">
      <w:pPr>
        <w:pStyle w:val="ListParagraph"/>
        <w:numPr>
          <w:ilvl w:val="0"/>
          <w:numId w:val="13"/>
        </w:numPr>
        <w:rPr>
          <w:sz w:val="22"/>
          <w:szCs w:val="22"/>
        </w:rPr>
      </w:pPr>
      <w:r>
        <w:rPr>
          <w:sz w:val="22"/>
          <w:szCs w:val="22"/>
        </w:rPr>
        <w:t xml:space="preserve">When a user </w:t>
      </w:r>
      <w:r w:rsidR="009D3343">
        <w:rPr>
          <w:sz w:val="22"/>
          <w:szCs w:val="22"/>
        </w:rPr>
        <w:t>clicks</w:t>
      </w:r>
      <w:r>
        <w:rPr>
          <w:sz w:val="22"/>
          <w:szCs w:val="22"/>
        </w:rPr>
        <w:t xml:space="preserve"> </w:t>
      </w:r>
      <w:proofErr w:type="spellStart"/>
      <w:r>
        <w:rPr>
          <w:sz w:val="22"/>
          <w:szCs w:val="22"/>
        </w:rPr>
        <w:t>holded</w:t>
      </w:r>
      <w:proofErr w:type="spellEnd"/>
      <w:r>
        <w:rPr>
          <w:sz w:val="22"/>
          <w:szCs w:val="22"/>
        </w:rPr>
        <w:t xml:space="preserve"> transactions from menu and land in this screen, user needs to select an account from dropdown (if more than one) to view the </w:t>
      </w:r>
      <w:proofErr w:type="spellStart"/>
      <w:r>
        <w:rPr>
          <w:sz w:val="22"/>
          <w:szCs w:val="22"/>
        </w:rPr>
        <w:t>holded</w:t>
      </w:r>
      <w:proofErr w:type="spellEnd"/>
      <w:r>
        <w:rPr>
          <w:sz w:val="22"/>
          <w:szCs w:val="22"/>
        </w:rPr>
        <w:t xml:space="preserve"> transaction for the respective account.</w:t>
      </w:r>
    </w:p>
    <w:p w14:paraId="76CD1671" w14:textId="06B7EBD1" w:rsidR="00AD6FB7" w:rsidRDefault="00AD6FB7" w:rsidP="00AD6FB7">
      <w:pPr>
        <w:pStyle w:val="ListParagraph"/>
        <w:numPr>
          <w:ilvl w:val="0"/>
          <w:numId w:val="13"/>
        </w:numPr>
        <w:rPr>
          <w:sz w:val="22"/>
          <w:szCs w:val="22"/>
        </w:rPr>
      </w:pPr>
      <w:r>
        <w:rPr>
          <w:sz w:val="22"/>
          <w:szCs w:val="22"/>
        </w:rPr>
        <w:t xml:space="preserve">The app will display the </w:t>
      </w:r>
      <w:proofErr w:type="spellStart"/>
      <w:r>
        <w:rPr>
          <w:sz w:val="22"/>
          <w:szCs w:val="22"/>
        </w:rPr>
        <w:t>holded</w:t>
      </w:r>
      <w:proofErr w:type="spellEnd"/>
      <w:r>
        <w:rPr>
          <w:sz w:val="22"/>
          <w:szCs w:val="22"/>
        </w:rPr>
        <w:t xml:space="preserve"> transactions of the user in the descending order based on transaction date.</w:t>
      </w:r>
    </w:p>
    <w:p w14:paraId="34E2DA86" w14:textId="77777777" w:rsidR="00AD6FB7" w:rsidRDefault="00AD6FB7" w:rsidP="00AD6FB7">
      <w:pPr>
        <w:pStyle w:val="ListParagraph"/>
        <w:numPr>
          <w:ilvl w:val="0"/>
          <w:numId w:val="13"/>
        </w:numPr>
        <w:rPr>
          <w:sz w:val="22"/>
          <w:szCs w:val="22"/>
        </w:rPr>
      </w:pPr>
      <w:r>
        <w:rPr>
          <w:sz w:val="22"/>
          <w:szCs w:val="22"/>
        </w:rPr>
        <w:t>The app will display the following details in the recent transaction lists section:</w:t>
      </w:r>
    </w:p>
    <w:p w14:paraId="7DE608B0" w14:textId="77777777" w:rsidR="00AD6FB7" w:rsidRPr="00215044" w:rsidRDefault="00AD6FB7" w:rsidP="00AD6FB7">
      <w:pPr>
        <w:pStyle w:val="ListParagraph"/>
        <w:numPr>
          <w:ilvl w:val="1"/>
          <w:numId w:val="13"/>
        </w:numPr>
        <w:rPr>
          <w:sz w:val="22"/>
          <w:szCs w:val="22"/>
        </w:rPr>
      </w:pPr>
      <w:r w:rsidRPr="00215044">
        <w:rPr>
          <w:sz w:val="22"/>
          <w:szCs w:val="22"/>
        </w:rPr>
        <w:t>Transaction Date</w:t>
      </w:r>
    </w:p>
    <w:p w14:paraId="7CE8491C" w14:textId="77777777" w:rsidR="00AD6FB7" w:rsidRPr="00215044" w:rsidRDefault="00AD6FB7" w:rsidP="00AD6FB7">
      <w:pPr>
        <w:pStyle w:val="ListParagraph"/>
        <w:numPr>
          <w:ilvl w:val="1"/>
          <w:numId w:val="13"/>
        </w:numPr>
        <w:rPr>
          <w:sz w:val="22"/>
          <w:szCs w:val="22"/>
        </w:rPr>
      </w:pPr>
      <w:r w:rsidRPr="00215044">
        <w:rPr>
          <w:sz w:val="22"/>
          <w:szCs w:val="22"/>
        </w:rPr>
        <w:t>Description</w:t>
      </w:r>
    </w:p>
    <w:p w14:paraId="7649BD11" w14:textId="77777777" w:rsidR="00AD6FB7" w:rsidRPr="00215044" w:rsidRDefault="00AD6FB7" w:rsidP="00AD6FB7">
      <w:pPr>
        <w:pStyle w:val="ListParagraph"/>
        <w:numPr>
          <w:ilvl w:val="1"/>
          <w:numId w:val="13"/>
        </w:numPr>
        <w:rPr>
          <w:sz w:val="22"/>
          <w:szCs w:val="22"/>
        </w:rPr>
      </w:pPr>
      <w:r w:rsidRPr="00215044">
        <w:rPr>
          <w:sz w:val="22"/>
          <w:szCs w:val="22"/>
        </w:rPr>
        <w:t>Transaction Amount</w:t>
      </w:r>
    </w:p>
    <w:p w14:paraId="0FA1B6E3" w14:textId="77777777" w:rsidR="00AD6FB7" w:rsidRPr="00AD6FB7" w:rsidRDefault="00AD6FB7" w:rsidP="00AD6FB7">
      <w:pPr>
        <w:pStyle w:val="ListParagraph"/>
        <w:numPr>
          <w:ilvl w:val="1"/>
          <w:numId w:val="13"/>
        </w:numPr>
      </w:pPr>
      <w:r w:rsidRPr="00215044">
        <w:rPr>
          <w:sz w:val="22"/>
          <w:szCs w:val="22"/>
        </w:rPr>
        <w:t>Transaction Reference No</w:t>
      </w:r>
    </w:p>
    <w:p w14:paraId="1E2E1F22" w14:textId="1FEAB885" w:rsidR="00AD6FB7" w:rsidRPr="009F2DC9" w:rsidRDefault="00AD6FB7" w:rsidP="00981563">
      <w:pPr>
        <w:ind w:firstLine="360"/>
      </w:pPr>
      <w:r w:rsidRPr="00981563">
        <w:rPr>
          <w:b/>
          <w:bCs/>
          <w:sz w:val="22"/>
          <w:szCs w:val="22"/>
        </w:rPr>
        <w:t>Note:</w:t>
      </w:r>
      <w:r w:rsidRPr="00981563">
        <w:rPr>
          <w:sz w:val="22"/>
          <w:szCs w:val="22"/>
        </w:rPr>
        <w:t xml:space="preserve"> Transaction details will not be available for </w:t>
      </w:r>
      <w:proofErr w:type="spellStart"/>
      <w:r w:rsidR="00C468D6" w:rsidRPr="00981563">
        <w:rPr>
          <w:sz w:val="22"/>
          <w:szCs w:val="22"/>
        </w:rPr>
        <w:t>holded</w:t>
      </w:r>
      <w:proofErr w:type="spellEnd"/>
      <w:r w:rsidRPr="00981563">
        <w:rPr>
          <w:sz w:val="22"/>
          <w:szCs w:val="22"/>
        </w:rPr>
        <w:t xml:space="preserve"> transactions</w:t>
      </w:r>
      <w:r w:rsidR="00C468D6" w:rsidRPr="00981563">
        <w:rPr>
          <w:sz w:val="22"/>
          <w:szCs w:val="22"/>
        </w:rPr>
        <w:t>.</w:t>
      </w:r>
    </w:p>
    <w:p w14:paraId="3DCC9361" w14:textId="77777777" w:rsidR="00981563" w:rsidRDefault="00981563" w:rsidP="00981563">
      <w:pPr>
        <w:ind w:firstLine="360"/>
        <w:rPr>
          <w:b/>
          <w:bCs/>
          <w:sz w:val="22"/>
          <w:szCs w:val="22"/>
        </w:rPr>
      </w:pPr>
      <w:r w:rsidRPr="00412260">
        <w:rPr>
          <w:b/>
          <w:bCs/>
          <w:sz w:val="22"/>
          <w:szCs w:val="22"/>
        </w:rPr>
        <w:t xml:space="preserve">APIs: </w:t>
      </w:r>
    </w:p>
    <w:p w14:paraId="6C3EC248" w14:textId="678DB50C" w:rsidR="00981563" w:rsidRDefault="00981563" w:rsidP="00981563">
      <w:pPr>
        <w:pStyle w:val="ListParagraph"/>
        <w:numPr>
          <w:ilvl w:val="0"/>
          <w:numId w:val="13"/>
        </w:numPr>
        <w:rPr>
          <w:sz w:val="22"/>
          <w:szCs w:val="22"/>
        </w:rPr>
      </w:pPr>
      <w:r w:rsidRPr="005B4FF1">
        <w:rPr>
          <w:sz w:val="22"/>
          <w:szCs w:val="22"/>
        </w:rPr>
        <w:t xml:space="preserve">The app will invoke the </w:t>
      </w:r>
      <w:r>
        <w:rPr>
          <w:sz w:val="22"/>
          <w:szCs w:val="22"/>
        </w:rPr>
        <w:t>Holded Transactions</w:t>
      </w:r>
      <w:r w:rsidRPr="005B4FF1">
        <w:rPr>
          <w:sz w:val="22"/>
          <w:szCs w:val="22"/>
        </w:rPr>
        <w:t xml:space="preserve"> API.</w:t>
      </w:r>
    </w:p>
    <w:p w14:paraId="48740342" w14:textId="5924EA0F" w:rsidR="009F2DC9" w:rsidRDefault="009F2DC9" w:rsidP="009F2DC9">
      <w:pPr>
        <w:pStyle w:val="Heading2"/>
        <w:numPr>
          <w:ilvl w:val="1"/>
          <w:numId w:val="4"/>
        </w:numPr>
        <w:rPr>
          <w:sz w:val="24"/>
          <w:szCs w:val="24"/>
        </w:rPr>
      </w:pPr>
      <w:bookmarkStart w:id="44" w:name="_Toc117274588"/>
      <w:r w:rsidRPr="009F2DC9">
        <w:rPr>
          <w:sz w:val="24"/>
          <w:szCs w:val="24"/>
        </w:rPr>
        <w:t>Search Transaction</w:t>
      </w:r>
      <w:bookmarkEnd w:id="44"/>
    </w:p>
    <w:p w14:paraId="7B5F4955" w14:textId="1BFAE3B9" w:rsidR="004155E9" w:rsidRPr="00816B83" w:rsidRDefault="004155E9" w:rsidP="004155E9">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 </w:t>
      </w:r>
      <w:r>
        <w:rPr>
          <w:sz w:val="22"/>
          <w:szCs w:val="22"/>
        </w:rPr>
        <w:t xml:space="preserve">Search Transaction </w:t>
      </w:r>
    </w:p>
    <w:p w14:paraId="118D2F94" w14:textId="6C95D7A0" w:rsidR="004155E9" w:rsidRDefault="004155E9" w:rsidP="004155E9">
      <w:pPr>
        <w:pStyle w:val="ListParagraph"/>
        <w:numPr>
          <w:ilvl w:val="0"/>
          <w:numId w:val="13"/>
        </w:numPr>
        <w:rPr>
          <w:sz w:val="22"/>
          <w:szCs w:val="22"/>
        </w:rPr>
      </w:pPr>
      <w:r w:rsidRPr="00816B83">
        <w:rPr>
          <w:sz w:val="22"/>
          <w:szCs w:val="22"/>
        </w:rPr>
        <w:t xml:space="preserve">This section is for the customer to </w:t>
      </w:r>
      <w:r>
        <w:rPr>
          <w:sz w:val="22"/>
          <w:szCs w:val="22"/>
        </w:rPr>
        <w:t>search a</w:t>
      </w:r>
      <w:r w:rsidRPr="00816B83">
        <w:rPr>
          <w:sz w:val="22"/>
          <w:szCs w:val="22"/>
        </w:rPr>
        <w:t xml:space="preserve"> </w:t>
      </w:r>
      <w:r w:rsidR="00606E0A">
        <w:rPr>
          <w:sz w:val="22"/>
          <w:szCs w:val="22"/>
        </w:rPr>
        <w:t>transaction</w:t>
      </w:r>
      <w:r>
        <w:rPr>
          <w:sz w:val="22"/>
          <w:szCs w:val="22"/>
        </w:rPr>
        <w:t xml:space="preserve"> within the last 3 months for the Current &amp; Savings Accounts. </w:t>
      </w:r>
    </w:p>
    <w:p w14:paraId="7066F13E" w14:textId="2FE0BC05" w:rsidR="004155E9" w:rsidRDefault="004155E9" w:rsidP="004155E9">
      <w:pPr>
        <w:pStyle w:val="ListParagraph"/>
        <w:numPr>
          <w:ilvl w:val="0"/>
          <w:numId w:val="13"/>
        </w:numPr>
        <w:rPr>
          <w:sz w:val="22"/>
          <w:szCs w:val="22"/>
        </w:rPr>
      </w:pPr>
      <w:r>
        <w:rPr>
          <w:sz w:val="22"/>
          <w:szCs w:val="22"/>
        </w:rPr>
        <w:t>When a user click search transactions from menu and land in this screen, user needs to select an account from dropdown (if more than one) to search a specific transaction for the respective account.</w:t>
      </w:r>
    </w:p>
    <w:p w14:paraId="3194F35A" w14:textId="48831CE8" w:rsidR="00BF0660" w:rsidRDefault="004155E9" w:rsidP="00BF0660">
      <w:pPr>
        <w:pStyle w:val="ListParagraph"/>
        <w:numPr>
          <w:ilvl w:val="0"/>
          <w:numId w:val="13"/>
        </w:numPr>
        <w:rPr>
          <w:sz w:val="22"/>
          <w:szCs w:val="22"/>
        </w:rPr>
      </w:pPr>
      <w:r>
        <w:rPr>
          <w:sz w:val="22"/>
          <w:szCs w:val="22"/>
        </w:rPr>
        <w:t xml:space="preserve">User can search for </w:t>
      </w:r>
      <w:proofErr w:type="gramStart"/>
      <w:r>
        <w:rPr>
          <w:sz w:val="22"/>
          <w:szCs w:val="22"/>
        </w:rPr>
        <w:t>an</w:t>
      </w:r>
      <w:proofErr w:type="gramEnd"/>
      <w:r>
        <w:rPr>
          <w:sz w:val="22"/>
          <w:szCs w:val="22"/>
        </w:rPr>
        <w:t xml:space="preserve"> records based on the </w:t>
      </w:r>
      <w:r w:rsidR="00BF0660">
        <w:rPr>
          <w:sz w:val="22"/>
          <w:szCs w:val="22"/>
        </w:rPr>
        <w:t>followin</w:t>
      </w:r>
      <w:r w:rsidR="00D90CD4">
        <w:rPr>
          <w:sz w:val="22"/>
          <w:szCs w:val="22"/>
        </w:rPr>
        <w:t>g:</w:t>
      </w:r>
    </w:p>
    <w:p w14:paraId="2C18714E" w14:textId="3435F012" w:rsidR="00D90CD4" w:rsidRDefault="00D90CD4" w:rsidP="00D90CD4">
      <w:pPr>
        <w:pStyle w:val="ListParagraph"/>
        <w:numPr>
          <w:ilvl w:val="1"/>
          <w:numId w:val="13"/>
        </w:numPr>
        <w:rPr>
          <w:sz w:val="22"/>
          <w:szCs w:val="22"/>
        </w:rPr>
      </w:pPr>
      <w:r>
        <w:rPr>
          <w:sz w:val="22"/>
          <w:szCs w:val="22"/>
        </w:rPr>
        <w:t>Transaction Reference Number</w:t>
      </w:r>
    </w:p>
    <w:p w14:paraId="1BA5EE5B" w14:textId="2F1F9AEA" w:rsidR="00D90CD4" w:rsidRDefault="00D90CD4" w:rsidP="00D90CD4">
      <w:pPr>
        <w:pStyle w:val="ListParagraph"/>
        <w:numPr>
          <w:ilvl w:val="1"/>
          <w:numId w:val="13"/>
        </w:numPr>
        <w:rPr>
          <w:sz w:val="22"/>
          <w:szCs w:val="22"/>
        </w:rPr>
      </w:pPr>
      <w:r>
        <w:rPr>
          <w:sz w:val="22"/>
          <w:szCs w:val="22"/>
        </w:rPr>
        <w:t>Transaction Date</w:t>
      </w:r>
    </w:p>
    <w:p w14:paraId="48EE4DFD" w14:textId="732AA032" w:rsidR="00D90CD4" w:rsidRDefault="00D90CD4" w:rsidP="00D90CD4">
      <w:pPr>
        <w:pStyle w:val="ListParagraph"/>
        <w:numPr>
          <w:ilvl w:val="1"/>
          <w:numId w:val="13"/>
        </w:numPr>
        <w:rPr>
          <w:sz w:val="22"/>
          <w:szCs w:val="22"/>
        </w:rPr>
      </w:pPr>
      <w:r>
        <w:rPr>
          <w:sz w:val="22"/>
          <w:szCs w:val="22"/>
        </w:rPr>
        <w:t>Transaction Amount</w:t>
      </w:r>
    </w:p>
    <w:p w14:paraId="409910BE" w14:textId="7DC4922A" w:rsidR="00D90CD4" w:rsidRPr="00BF0660" w:rsidRDefault="00D90CD4" w:rsidP="00D90CD4">
      <w:pPr>
        <w:pStyle w:val="ListParagraph"/>
        <w:numPr>
          <w:ilvl w:val="1"/>
          <w:numId w:val="13"/>
        </w:numPr>
        <w:rPr>
          <w:sz w:val="22"/>
          <w:szCs w:val="22"/>
        </w:rPr>
      </w:pPr>
      <w:r>
        <w:rPr>
          <w:sz w:val="22"/>
          <w:szCs w:val="22"/>
        </w:rPr>
        <w:t>Transaction Type – Credit/Debit/Both</w:t>
      </w:r>
    </w:p>
    <w:p w14:paraId="4E3D8C14" w14:textId="77777777" w:rsidR="004155E9" w:rsidRDefault="004155E9" w:rsidP="004155E9">
      <w:pPr>
        <w:pStyle w:val="ListParagraph"/>
        <w:numPr>
          <w:ilvl w:val="0"/>
          <w:numId w:val="13"/>
        </w:numPr>
        <w:rPr>
          <w:sz w:val="22"/>
          <w:szCs w:val="22"/>
        </w:rPr>
      </w:pPr>
      <w:r>
        <w:rPr>
          <w:sz w:val="22"/>
          <w:szCs w:val="22"/>
        </w:rPr>
        <w:t>The app will display the following details in the recent transaction lists section:</w:t>
      </w:r>
    </w:p>
    <w:p w14:paraId="2A33A872" w14:textId="77777777" w:rsidR="004155E9" w:rsidRPr="00215044" w:rsidRDefault="004155E9" w:rsidP="004155E9">
      <w:pPr>
        <w:pStyle w:val="ListParagraph"/>
        <w:numPr>
          <w:ilvl w:val="1"/>
          <w:numId w:val="13"/>
        </w:numPr>
        <w:rPr>
          <w:sz w:val="22"/>
          <w:szCs w:val="22"/>
        </w:rPr>
      </w:pPr>
      <w:r w:rsidRPr="00215044">
        <w:rPr>
          <w:sz w:val="22"/>
          <w:szCs w:val="22"/>
        </w:rPr>
        <w:t>Transaction Date</w:t>
      </w:r>
    </w:p>
    <w:p w14:paraId="1AD1D457" w14:textId="77777777" w:rsidR="004155E9" w:rsidRPr="00215044" w:rsidRDefault="004155E9" w:rsidP="004155E9">
      <w:pPr>
        <w:pStyle w:val="ListParagraph"/>
        <w:numPr>
          <w:ilvl w:val="1"/>
          <w:numId w:val="13"/>
        </w:numPr>
        <w:rPr>
          <w:sz w:val="22"/>
          <w:szCs w:val="22"/>
        </w:rPr>
      </w:pPr>
      <w:r w:rsidRPr="00215044">
        <w:rPr>
          <w:sz w:val="22"/>
          <w:szCs w:val="22"/>
        </w:rPr>
        <w:t>Description</w:t>
      </w:r>
    </w:p>
    <w:p w14:paraId="7ECBC68C" w14:textId="77777777" w:rsidR="004155E9" w:rsidRPr="00215044" w:rsidRDefault="004155E9" w:rsidP="004155E9">
      <w:pPr>
        <w:pStyle w:val="ListParagraph"/>
        <w:numPr>
          <w:ilvl w:val="1"/>
          <w:numId w:val="13"/>
        </w:numPr>
        <w:rPr>
          <w:sz w:val="22"/>
          <w:szCs w:val="22"/>
        </w:rPr>
      </w:pPr>
      <w:r w:rsidRPr="00215044">
        <w:rPr>
          <w:sz w:val="22"/>
          <w:szCs w:val="22"/>
        </w:rPr>
        <w:t>Transaction Amount</w:t>
      </w:r>
    </w:p>
    <w:p w14:paraId="6A8CEADC" w14:textId="77777777" w:rsidR="004155E9" w:rsidRPr="00AD6FB7" w:rsidRDefault="004155E9" w:rsidP="004155E9">
      <w:pPr>
        <w:pStyle w:val="ListParagraph"/>
        <w:numPr>
          <w:ilvl w:val="1"/>
          <w:numId w:val="13"/>
        </w:numPr>
      </w:pPr>
      <w:r w:rsidRPr="00215044">
        <w:rPr>
          <w:sz w:val="22"/>
          <w:szCs w:val="22"/>
        </w:rPr>
        <w:t>Transaction Reference No</w:t>
      </w:r>
    </w:p>
    <w:p w14:paraId="3B136AC9" w14:textId="77777777" w:rsidR="00D90CD4" w:rsidRPr="00215044" w:rsidRDefault="00D90CD4" w:rsidP="00D90CD4">
      <w:pPr>
        <w:pStyle w:val="ListParagraph"/>
        <w:numPr>
          <w:ilvl w:val="0"/>
          <w:numId w:val="13"/>
        </w:numPr>
      </w:pPr>
      <w:r>
        <w:rPr>
          <w:sz w:val="22"/>
          <w:szCs w:val="22"/>
        </w:rPr>
        <w:t>On select a record app will redirect to the details screen, where user can view the following details:</w:t>
      </w:r>
    </w:p>
    <w:p w14:paraId="24F53FCF" w14:textId="77777777" w:rsidR="00D90CD4" w:rsidRPr="00DB5ED0" w:rsidRDefault="00D90CD4" w:rsidP="00D90CD4">
      <w:pPr>
        <w:pStyle w:val="ListParagraph"/>
        <w:numPr>
          <w:ilvl w:val="1"/>
          <w:numId w:val="13"/>
        </w:numPr>
        <w:rPr>
          <w:sz w:val="22"/>
          <w:szCs w:val="22"/>
        </w:rPr>
      </w:pPr>
      <w:r w:rsidRPr="00DB5ED0">
        <w:rPr>
          <w:sz w:val="22"/>
          <w:szCs w:val="22"/>
        </w:rPr>
        <w:t>Transaction Date</w:t>
      </w:r>
    </w:p>
    <w:p w14:paraId="6F9D9E5F" w14:textId="77777777" w:rsidR="00D90CD4" w:rsidRPr="00DB5ED0" w:rsidRDefault="00D90CD4" w:rsidP="00D90CD4">
      <w:pPr>
        <w:pStyle w:val="ListParagraph"/>
        <w:numPr>
          <w:ilvl w:val="1"/>
          <w:numId w:val="13"/>
        </w:numPr>
        <w:rPr>
          <w:sz w:val="22"/>
          <w:szCs w:val="22"/>
        </w:rPr>
      </w:pPr>
      <w:r w:rsidRPr="00DB5ED0">
        <w:rPr>
          <w:sz w:val="22"/>
          <w:szCs w:val="22"/>
        </w:rPr>
        <w:t>Value Date</w:t>
      </w:r>
    </w:p>
    <w:p w14:paraId="0CD188DE" w14:textId="77777777" w:rsidR="00D90CD4" w:rsidRPr="00DB5ED0" w:rsidRDefault="00D90CD4" w:rsidP="00D90CD4">
      <w:pPr>
        <w:pStyle w:val="ListParagraph"/>
        <w:numPr>
          <w:ilvl w:val="1"/>
          <w:numId w:val="13"/>
        </w:numPr>
        <w:rPr>
          <w:sz w:val="22"/>
          <w:szCs w:val="22"/>
        </w:rPr>
      </w:pPr>
      <w:r w:rsidRPr="00DB5ED0">
        <w:rPr>
          <w:sz w:val="22"/>
          <w:szCs w:val="22"/>
        </w:rPr>
        <w:t>Description</w:t>
      </w:r>
    </w:p>
    <w:p w14:paraId="5D7C64EB" w14:textId="77777777" w:rsidR="00D90CD4" w:rsidRPr="00DB5ED0" w:rsidRDefault="00D90CD4" w:rsidP="00D90CD4">
      <w:pPr>
        <w:pStyle w:val="ListParagraph"/>
        <w:numPr>
          <w:ilvl w:val="1"/>
          <w:numId w:val="13"/>
        </w:numPr>
        <w:rPr>
          <w:sz w:val="22"/>
          <w:szCs w:val="22"/>
        </w:rPr>
      </w:pPr>
      <w:r w:rsidRPr="00DB5ED0">
        <w:rPr>
          <w:sz w:val="22"/>
          <w:szCs w:val="22"/>
        </w:rPr>
        <w:t>Transaction Amount</w:t>
      </w:r>
    </w:p>
    <w:p w14:paraId="08387506" w14:textId="77777777" w:rsidR="00D90CD4" w:rsidRPr="00DB5ED0" w:rsidRDefault="00D90CD4" w:rsidP="00D90CD4">
      <w:pPr>
        <w:pStyle w:val="ListParagraph"/>
        <w:numPr>
          <w:ilvl w:val="1"/>
          <w:numId w:val="13"/>
        </w:numPr>
        <w:rPr>
          <w:sz w:val="22"/>
          <w:szCs w:val="22"/>
        </w:rPr>
      </w:pPr>
      <w:r w:rsidRPr="00DB5ED0">
        <w:rPr>
          <w:sz w:val="22"/>
          <w:szCs w:val="22"/>
        </w:rPr>
        <w:lastRenderedPageBreak/>
        <w:t>Debit / Credit Indicator</w:t>
      </w:r>
    </w:p>
    <w:p w14:paraId="78EE1F00" w14:textId="77777777" w:rsidR="00D90CD4" w:rsidRPr="00DB5ED0" w:rsidRDefault="00D90CD4" w:rsidP="00D90CD4">
      <w:pPr>
        <w:pStyle w:val="ListParagraph"/>
        <w:numPr>
          <w:ilvl w:val="1"/>
          <w:numId w:val="13"/>
        </w:numPr>
        <w:rPr>
          <w:sz w:val="22"/>
          <w:szCs w:val="22"/>
        </w:rPr>
      </w:pPr>
      <w:r w:rsidRPr="00DB5ED0">
        <w:rPr>
          <w:sz w:val="22"/>
          <w:szCs w:val="22"/>
        </w:rPr>
        <w:t>Transaction Reference No</w:t>
      </w:r>
    </w:p>
    <w:p w14:paraId="62282933" w14:textId="77777777" w:rsidR="00D90CD4" w:rsidRPr="00DB5ED0" w:rsidRDefault="00D90CD4" w:rsidP="00D90CD4">
      <w:pPr>
        <w:pStyle w:val="ListParagraph"/>
        <w:numPr>
          <w:ilvl w:val="1"/>
          <w:numId w:val="13"/>
        </w:numPr>
        <w:rPr>
          <w:sz w:val="22"/>
          <w:szCs w:val="22"/>
        </w:rPr>
      </w:pPr>
      <w:r w:rsidRPr="00DB5ED0">
        <w:rPr>
          <w:sz w:val="22"/>
          <w:szCs w:val="22"/>
        </w:rPr>
        <w:t>Receiver (Beneficiaries / Billers) Details</w:t>
      </w:r>
    </w:p>
    <w:p w14:paraId="39C18070" w14:textId="77777777" w:rsidR="00D90CD4" w:rsidRPr="00DB5ED0" w:rsidRDefault="00D90CD4" w:rsidP="00D90CD4">
      <w:pPr>
        <w:pStyle w:val="ListParagraph"/>
        <w:numPr>
          <w:ilvl w:val="1"/>
          <w:numId w:val="13"/>
        </w:numPr>
        <w:rPr>
          <w:sz w:val="22"/>
          <w:szCs w:val="22"/>
        </w:rPr>
      </w:pPr>
      <w:r w:rsidRPr="00DB5ED0">
        <w:rPr>
          <w:sz w:val="22"/>
          <w:szCs w:val="22"/>
        </w:rPr>
        <w:t>Exchange Rates</w:t>
      </w:r>
    </w:p>
    <w:p w14:paraId="4F692CA4" w14:textId="77777777" w:rsidR="00D90CD4" w:rsidRPr="00DB5ED0" w:rsidRDefault="00D90CD4" w:rsidP="00D90CD4">
      <w:pPr>
        <w:pStyle w:val="ListParagraph"/>
        <w:numPr>
          <w:ilvl w:val="1"/>
          <w:numId w:val="13"/>
        </w:numPr>
        <w:rPr>
          <w:sz w:val="22"/>
          <w:szCs w:val="22"/>
        </w:rPr>
      </w:pPr>
      <w:r w:rsidRPr="00DB5ED0">
        <w:rPr>
          <w:sz w:val="22"/>
          <w:szCs w:val="22"/>
        </w:rPr>
        <w:t>SWIFT Details</w:t>
      </w:r>
    </w:p>
    <w:p w14:paraId="10E27542" w14:textId="77777777" w:rsidR="00D90CD4" w:rsidRPr="00DB5ED0" w:rsidRDefault="00D90CD4" w:rsidP="00D90CD4">
      <w:pPr>
        <w:pStyle w:val="ListParagraph"/>
        <w:numPr>
          <w:ilvl w:val="0"/>
          <w:numId w:val="13"/>
        </w:numPr>
        <w:rPr>
          <w:sz w:val="22"/>
          <w:szCs w:val="22"/>
        </w:rPr>
      </w:pPr>
      <w:r w:rsidRPr="00DB5ED0">
        <w:rPr>
          <w:sz w:val="22"/>
          <w:szCs w:val="22"/>
        </w:rPr>
        <w:t>User will have the following options:</w:t>
      </w:r>
    </w:p>
    <w:p w14:paraId="5AB92B1C" w14:textId="77777777" w:rsidR="00D90CD4" w:rsidRPr="00DB5ED0" w:rsidRDefault="00D90CD4" w:rsidP="00D90CD4">
      <w:pPr>
        <w:pStyle w:val="ListParagraph"/>
        <w:numPr>
          <w:ilvl w:val="1"/>
          <w:numId w:val="13"/>
        </w:numPr>
        <w:rPr>
          <w:sz w:val="22"/>
          <w:szCs w:val="22"/>
        </w:rPr>
      </w:pPr>
      <w:r w:rsidRPr="00DB5ED0">
        <w:rPr>
          <w:sz w:val="22"/>
          <w:szCs w:val="22"/>
        </w:rPr>
        <w:t>Share – If user accessing from the mobile app, they can share the transaction details using device native share feature.</w:t>
      </w:r>
    </w:p>
    <w:p w14:paraId="0CB7AB9D" w14:textId="77777777" w:rsidR="00D90CD4" w:rsidRPr="00DB5ED0" w:rsidRDefault="00D90CD4" w:rsidP="00D90CD4">
      <w:pPr>
        <w:pStyle w:val="ListParagraph"/>
        <w:numPr>
          <w:ilvl w:val="1"/>
          <w:numId w:val="13"/>
        </w:numPr>
        <w:rPr>
          <w:sz w:val="22"/>
          <w:szCs w:val="22"/>
        </w:rPr>
      </w:pPr>
      <w:r w:rsidRPr="00DB5ED0">
        <w:rPr>
          <w:sz w:val="22"/>
          <w:szCs w:val="22"/>
        </w:rPr>
        <w:t>Dispute – If user feels the transaction is suspicious, they can raise dispute. On click raise dispute, app will redirect to the dispute screen where the transaction reference number and the transaction description will be prefilled, and customer can choose a dispute reason and enter the remarks and submit the dispute. Once the dispute is submitted, it will be visible in the admin module for the back-office users and the user can track form the service request section.</w:t>
      </w:r>
    </w:p>
    <w:p w14:paraId="6E9C9AB0" w14:textId="77777777" w:rsidR="00981563" w:rsidRDefault="00981563" w:rsidP="00981563">
      <w:pPr>
        <w:ind w:firstLine="360"/>
        <w:rPr>
          <w:b/>
          <w:bCs/>
          <w:sz w:val="22"/>
          <w:szCs w:val="22"/>
        </w:rPr>
      </w:pPr>
      <w:r w:rsidRPr="00412260">
        <w:rPr>
          <w:b/>
          <w:bCs/>
          <w:sz w:val="22"/>
          <w:szCs w:val="22"/>
        </w:rPr>
        <w:t xml:space="preserve">APIs: </w:t>
      </w:r>
    </w:p>
    <w:p w14:paraId="08E7330C" w14:textId="77777777" w:rsidR="00981563" w:rsidRDefault="00981563" w:rsidP="00981563">
      <w:pPr>
        <w:pStyle w:val="ListParagraph"/>
        <w:numPr>
          <w:ilvl w:val="0"/>
          <w:numId w:val="13"/>
        </w:numPr>
        <w:rPr>
          <w:sz w:val="22"/>
          <w:szCs w:val="22"/>
        </w:rPr>
      </w:pPr>
      <w:r w:rsidRPr="005B4FF1">
        <w:rPr>
          <w:sz w:val="22"/>
          <w:szCs w:val="22"/>
        </w:rPr>
        <w:t xml:space="preserve">The app will invoke the </w:t>
      </w:r>
      <w:r>
        <w:rPr>
          <w:sz w:val="22"/>
          <w:szCs w:val="22"/>
        </w:rPr>
        <w:t>Detailed Transactions</w:t>
      </w:r>
      <w:r w:rsidRPr="005B4FF1">
        <w:rPr>
          <w:sz w:val="22"/>
          <w:szCs w:val="22"/>
        </w:rPr>
        <w:t xml:space="preserve"> API.</w:t>
      </w:r>
    </w:p>
    <w:p w14:paraId="289E166C" w14:textId="77777777" w:rsidR="00981563" w:rsidRDefault="00981563" w:rsidP="00981563">
      <w:pPr>
        <w:pStyle w:val="ListParagraph"/>
        <w:numPr>
          <w:ilvl w:val="0"/>
          <w:numId w:val="13"/>
        </w:numPr>
        <w:rPr>
          <w:sz w:val="22"/>
          <w:szCs w:val="22"/>
        </w:rPr>
      </w:pPr>
      <w:r w:rsidRPr="005B4FF1">
        <w:rPr>
          <w:sz w:val="22"/>
          <w:szCs w:val="22"/>
        </w:rPr>
        <w:t>The app will invoke the Transaction</w:t>
      </w:r>
      <w:r>
        <w:rPr>
          <w:sz w:val="22"/>
          <w:szCs w:val="22"/>
        </w:rPr>
        <w:t xml:space="preserve"> Detail</w:t>
      </w:r>
      <w:r w:rsidRPr="005B4FF1">
        <w:rPr>
          <w:sz w:val="22"/>
          <w:szCs w:val="22"/>
        </w:rPr>
        <w:t>s API.</w:t>
      </w:r>
    </w:p>
    <w:p w14:paraId="321DB76A" w14:textId="67DC3931" w:rsidR="00D90CD4" w:rsidRPr="00FA440D" w:rsidRDefault="00D90CD4">
      <w:pPr>
        <w:rPr>
          <w:rFonts w:cstheme="minorHAnsi"/>
          <w:caps/>
          <w:color w:val="000000" w:themeColor="text1"/>
          <w:spacing w:val="15"/>
          <w:sz w:val="24"/>
          <w:szCs w:val="24"/>
        </w:rPr>
      </w:pPr>
    </w:p>
    <w:p w14:paraId="068B05E4" w14:textId="505901C2" w:rsidR="00FA440D" w:rsidRDefault="00FA440D" w:rsidP="00FA440D">
      <w:pPr>
        <w:pStyle w:val="Heading2"/>
        <w:numPr>
          <w:ilvl w:val="1"/>
          <w:numId w:val="4"/>
        </w:numPr>
        <w:rPr>
          <w:sz w:val="24"/>
          <w:szCs w:val="24"/>
        </w:rPr>
      </w:pPr>
      <w:bookmarkStart w:id="45" w:name="_Toc117274589"/>
      <w:r w:rsidRPr="00FA440D">
        <w:rPr>
          <w:sz w:val="24"/>
          <w:szCs w:val="24"/>
        </w:rPr>
        <w:t>Cardless Cash</w:t>
      </w:r>
      <w:bookmarkEnd w:id="45"/>
    </w:p>
    <w:p w14:paraId="77F0C500" w14:textId="77777777" w:rsidR="00E004D6" w:rsidRPr="00816B83" w:rsidRDefault="00E004D6" w:rsidP="00E004D6">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w:t>
      </w:r>
      <w:r>
        <w:rPr>
          <w:sz w:val="22"/>
          <w:szCs w:val="22"/>
        </w:rPr>
        <w:t xml:space="preserve"> Cheque Services -&gt; Cheque Book Request </w:t>
      </w:r>
    </w:p>
    <w:p w14:paraId="7191F645" w14:textId="528C8CB1" w:rsidR="00314A34" w:rsidRDefault="00E004D6" w:rsidP="00E004D6">
      <w:pPr>
        <w:pStyle w:val="ListParagraph"/>
        <w:numPr>
          <w:ilvl w:val="0"/>
          <w:numId w:val="13"/>
        </w:numPr>
        <w:rPr>
          <w:sz w:val="22"/>
          <w:szCs w:val="22"/>
        </w:rPr>
      </w:pPr>
      <w:r w:rsidRPr="00816B83">
        <w:rPr>
          <w:sz w:val="22"/>
          <w:szCs w:val="22"/>
        </w:rPr>
        <w:t xml:space="preserve">This section is for the customer to </w:t>
      </w:r>
      <w:r>
        <w:rPr>
          <w:sz w:val="22"/>
          <w:szCs w:val="22"/>
        </w:rPr>
        <w:t>view the cardless cash request</w:t>
      </w:r>
      <w:r w:rsidR="001F4A7A">
        <w:rPr>
          <w:sz w:val="22"/>
          <w:szCs w:val="22"/>
        </w:rPr>
        <w:t>ed already</w:t>
      </w:r>
      <w:r>
        <w:rPr>
          <w:sz w:val="22"/>
          <w:szCs w:val="22"/>
        </w:rPr>
        <w:t xml:space="preserve"> </w:t>
      </w:r>
      <w:r w:rsidR="001F5572">
        <w:rPr>
          <w:sz w:val="22"/>
          <w:szCs w:val="22"/>
        </w:rPr>
        <w:t>and</w:t>
      </w:r>
      <w:r>
        <w:rPr>
          <w:sz w:val="22"/>
          <w:szCs w:val="22"/>
        </w:rPr>
        <w:t xml:space="preserve"> to initiate a new request</w:t>
      </w:r>
      <w:r w:rsidR="001F4A7A">
        <w:rPr>
          <w:sz w:val="22"/>
          <w:szCs w:val="22"/>
        </w:rPr>
        <w:t>.</w:t>
      </w:r>
    </w:p>
    <w:p w14:paraId="6AC288CF" w14:textId="4AC96963" w:rsidR="00E004D6" w:rsidRDefault="00314A34" w:rsidP="00E004D6">
      <w:pPr>
        <w:pStyle w:val="ListParagraph"/>
        <w:numPr>
          <w:ilvl w:val="0"/>
          <w:numId w:val="13"/>
        </w:numPr>
        <w:rPr>
          <w:sz w:val="22"/>
          <w:szCs w:val="22"/>
        </w:rPr>
      </w:pPr>
      <w:r>
        <w:rPr>
          <w:sz w:val="22"/>
          <w:szCs w:val="22"/>
        </w:rPr>
        <w:t>By default, all the cardless cash request initiated will be displayed including the following details:</w:t>
      </w:r>
    </w:p>
    <w:p w14:paraId="2BDCE00B" w14:textId="24CA0206" w:rsidR="00314A34" w:rsidRDefault="00314A34" w:rsidP="00314A34">
      <w:pPr>
        <w:pStyle w:val="ListParagraph"/>
        <w:numPr>
          <w:ilvl w:val="1"/>
          <w:numId w:val="13"/>
        </w:numPr>
        <w:rPr>
          <w:sz w:val="22"/>
          <w:szCs w:val="22"/>
        </w:rPr>
      </w:pPr>
      <w:r>
        <w:rPr>
          <w:sz w:val="22"/>
          <w:szCs w:val="22"/>
        </w:rPr>
        <w:t>Voucher Number</w:t>
      </w:r>
    </w:p>
    <w:p w14:paraId="74BC74B2" w14:textId="03F6F467" w:rsidR="00314A34" w:rsidRDefault="00314A34" w:rsidP="00314A34">
      <w:pPr>
        <w:pStyle w:val="ListParagraph"/>
        <w:numPr>
          <w:ilvl w:val="1"/>
          <w:numId w:val="13"/>
        </w:numPr>
        <w:rPr>
          <w:sz w:val="22"/>
          <w:szCs w:val="22"/>
        </w:rPr>
      </w:pPr>
      <w:r>
        <w:rPr>
          <w:sz w:val="22"/>
          <w:szCs w:val="22"/>
        </w:rPr>
        <w:t>Account Number</w:t>
      </w:r>
    </w:p>
    <w:p w14:paraId="340AD595" w14:textId="77F9F802" w:rsidR="00314A34" w:rsidRDefault="00314A34" w:rsidP="00314A34">
      <w:pPr>
        <w:pStyle w:val="ListParagraph"/>
        <w:numPr>
          <w:ilvl w:val="1"/>
          <w:numId w:val="13"/>
        </w:numPr>
        <w:rPr>
          <w:sz w:val="22"/>
          <w:szCs w:val="22"/>
        </w:rPr>
      </w:pPr>
      <w:r>
        <w:rPr>
          <w:sz w:val="22"/>
          <w:szCs w:val="22"/>
        </w:rPr>
        <w:t>Amount</w:t>
      </w:r>
    </w:p>
    <w:p w14:paraId="4BAC5305" w14:textId="73552E12" w:rsidR="00314A34" w:rsidRDefault="003C3B4D" w:rsidP="00314A34">
      <w:pPr>
        <w:pStyle w:val="ListParagraph"/>
        <w:numPr>
          <w:ilvl w:val="1"/>
          <w:numId w:val="13"/>
        </w:numPr>
        <w:rPr>
          <w:sz w:val="22"/>
          <w:szCs w:val="22"/>
        </w:rPr>
      </w:pPr>
      <w:r>
        <w:rPr>
          <w:sz w:val="22"/>
          <w:szCs w:val="22"/>
        </w:rPr>
        <w:t>Expiry Date</w:t>
      </w:r>
    </w:p>
    <w:p w14:paraId="25D56DD7" w14:textId="60ED71A8" w:rsidR="003C3B4D" w:rsidRDefault="003C3B4D" w:rsidP="00314A34">
      <w:pPr>
        <w:pStyle w:val="ListParagraph"/>
        <w:numPr>
          <w:ilvl w:val="1"/>
          <w:numId w:val="13"/>
        </w:numPr>
        <w:rPr>
          <w:sz w:val="22"/>
          <w:szCs w:val="22"/>
        </w:rPr>
      </w:pPr>
      <w:r>
        <w:rPr>
          <w:sz w:val="22"/>
          <w:szCs w:val="22"/>
        </w:rPr>
        <w:t>Status</w:t>
      </w:r>
    </w:p>
    <w:p w14:paraId="102E32BE" w14:textId="3BD2F3F9" w:rsidR="001F5572" w:rsidRDefault="001F5572" w:rsidP="00314A34">
      <w:pPr>
        <w:pStyle w:val="ListParagraph"/>
        <w:numPr>
          <w:ilvl w:val="1"/>
          <w:numId w:val="13"/>
        </w:numPr>
        <w:rPr>
          <w:sz w:val="22"/>
          <w:szCs w:val="22"/>
        </w:rPr>
      </w:pPr>
      <w:r>
        <w:rPr>
          <w:sz w:val="22"/>
          <w:szCs w:val="22"/>
        </w:rPr>
        <w:t>Cancel – On click the button, app will prompt the message “Do you want to cancel the cardless transaction?” with Yes and No option.</w:t>
      </w:r>
    </w:p>
    <w:p w14:paraId="26E65D11" w14:textId="2B650EBF" w:rsidR="001F5572" w:rsidRDefault="001F5572" w:rsidP="001F5572">
      <w:pPr>
        <w:pStyle w:val="ListParagraph"/>
        <w:numPr>
          <w:ilvl w:val="2"/>
          <w:numId w:val="13"/>
        </w:numPr>
        <w:rPr>
          <w:sz w:val="22"/>
          <w:szCs w:val="22"/>
        </w:rPr>
      </w:pPr>
      <w:r>
        <w:rPr>
          <w:sz w:val="22"/>
          <w:szCs w:val="22"/>
        </w:rPr>
        <w:t>On click yes, the specific request will be cancelled, and the status will be updated accordingly. The app will display the refreshed Cardless Cash list screen.</w:t>
      </w:r>
    </w:p>
    <w:p w14:paraId="6B576E06" w14:textId="007132CA" w:rsidR="001F5572" w:rsidRDefault="001F5572" w:rsidP="001F5572">
      <w:pPr>
        <w:pStyle w:val="ListParagraph"/>
        <w:numPr>
          <w:ilvl w:val="2"/>
          <w:numId w:val="13"/>
        </w:numPr>
        <w:rPr>
          <w:sz w:val="22"/>
          <w:szCs w:val="22"/>
        </w:rPr>
      </w:pPr>
      <w:r>
        <w:rPr>
          <w:sz w:val="22"/>
          <w:szCs w:val="22"/>
        </w:rPr>
        <w:t>On click no, app will remain in the cardless cash transaction screen.</w:t>
      </w:r>
    </w:p>
    <w:p w14:paraId="15016B10" w14:textId="0B6D8383" w:rsidR="00314A34" w:rsidRDefault="001F5572" w:rsidP="00E004D6">
      <w:pPr>
        <w:pStyle w:val="ListParagraph"/>
        <w:numPr>
          <w:ilvl w:val="0"/>
          <w:numId w:val="13"/>
        </w:numPr>
        <w:rPr>
          <w:sz w:val="22"/>
          <w:szCs w:val="22"/>
        </w:rPr>
      </w:pPr>
      <w:r>
        <w:rPr>
          <w:sz w:val="22"/>
          <w:szCs w:val="22"/>
        </w:rPr>
        <w:t xml:space="preserve">On click of new request, app will </w:t>
      </w:r>
      <w:r w:rsidR="001F4A7A">
        <w:rPr>
          <w:sz w:val="22"/>
          <w:szCs w:val="22"/>
        </w:rPr>
        <w:t>redirect to the new Cardless request creation screen.</w:t>
      </w:r>
    </w:p>
    <w:p w14:paraId="035AFF2D" w14:textId="49AAE208" w:rsidR="001F4A7A" w:rsidRPr="001F4A7A" w:rsidRDefault="001F4A7A" w:rsidP="001F4A7A">
      <w:pPr>
        <w:pStyle w:val="Heading3"/>
        <w:numPr>
          <w:ilvl w:val="2"/>
          <w:numId w:val="4"/>
        </w:numPr>
        <w:rPr>
          <w:sz w:val="24"/>
          <w:szCs w:val="24"/>
        </w:rPr>
      </w:pPr>
      <w:bookmarkStart w:id="46" w:name="_Toc117274590"/>
      <w:r>
        <w:rPr>
          <w:sz w:val="24"/>
          <w:szCs w:val="24"/>
        </w:rPr>
        <w:t xml:space="preserve">New </w:t>
      </w:r>
      <w:r w:rsidRPr="001F4A7A">
        <w:rPr>
          <w:sz w:val="24"/>
          <w:szCs w:val="24"/>
        </w:rPr>
        <w:t>Cardless Cash Request</w:t>
      </w:r>
      <w:bookmarkEnd w:id="46"/>
    </w:p>
    <w:p w14:paraId="11A3419F" w14:textId="4B3CD09B" w:rsidR="001F4A7A" w:rsidRPr="00816B83" w:rsidRDefault="001F4A7A" w:rsidP="001F4A7A">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w:t>
      </w:r>
      <w:r>
        <w:rPr>
          <w:sz w:val="22"/>
          <w:szCs w:val="22"/>
        </w:rPr>
        <w:t xml:space="preserve"> Cardless Cash -&gt; New Cardless Cash Request</w:t>
      </w:r>
    </w:p>
    <w:p w14:paraId="4A5E994D" w14:textId="6409FA9A" w:rsidR="001F5572" w:rsidRDefault="001F4A7A" w:rsidP="001F4A7A">
      <w:pPr>
        <w:pStyle w:val="ListParagraph"/>
        <w:numPr>
          <w:ilvl w:val="0"/>
          <w:numId w:val="13"/>
        </w:numPr>
        <w:rPr>
          <w:sz w:val="22"/>
          <w:szCs w:val="22"/>
        </w:rPr>
      </w:pPr>
      <w:r w:rsidRPr="00816B83">
        <w:rPr>
          <w:sz w:val="22"/>
          <w:szCs w:val="22"/>
        </w:rPr>
        <w:lastRenderedPageBreak/>
        <w:t>This section</w:t>
      </w:r>
      <w:r>
        <w:rPr>
          <w:sz w:val="22"/>
          <w:szCs w:val="22"/>
        </w:rPr>
        <w:t xml:space="preserve"> is to request a new cardless cash transaction.</w:t>
      </w:r>
    </w:p>
    <w:p w14:paraId="6DDFDA28" w14:textId="764F1C07" w:rsidR="00384FCB" w:rsidRPr="00384FCB" w:rsidRDefault="00384FCB" w:rsidP="00384FCB">
      <w:pPr>
        <w:ind w:left="426"/>
        <w:rPr>
          <w:b/>
          <w:bCs/>
          <w:sz w:val="24"/>
          <w:szCs w:val="24"/>
        </w:rPr>
      </w:pPr>
      <w:r w:rsidRPr="00384FCB">
        <w:rPr>
          <w:b/>
          <w:bCs/>
          <w:sz w:val="24"/>
          <w:szCs w:val="24"/>
        </w:rPr>
        <w:t>Screen 1:</w:t>
      </w:r>
    </w:p>
    <w:p w14:paraId="7FF47787" w14:textId="77777777" w:rsidR="00483B7D" w:rsidRDefault="001F4A7A" w:rsidP="00483B7D">
      <w:pPr>
        <w:pStyle w:val="ListParagraph"/>
        <w:numPr>
          <w:ilvl w:val="0"/>
          <w:numId w:val="13"/>
        </w:numPr>
        <w:rPr>
          <w:sz w:val="22"/>
          <w:szCs w:val="22"/>
        </w:rPr>
      </w:pPr>
      <w:r>
        <w:rPr>
          <w:sz w:val="22"/>
          <w:szCs w:val="22"/>
        </w:rPr>
        <w:t xml:space="preserve">The user needs to select the account from dropdown. </w:t>
      </w:r>
      <w:r w:rsidR="00483B7D">
        <w:rPr>
          <w:sz w:val="22"/>
          <w:szCs w:val="22"/>
        </w:rPr>
        <w:t>If the customer has only one account, then by default it will be selected and displayed in non-editable mode.</w:t>
      </w:r>
    </w:p>
    <w:p w14:paraId="2BB19041" w14:textId="36C66E00" w:rsidR="001F4A7A" w:rsidRDefault="00483B7D" w:rsidP="001F4A7A">
      <w:pPr>
        <w:pStyle w:val="ListParagraph"/>
        <w:numPr>
          <w:ilvl w:val="0"/>
          <w:numId w:val="13"/>
        </w:numPr>
        <w:rPr>
          <w:sz w:val="22"/>
          <w:szCs w:val="22"/>
        </w:rPr>
      </w:pPr>
      <w:r>
        <w:rPr>
          <w:sz w:val="22"/>
          <w:szCs w:val="22"/>
        </w:rPr>
        <w:t>The user needs to select the Request for as self or other.</w:t>
      </w:r>
    </w:p>
    <w:p w14:paraId="4FD04496" w14:textId="0AE1B7E6" w:rsidR="00483B7D" w:rsidRDefault="00483B7D" w:rsidP="00483B7D">
      <w:pPr>
        <w:pStyle w:val="ListParagraph"/>
        <w:numPr>
          <w:ilvl w:val="1"/>
          <w:numId w:val="13"/>
        </w:numPr>
        <w:rPr>
          <w:sz w:val="22"/>
          <w:szCs w:val="22"/>
        </w:rPr>
      </w:pPr>
      <w:r>
        <w:rPr>
          <w:sz w:val="22"/>
          <w:szCs w:val="22"/>
        </w:rPr>
        <w:t>If self, the respective user’s mobile number will be displayed below.</w:t>
      </w:r>
    </w:p>
    <w:p w14:paraId="1058B445" w14:textId="738557D9" w:rsidR="00483B7D" w:rsidRDefault="00483B7D" w:rsidP="00483B7D">
      <w:pPr>
        <w:pStyle w:val="ListParagraph"/>
        <w:numPr>
          <w:ilvl w:val="1"/>
          <w:numId w:val="13"/>
        </w:numPr>
        <w:rPr>
          <w:sz w:val="22"/>
          <w:szCs w:val="22"/>
        </w:rPr>
      </w:pPr>
      <w:r>
        <w:rPr>
          <w:sz w:val="22"/>
          <w:szCs w:val="22"/>
        </w:rPr>
        <w:t>If others, then user needs to enter a UAE mobile number.</w:t>
      </w:r>
    </w:p>
    <w:p w14:paraId="577035A0" w14:textId="7FEC6F02" w:rsidR="00483B7D" w:rsidRDefault="00483B7D" w:rsidP="00483B7D">
      <w:pPr>
        <w:pStyle w:val="ListParagraph"/>
        <w:numPr>
          <w:ilvl w:val="0"/>
          <w:numId w:val="13"/>
        </w:numPr>
        <w:rPr>
          <w:sz w:val="22"/>
          <w:szCs w:val="22"/>
        </w:rPr>
      </w:pPr>
      <w:r>
        <w:rPr>
          <w:sz w:val="22"/>
          <w:szCs w:val="22"/>
        </w:rPr>
        <w:t>User needs to enter the amount. The entered amount should not exceed the available balance.</w:t>
      </w:r>
    </w:p>
    <w:p w14:paraId="5D880702" w14:textId="63AD09ED" w:rsidR="00483B7D" w:rsidRDefault="00483B7D" w:rsidP="00483B7D">
      <w:pPr>
        <w:pStyle w:val="ListParagraph"/>
        <w:numPr>
          <w:ilvl w:val="0"/>
          <w:numId w:val="13"/>
        </w:numPr>
        <w:rPr>
          <w:sz w:val="22"/>
          <w:szCs w:val="22"/>
        </w:rPr>
      </w:pPr>
      <w:r>
        <w:rPr>
          <w:sz w:val="22"/>
          <w:szCs w:val="22"/>
        </w:rPr>
        <w:t>User needs to select an Expiry Date.</w:t>
      </w:r>
    </w:p>
    <w:p w14:paraId="0062B1C7" w14:textId="7D4238D3" w:rsidR="00483B7D" w:rsidRDefault="00483B7D" w:rsidP="00483B7D">
      <w:pPr>
        <w:pStyle w:val="ListParagraph"/>
        <w:numPr>
          <w:ilvl w:val="0"/>
          <w:numId w:val="13"/>
        </w:numPr>
        <w:rPr>
          <w:sz w:val="22"/>
          <w:szCs w:val="22"/>
        </w:rPr>
      </w:pPr>
      <w:r>
        <w:rPr>
          <w:sz w:val="22"/>
          <w:szCs w:val="22"/>
        </w:rPr>
        <w:t>User needs to enter the description.</w:t>
      </w:r>
    </w:p>
    <w:p w14:paraId="1D248D35" w14:textId="77777777" w:rsidR="00384FCB" w:rsidRDefault="00384FCB" w:rsidP="00384FCB">
      <w:pPr>
        <w:pStyle w:val="ListParagraph"/>
        <w:numPr>
          <w:ilvl w:val="0"/>
          <w:numId w:val="13"/>
        </w:numPr>
        <w:rPr>
          <w:sz w:val="22"/>
          <w:szCs w:val="22"/>
        </w:rPr>
      </w:pPr>
      <w:r>
        <w:rPr>
          <w:sz w:val="22"/>
          <w:szCs w:val="22"/>
        </w:rPr>
        <w:t>On click Submit, app will redirect to the confirmation screen.</w:t>
      </w:r>
    </w:p>
    <w:p w14:paraId="72383C62" w14:textId="60748340" w:rsidR="00483B7D" w:rsidRDefault="00483B7D" w:rsidP="00483B7D">
      <w:pPr>
        <w:pStyle w:val="ListParagraph"/>
        <w:numPr>
          <w:ilvl w:val="0"/>
          <w:numId w:val="13"/>
        </w:numPr>
        <w:rPr>
          <w:sz w:val="22"/>
          <w:szCs w:val="22"/>
        </w:rPr>
      </w:pPr>
      <w:r>
        <w:rPr>
          <w:sz w:val="22"/>
          <w:szCs w:val="22"/>
        </w:rPr>
        <w:t>The field table is below:</w:t>
      </w:r>
    </w:p>
    <w:tbl>
      <w:tblPr>
        <w:tblStyle w:val="TableGrid"/>
        <w:tblW w:w="9720" w:type="dxa"/>
        <w:tblInd w:w="715" w:type="dxa"/>
        <w:tblLayout w:type="fixed"/>
        <w:tblLook w:val="04A0" w:firstRow="1" w:lastRow="0" w:firstColumn="1" w:lastColumn="0" w:noHBand="0" w:noVBand="1"/>
      </w:tblPr>
      <w:tblGrid>
        <w:gridCol w:w="630"/>
        <w:gridCol w:w="1980"/>
        <w:gridCol w:w="1080"/>
        <w:gridCol w:w="1170"/>
        <w:gridCol w:w="810"/>
        <w:gridCol w:w="1260"/>
        <w:gridCol w:w="2790"/>
      </w:tblGrid>
      <w:tr w:rsidR="00483B7D" w14:paraId="3445BF13" w14:textId="77777777" w:rsidTr="005436F9">
        <w:tc>
          <w:tcPr>
            <w:tcW w:w="630" w:type="dxa"/>
            <w:shd w:val="clear" w:color="auto" w:fill="DEEAF6" w:themeFill="accent1" w:themeFillTint="33"/>
          </w:tcPr>
          <w:p w14:paraId="61BD4FA2" w14:textId="77777777" w:rsidR="00483B7D" w:rsidRPr="00262A90" w:rsidRDefault="00483B7D" w:rsidP="005436F9">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36A4D5B8" w14:textId="77777777" w:rsidR="00483B7D" w:rsidRPr="00262A90" w:rsidRDefault="00483B7D" w:rsidP="005436F9">
            <w:pPr>
              <w:rPr>
                <w:rFonts w:cstheme="minorHAnsi"/>
                <w:b/>
                <w:bCs/>
              </w:rPr>
            </w:pPr>
            <w:r w:rsidRPr="00262A90">
              <w:rPr>
                <w:rFonts w:cstheme="minorHAnsi"/>
                <w:b/>
                <w:bCs/>
              </w:rPr>
              <w:t>Field Name</w:t>
            </w:r>
          </w:p>
        </w:tc>
        <w:tc>
          <w:tcPr>
            <w:tcW w:w="1080" w:type="dxa"/>
            <w:shd w:val="clear" w:color="auto" w:fill="DEEAF6" w:themeFill="accent1" w:themeFillTint="33"/>
          </w:tcPr>
          <w:p w14:paraId="6CA7B27B" w14:textId="77777777" w:rsidR="00483B7D" w:rsidRPr="00262A90" w:rsidRDefault="00483B7D" w:rsidP="005436F9">
            <w:pPr>
              <w:rPr>
                <w:rFonts w:cstheme="minorHAnsi"/>
                <w:b/>
                <w:bCs/>
              </w:rPr>
            </w:pPr>
            <w:r w:rsidRPr="00262A90">
              <w:rPr>
                <w:rFonts w:cstheme="minorHAnsi"/>
                <w:b/>
                <w:bCs/>
              </w:rPr>
              <w:t>Data Type</w:t>
            </w:r>
          </w:p>
        </w:tc>
        <w:tc>
          <w:tcPr>
            <w:tcW w:w="1170" w:type="dxa"/>
            <w:shd w:val="clear" w:color="auto" w:fill="DEEAF6" w:themeFill="accent1" w:themeFillTint="33"/>
          </w:tcPr>
          <w:p w14:paraId="78771330" w14:textId="77777777" w:rsidR="00483B7D" w:rsidRPr="00262A90" w:rsidRDefault="00483B7D" w:rsidP="005436F9">
            <w:pPr>
              <w:rPr>
                <w:rFonts w:cstheme="minorHAnsi"/>
                <w:b/>
                <w:bCs/>
              </w:rPr>
            </w:pPr>
            <w:r w:rsidRPr="00262A90">
              <w:rPr>
                <w:rFonts w:cstheme="minorHAnsi"/>
                <w:b/>
                <w:bCs/>
              </w:rPr>
              <w:t>Validations</w:t>
            </w:r>
          </w:p>
        </w:tc>
        <w:tc>
          <w:tcPr>
            <w:tcW w:w="810" w:type="dxa"/>
            <w:shd w:val="clear" w:color="auto" w:fill="DEEAF6" w:themeFill="accent1" w:themeFillTint="33"/>
          </w:tcPr>
          <w:p w14:paraId="0B28180B" w14:textId="77777777" w:rsidR="00483B7D" w:rsidRPr="00262A90" w:rsidRDefault="00483B7D" w:rsidP="005436F9">
            <w:pPr>
              <w:rPr>
                <w:rFonts w:cstheme="minorHAnsi"/>
                <w:b/>
                <w:bCs/>
              </w:rPr>
            </w:pPr>
            <w:r w:rsidRPr="00262A90">
              <w:rPr>
                <w:rFonts w:cstheme="minorHAnsi"/>
                <w:b/>
                <w:bCs/>
              </w:rPr>
              <w:t>Length</w:t>
            </w:r>
          </w:p>
        </w:tc>
        <w:tc>
          <w:tcPr>
            <w:tcW w:w="1260" w:type="dxa"/>
            <w:shd w:val="clear" w:color="auto" w:fill="DEEAF6" w:themeFill="accent1" w:themeFillTint="33"/>
          </w:tcPr>
          <w:p w14:paraId="1C2F1E5D" w14:textId="77777777" w:rsidR="00483B7D" w:rsidRPr="00262A90" w:rsidRDefault="00483B7D" w:rsidP="005436F9">
            <w:pPr>
              <w:rPr>
                <w:rFonts w:cstheme="minorHAnsi"/>
                <w:b/>
                <w:bCs/>
              </w:rPr>
            </w:pPr>
            <w:r w:rsidRPr="00262A90">
              <w:rPr>
                <w:rFonts w:cstheme="minorHAnsi"/>
                <w:b/>
                <w:bCs/>
              </w:rPr>
              <w:t>Mandatory</w:t>
            </w:r>
          </w:p>
        </w:tc>
        <w:tc>
          <w:tcPr>
            <w:tcW w:w="2790" w:type="dxa"/>
            <w:shd w:val="clear" w:color="auto" w:fill="DEEAF6" w:themeFill="accent1" w:themeFillTint="33"/>
          </w:tcPr>
          <w:p w14:paraId="56AC8A62" w14:textId="77777777" w:rsidR="00483B7D" w:rsidRPr="00262A90" w:rsidRDefault="00483B7D" w:rsidP="005436F9">
            <w:pPr>
              <w:rPr>
                <w:rFonts w:cstheme="minorHAnsi"/>
                <w:b/>
                <w:bCs/>
              </w:rPr>
            </w:pPr>
            <w:r w:rsidRPr="00262A90">
              <w:rPr>
                <w:rFonts w:cstheme="minorHAnsi"/>
                <w:b/>
                <w:bCs/>
              </w:rPr>
              <w:t>Comments</w:t>
            </w:r>
          </w:p>
        </w:tc>
      </w:tr>
      <w:tr w:rsidR="00483B7D" w14:paraId="17456082" w14:textId="77777777" w:rsidTr="005436F9">
        <w:tc>
          <w:tcPr>
            <w:tcW w:w="630" w:type="dxa"/>
          </w:tcPr>
          <w:p w14:paraId="72BFFDD6" w14:textId="77777777" w:rsidR="00483B7D" w:rsidRPr="005220DB" w:rsidRDefault="00483B7D" w:rsidP="005436F9">
            <w:pPr>
              <w:rPr>
                <w:rFonts w:cstheme="minorHAnsi"/>
              </w:rPr>
            </w:pPr>
            <w:r w:rsidRPr="005220DB">
              <w:rPr>
                <w:rFonts w:cstheme="minorHAnsi"/>
              </w:rPr>
              <w:t>1</w:t>
            </w:r>
          </w:p>
        </w:tc>
        <w:tc>
          <w:tcPr>
            <w:tcW w:w="1980" w:type="dxa"/>
          </w:tcPr>
          <w:p w14:paraId="4A79F4F3" w14:textId="77777777" w:rsidR="00483B7D" w:rsidRPr="005220DB" w:rsidRDefault="00483B7D" w:rsidP="005436F9">
            <w:pPr>
              <w:rPr>
                <w:rFonts w:cstheme="minorHAnsi"/>
              </w:rPr>
            </w:pPr>
            <w:r>
              <w:rPr>
                <w:rFonts w:cstheme="minorHAnsi"/>
              </w:rPr>
              <w:t xml:space="preserve">Account </w:t>
            </w:r>
            <w:r w:rsidRPr="005220DB">
              <w:rPr>
                <w:rFonts w:cstheme="minorHAnsi"/>
              </w:rPr>
              <w:t>Number</w:t>
            </w:r>
          </w:p>
        </w:tc>
        <w:tc>
          <w:tcPr>
            <w:tcW w:w="1080" w:type="dxa"/>
          </w:tcPr>
          <w:p w14:paraId="43B6F202" w14:textId="77777777" w:rsidR="00483B7D" w:rsidRPr="005220DB" w:rsidRDefault="00483B7D" w:rsidP="005436F9">
            <w:pPr>
              <w:rPr>
                <w:rFonts w:cstheme="minorHAnsi"/>
              </w:rPr>
            </w:pPr>
            <w:r>
              <w:rPr>
                <w:rFonts w:cstheme="minorHAnsi"/>
              </w:rPr>
              <w:t>Dropdown</w:t>
            </w:r>
          </w:p>
        </w:tc>
        <w:tc>
          <w:tcPr>
            <w:tcW w:w="1170" w:type="dxa"/>
          </w:tcPr>
          <w:p w14:paraId="5C6F077F" w14:textId="77777777" w:rsidR="00483B7D" w:rsidRPr="005220DB" w:rsidRDefault="00483B7D" w:rsidP="005436F9">
            <w:pPr>
              <w:rPr>
                <w:rFonts w:cstheme="minorHAnsi"/>
              </w:rPr>
            </w:pPr>
          </w:p>
        </w:tc>
        <w:tc>
          <w:tcPr>
            <w:tcW w:w="810" w:type="dxa"/>
          </w:tcPr>
          <w:p w14:paraId="2A7F8BFF" w14:textId="77777777" w:rsidR="00483B7D" w:rsidRPr="005220DB" w:rsidRDefault="00483B7D" w:rsidP="005436F9">
            <w:pPr>
              <w:rPr>
                <w:rFonts w:cstheme="minorHAnsi"/>
              </w:rPr>
            </w:pPr>
          </w:p>
        </w:tc>
        <w:tc>
          <w:tcPr>
            <w:tcW w:w="1260" w:type="dxa"/>
          </w:tcPr>
          <w:p w14:paraId="7A2A8EF3" w14:textId="77777777" w:rsidR="00483B7D" w:rsidRPr="005220DB" w:rsidRDefault="00483B7D" w:rsidP="005436F9">
            <w:pPr>
              <w:rPr>
                <w:rFonts w:cstheme="minorHAnsi"/>
              </w:rPr>
            </w:pPr>
            <w:r w:rsidRPr="005220DB">
              <w:rPr>
                <w:rFonts w:cstheme="minorHAnsi"/>
              </w:rPr>
              <w:t>Yes</w:t>
            </w:r>
          </w:p>
        </w:tc>
        <w:tc>
          <w:tcPr>
            <w:tcW w:w="2790" w:type="dxa"/>
          </w:tcPr>
          <w:p w14:paraId="4DBAEDE6" w14:textId="77777777" w:rsidR="00483B7D" w:rsidRPr="005220DB" w:rsidRDefault="00483B7D" w:rsidP="005436F9">
            <w:pPr>
              <w:rPr>
                <w:rFonts w:cstheme="minorHAnsi"/>
              </w:rPr>
            </w:pPr>
          </w:p>
        </w:tc>
      </w:tr>
      <w:tr w:rsidR="00483B7D" w14:paraId="4AAE68A1" w14:textId="77777777" w:rsidTr="005436F9">
        <w:tc>
          <w:tcPr>
            <w:tcW w:w="630" w:type="dxa"/>
          </w:tcPr>
          <w:p w14:paraId="5B94076F" w14:textId="77777777" w:rsidR="00483B7D" w:rsidRPr="005220DB" w:rsidRDefault="00483B7D" w:rsidP="005436F9">
            <w:pPr>
              <w:rPr>
                <w:rFonts w:cstheme="minorHAnsi"/>
              </w:rPr>
            </w:pPr>
            <w:r w:rsidRPr="005220DB">
              <w:rPr>
                <w:rFonts w:cstheme="minorHAnsi"/>
              </w:rPr>
              <w:t>2</w:t>
            </w:r>
          </w:p>
        </w:tc>
        <w:tc>
          <w:tcPr>
            <w:tcW w:w="1980" w:type="dxa"/>
          </w:tcPr>
          <w:p w14:paraId="58EE0D9B" w14:textId="019A4D17" w:rsidR="00483B7D" w:rsidRDefault="00483B7D" w:rsidP="005436F9">
            <w:pPr>
              <w:rPr>
                <w:rFonts w:cstheme="minorHAnsi"/>
              </w:rPr>
            </w:pPr>
            <w:r>
              <w:rPr>
                <w:rFonts w:cstheme="minorHAnsi"/>
              </w:rPr>
              <w:t>Request for</w:t>
            </w:r>
          </w:p>
        </w:tc>
        <w:tc>
          <w:tcPr>
            <w:tcW w:w="1080" w:type="dxa"/>
          </w:tcPr>
          <w:p w14:paraId="3F8CDCCF" w14:textId="68484F67" w:rsidR="00483B7D" w:rsidRDefault="00483B7D" w:rsidP="005436F9">
            <w:pPr>
              <w:rPr>
                <w:rFonts w:cstheme="minorHAnsi"/>
              </w:rPr>
            </w:pPr>
            <w:r>
              <w:rPr>
                <w:rFonts w:cstheme="minorHAnsi"/>
              </w:rPr>
              <w:t>Radio Button</w:t>
            </w:r>
          </w:p>
        </w:tc>
        <w:tc>
          <w:tcPr>
            <w:tcW w:w="1170" w:type="dxa"/>
          </w:tcPr>
          <w:p w14:paraId="19FFC173" w14:textId="77777777" w:rsidR="00483B7D" w:rsidRPr="005220DB" w:rsidRDefault="00483B7D" w:rsidP="005436F9">
            <w:pPr>
              <w:rPr>
                <w:rFonts w:cstheme="minorHAnsi"/>
              </w:rPr>
            </w:pPr>
          </w:p>
        </w:tc>
        <w:tc>
          <w:tcPr>
            <w:tcW w:w="810" w:type="dxa"/>
          </w:tcPr>
          <w:p w14:paraId="03AD20DD" w14:textId="77777777" w:rsidR="00483B7D" w:rsidRPr="005220DB" w:rsidRDefault="00483B7D" w:rsidP="005436F9">
            <w:pPr>
              <w:rPr>
                <w:rFonts w:cstheme="minorHAnsi"/>
              </w:rPr>
            </w:pPr>
          </w:p>
        </w:tc>
        <w:tc>
          <w:tcPr>
            <w:tcW w:w="1260" w:type="dxa"/>
          </w:tcPr>
          <w:p w14:paraId="23D267B9" w14:textId="644BD7DD" w:rsidR="00483B7D" w:rsidRPr="005220DB" w:rsidRDefault="00483B7D" w:rsidP="005436F9">
            <w:pPr>
              <w:rPr>
                <w:rFonts w:cstheme="minorHAnsi"/>
              </w:rPr>
            </w:pPr>
            <w:r>
              <w:rPr>
                <w:rFonts w:cstheme="minorHAnsi"/>
              </w:rPr>
              <w:t>Yes</w:t>
            </w:r>
          </w:p>
        </w:tc>
        <w:tc>
          <w:tcPr>
            <w:tcW w:w="2790" w:type="dxa"/>
          </w:tcPr>
          <w:p w14:paraId="59E1E8D7" w14:textId="77777777" w:rsidR="00483B7D" w:rsidRPr="005220DB" w:rsidRDefault="00483B7D" w:rsidP="005436F9">
            <w:pPr>
              <w:rPr>
                <w:rFonts w:cstheme="minorHAnsi"/>
              </w:rPr>
            </w:pPr>
          </w:p>
        </w:tc>
      </w:tr>
      <w:tr w:rsidR="00483B7D" w14:paraId="7A487280" w14:textId="77777777" w:rsidTr="005436F9">
        <w:tc>
          <w:tcPr>
            <w:tcW w:w="630" w:type="dxa"/>
          </w:tcPr>
          <w:p w14:paraId="1FF0D13E" w14:textId="77777777" w:rsidR="00483B7D" w:rsidRPr="005220DB" w:rsidRDefault="00483B7D" w:rsidP="005436F9">
            <w:pPr>
              <w:rPr>
                <w:rFonts w:cstheme="minorHAnsi"/>
              </w:rPr>
            </w:pPr>
            <w:r>
              <w:rPr>
                <w:rFonts w:cstheme="minorHAnsi"/>
              </w:rPr>
              <w:t>3</w:t>
            </w:r>
          </w:p>
        </w:tc>
        <w:tc>
          <w:tcPr>
            <w:tcW w:w="1980" w:type="dxa"/>
          </w:tcPr>
          <w:p w14:paraId="7497E873" w14:textId="0F92A066" w:rsidR="00483B7D" w:rsidRPr="005220DB" w:rsidRDefault="00483B7D" w:rsidP="005436F9">
            <w:pPr>
              <w:rPr>
                <w:rFonts w:cstheme="minorHAnsi"/>
              </w:rPr>
            </w:pPr>
            <w:r>
              <w:rPr>
                <w:rFonts w:cstheme="minorHAnsi"/>
              </w:rPr>
              <w:t>Mobile Number</w:t>
            </w:r>
          </w:p>
        </w:tc>
        <w:tc>
          <w:tcPr>
            <w:tcW w:w="1080" w:type="dxa"/>
          </w:tcPr>
          <w:p w14:paraId="02BD7513" w14:textId="63FF9B1D" w:rsidR="00483B7D" w:rsidRPr="005220DB" w:rsidRDefault="00483B7D" w:rsidP="005436F9">
            <w:pPr>
              <w:rPr>
                <w:rFonts w:cstheme="minorHAnsi"/>
              </w:rPr>
            </w:pPr>
            <w:r>
              <w:rPr>
                <w:rFonts w:cstheme="minorHAnsi"/>
              </w:rPr>
              <w:t>Display / Enter</w:t>
            </w:r>
          </w:p>
        </w:tc>
        <w:tc>
          <w:tcPr>
            <w:tcW w:w="1170" w:type="dxa"/>
          </w:tcPr>
          <w:p w14:paraId="3940FF98" w14:textId="223910A1" w:rsidR="00483B7D" w:rsidRPr="005220DB" w:rsidRDefault="00483B7D" w:rsidP="005436F9">
            <w:pPr>
              <w:rPr>
                <w:rFonts w:cstheme="minorHAnsi"/>
              </w:rPr>
            </w:pPr>
            <w:r>
              <w:rPr>
                <w:rFonts w:cstheme="minorHAnsi"/>
              </w:rPr>
              <w:t>Numeric</w:t>
            </w:r>
          </w:p>
        </w:tc>
        <w:tc>
          <w:tcPr>
            <w:tcW w:w="810" w:type="dxa"/>
          </w:tcPr>
          <w:p w14:paraId="0D9A2BB6" w14:textId="590C8C27" w:rsidR="00483B7D" w:rsidRPr="005220DB" w:rsidRDefault="00483B7D" w:rsidP="005436F9">
            <w:pPr>
              <w:rPr>
                <w:rFonts w:cstheme="minorHAnsi"/>
              </w:rPr>
            </w:pPr>
          </w:p>
        </w:tc>
        <w:tc>
          <w:tcPr>
            <w:tcW w:w="1260" w:type="dxa"/>
          </w:tcPr>
          <w:p w14:paraId="6E8BA627" w14:textId="689E21D5" w:rsidR="00483B7D" w:rsidRPr="005220DB" w:rsidRDefault="00483B7D" w:rsidP="005436F9">
            <w:pPr>
              <w:rPr>
                <w:rFonts w:cstheme="minorHAnsi"/>
              </w:rPr>
            </w:pPr>
            <w:r>
              <w:rPr>
                <w:rFonts w:cstheme="minorHAnsi"/>
              </w:rPr>
              <w:t>CM</w:t>
            </w:r>
          </w:p>
        </w:tc>
        <w:tc>
          <w:tcPr>
            <w:tcW w:w="2790" w:type="dxa"/>
          </w:tcPr>
          <w:p w14:paraId="73E6509C" w14:textId="77777777" w:rsidR="00483B7D" w:rsidRDefault="00483B7D" w:rsidP="005436F9">
            <w:pPr>
              <w:rPr>
                <w:rFonts w:cstheme="minorHAnsi"/>
              </w:rPr>
            </w:pPr>
            <w:r>
              <w:rPr>
                <w:rFonts w:cstheme="minorHAnsi"/>
              </w:rPr>
              <w:t>If the request is for self, then the mobile number will be display only field.</w:t>
            </w:r>
          </w:p>
          <w:p w14:paraId="0EE017DC" w14:textId="77777777" w:rsidR="00483B7D" w:rsidRDefault="00483B7D" w:rsidP="005436F9">
            <w:pPr>
              <w:rPr>
                <w:rFonts w:cstheme="minorHAnsi"/>
              </w:rPr>
            </w:pPr>
          </w:p>
          <w:p w14:paraId="7E72197B" w14:textId="085C9B98" w:rsidR="00483B7D" w:rsidRPr="005220DB" w:rsidRDefault="00483B7D" w:rsidP="005436F9">
            <w:pPr>
              <w:rPr>
                <w:rFonts w:cstheme="minorHAnsi"/>
              </w:rPr>
            </w:pPr>
            <w:r>
              <w:rPr>
                <w:rFonts w:cstheme="minorHAnsi"/>
              </w:rPr>
              <w:t>If the request is for others, then the mobile number will be input field.</w:t>
            </w:r>
          </w:p>
        </w:tc>
      </w:tr>
      <w:tr w:rsidR="00483B7D" w14:paraId="0DCC6A2C" w14:textId="77777777" w:rsidTr="005436F9">
        <w:tc>
          <w:tcPr>
            <w:tcW w:w="630" w:type="dxa"/>
          </w:tcPr>
          <w:p w14:paraId="485D8B37" w14:textId="77777777" w:rsidR="00483B7D" w:rsidRPr="005220DB" w:rsidRDefault="00483B7D" w:rsidP="005436F9">
            <w:pPr>
              <w:rPr>
                <w:rFonts w:cstheme="minorHAnsi"/>
              </w:rPr>
            </w:pPr>
            <w:r>
              <w:rPr>
                <w:rFonts w:cstheme="minorHAnsi"/>
              </w:rPr>
              <w:t>4</w:t>
            </w:r>
          </w:p>
        </w:tc>
        <w:tc>
          <w:tcPr>
            <w:tcW w:w="1980" w:type="dxa"/>
          </w:tcPr>
          <w:p w14:paraId="47B29A6A" w14:textId="5D38E76D" w:rsidR="00483B7D" w:rsidRPr="005220DB" w:rsidRDefault="00384FCB" w:rsidP="005436F9">
            <w:pPr>
              <w:rPr>
                <w:rFonts w:cstheme="minorHAnsi"/>
              </w:rPr>
            </w:pPr>
            <w:r>
              <w:rPr>
                <w:rFonts w:cstheme="minorHAnsi"/>
              </w:rPr>
              <w:t>Expiry Date</w:t>
            </w:r>
          </w:p>
        </w:tc>
        <w:tc>
          <w:tcPr>
            <w:tcW w:w="1080" w:type="dxa"/>
          </w:tcPr>
          <w:p w14:paraId="29DAC1C1" w14:textId="2274A5BF" w:rsidR="00483B7D" w:rsidRPr="005220DB" w:rsidRDefault="00384FCB" w:rsidP="005436F9">
            <w:pPr>
              <w:rPr>
                <w:rFonts w:cstheme="minorHAnsi"/>
              </w:rPr>
            </w:pPr>
            <w:r>
              <w:rPr>
                <w:rFonts w:cstheme="minorHAnsi"/>
              </w:rPr>
              <w:t>Date Picker</w:t>
            </w:r>
          </w:p>
        </w:tc>
        <w:tc>
          <w:tcPr>
            <w:tcW w:w="1170" w:type="dxa"/>
          </w:tcPr>
          <w:p w14:paraId="4847DC82" w14:textId="64EB109A" w:rsidR="00483B7D" w:rsidRPr="005220DB" w:rsidRDefault="00384FCB" w:rsidP="005436F9">
            <w:pPr>
              <w:rPr>
                <w:rFonts w:cstheme="minorHAnsi"/>
              </w:rPr>
            </w:pPr>
            <w:r>
              <w:rPr>
                <w:rFonts w:cstheme="minorHAnsi"/>
              </w:rPr>
              <w:t>Numeric</w:t>
            </w:r>
          </w:p>
        </w:tc>
        <w:tc>
          <w:tcPr>
            <w:tcW w:w="810" w:type="dxa"/>
          </w:tcPr>
          <w:p w14:paraId="07E34770" w14:textId="77777777" w:rsidR="00483B7D" w:rsidRPr="005220DB" w:rsidRDefault="00483B7D" w:rsidP="005436F9">
            <w:pPr>
              <w:rPr>
                <w:rFonts w:cstheme="minorHAnsi"/>
              </w:rPr>
            </w:pPr>
          </w:p>
        </w:tc>
        <w:tc>
          <w:tcPr>
            <w:tcW w:w="1260" w:type="dxa"/>
          </w:tcPr>
          <w:p w14:paraId="35384FDB" w14:textId="6B4C6EC1" w:rsidR="00483B7D" w:rsidRPr="005220DB" w:rsidRDefault="00384FCB" w:rsidP="005436F9">
            <w:pPr>
              <w:rPr>
                <w:rFonts w:cstheme="minorHAnsi"/>
              </w:rPr>
            </w:pPr>
            <w:r>
              <w:rPr>
                <w:rFonts w:cstheme="minorHAnsi"/>
              </w:rPr>
              <w:t>Yes</w:t>
            </w:r>
          </w:p>
        </w:tc>
        <w:tc>
          <w:tcPr>
            <w:tcW w:w="2790" w:type="dxa"/>
          </w:tcPr>
          <w:p w14:paraId="4C5C58ED" w14:textId="07D491A5" w:rsidR="00483B7D" w:rsidRPr="005220DB" w:rsidRDefault="00483B7D" w:rsidP="005436F9">
            <w:pPr>
              <w:rPr>
                <w:rFonts w:cstheme="minorHAnsi"/>
              </w:rPr>
            </w:pPr>
          </w:p>
        </w:tc>
      </w:tr>
      <w:tr w:rsidR="00384FCB" w14:paraId="6EDFF0AE" w14:textId="77777777" w:rsidTr="005436F9">
        <w:tc>
          <w:tcPr>
            <w:tcW w:w="630" w:type="dxa"/>
          </w:tcPr>
          <w:p w14:paraId="7611C6F0" w14:textId="77777777" w:rsidR="00384FCB" w:rsidRDefault="00384FCB" w:rsidP="00384FCB">
            <w:pPr>
              <w:rPr>
                <w:rFonts w:cstheme="minorHAnsi"/>
              </w:rPr>
            </w:pPr>
            <w:r>
              <w:rPr>
                <w:rFonts w:cstheme="minorHAnsi"/>
              </w:rPr>
              <w:t>5</w:t>
            </w:r>
          </w:p>
        </w:tc>
        <w:tc>
          <w:tcPr>
            <w:tcW w:w="1980" w:type="dxa"/>
          </w:tcPr>
          <w:p w14:paraId="2309E4CB" w14:textId="6AD76DB7" w:rsidR="00384FCB" w:rsidRDefault="00384FCB" w:rsidP="00384FCB">
            <w:pPr>
              <w:rPr>
                <w:rFonts w:cstheme="minorHAnsi"/>
              </w:rPr>
            </w:pPr>
            <w:r>
              <w:rPr>
                <w:rFonts w:cstheme="minorHAnsi"/>
              </w:rPr>
              <w:t>Cancel</w:t>
            </w:r>
          </w:p>
        </w:tc>
        <w:tc>
          <w:tcPr>
            <w:tcW w:w="1080" w:type="dxa"/>
          </w:tcPr>
          <w:p w14:paraId="4D9B001C" w14:textId="6599066F" w:rsidR="00384FCB" w:rsidRPr="005220DB" w:rsidRDefault="00384FCB" w:rsidP="00384FCB">
            <w:pPr>
              <w:rPr>
                <w:rFonts w:cstheme="minorHAnsi"/>
              </w:rPr>
            </w:pPr>
            <w:r>
              <w:rPr>
                <w:rFonts w:cstheme="minorHAnsi"/>
              </w:rPr>
              <w:t>Button</w:t>
            </w:r>
          </w:p>
        </w:tc>
        <w:tc>
          <w:tcPr>
            <w:tcW w:w="1170" w:type="dxa"/>
          </w:tcPr>
          <w:p w14:paraId="4E600D22" w14:textId="3A98B1F5" w:rsidR="00384FCB" w:rsidRPr="005220DB" w:rsidRDefault="00384FCB" w:rsidP="00384FCB">
            <w:pPr>
              <w:rPr>
                <w:rFonts w:cstheme="minorHAnsi"/>
              </w:rPr>
            </w:pPr>
            <w:r>
              <w:rPr>
                <w:rFonts w:cstheme="minorHAnsi"/>
              </w:rPr>
              <w:t>NA</w:t>
            </w:r>
          </w:p>
        </w:tc>
        <w:tc>
          <w:tcPr>
            <w:tcW w:w="810" w:type="dxa"/>
          </w:tcPr>
          <w:p w14:paraId="55E4BED2" w14:textId="0EEFD17C" w:rsidR="00384FCB" w:rsidRDefault="00384FCB" w:rsidP="00384FCB">
            <w:pPr>
              <w:rPr>
                <w:rFonts w:cstheme="minorHAnsi"/>
              </w:rPr>
            </w:pPr>
            <w:r>
              <w:rPr>
                <w:rFonts w:cstheme="minorHAnsi"/>
              </w:rPr>
              <w:t>NA</w:t>
            </w:r>
          </w:p>
        </w:tc>
        <w:tc>
          <w:tcPr>
            <w:tcW w:w="1260" w:type="dxa"/>
          </w:tcPr>
          <w:p w14:paraId="43796697" w14:textId="21442E7B" w:rsidR="00384FCB" w:rsidRPr="005220DB" w:rsidRDefault="00384FCB" w:rsidP="00384FCB">
            <w:pPr>
              <w:rPr>
                <w:rFonts w:cstheme="minorHAnsi"/>
              </w:rPr>
            </w:pPr>
            <w:r>
              <w:rPr>
                <w:rFonts w:cstheme="minorHAnsi"/>
              </w:rPr>
              <w:t>No</w:t>
            </w:r>
          </w:p>
        </w:tc>
        <w:tc>
          <w:tcPr>
            <w:tcW w:w="2790" w:type="dxa"/>
          </w:tcPr>
          <w:p w14:paraId="236182B4" w14:textId="6D6B7D08" w:rsidR="00384FCB" w:rsidRPr="005220DB" w:rsidRDefault="00384FCB" w:rsidP="00384FCB">
            <w:pPr>
              <w:rPr>
                <w:rFonts w:cstheme="minorHAnsi"/>
              </w:rPr>
            </w:pPr>
          </w:p>
        </w:tc>
      </w:tr>
      <w:tr w:rsidR="00384FCB" w14:paraId="2B729DB7" w14:textId="77777777" w:rsidTr="005436F9">
        <w:tc>
          <w:tcPr>
            <w:tcW w:w="630" w:type="dxa"/>
          </w:tcPr>
          <w:p w14:paraId="20213362" w14:textId="77777777" w:rsidR="00384FCB" w:rsidRDefault="00384FCB" w:rsidP="00384FCB">
            <w:pPr>
              <w:rPr>
                <w:rFonts w:cstheme="minorHAnsi"/>
              </w:rPr>
            </w:pPr>
            <w:r>
              <w:rPr>
                <w:rFonts w:cstheme="minorHAnsi"/>
              </w:rPr>
              <w:t>6</w:t>
            </w:r>
          </w:p>
        </w:tc>
        <w:tc>
          <w:tcPr>
            <w:tcW w:w="1980" w:type="dxa"/>
          </w:tcPr>
          <w:p w14:paraId="34BCE6EE" w14:textId="4FB7F382" w:rsidR="00384FCB" w:rsidRDefault="00384FCB" w:rsidP="00384FCB">
            <w:pPr>
              <w:rPr>
                <w:rFonts w:cstheme="minorHAnsi"/>
              </w:rPr>
            </w:pPr>
            <w:r>
              <w:rPr>
                <w:rFonts w:cstheme="minorHAnsi"/>
              </w:rPr>
              <w:t>Continue</w:t>
            </w:r>
          </w:p>
        </w:tc>
        <w:tc>
          <w:tcPr>
            <w:tcW w:w="1080" w:type="dxa"/>
          </w:tcPr>
          <w:p w14:paraId="4DF4185E" w14:textId="5F059F5C" w:rsidR="00384FCB" w:rsidRPr="005220DB" w:rsidRDefault="00384FCB" w:rsidP="00384FCB">
            <w:pPr>
              <w:rPr>
                <w:rFonts w:cstheme="minorHAnsi"/>
              </w:rPr>
            </w:pPr>
            <w:r>
              <w:rPr>
                <w:rFonts w:cstheme="minorHAnsi"/>
              </w:rPr>
              <w:t>Button</w:t>
            </w:r>
          </w:p>
        </w:tc>
        <w:tc>
          <w:tcPr>
            <w:tcW w:w="1170" w:type="dxa"/>
          </w:tcPr>
          <w:p w14:paraId="2857BB2C" w14:textId="75BF8428" w:rsidR="00384FCB" w:rsidRPr="005220DB" w:rsidRDefault="00384FCB" w:rsidP="00384FCB">
            <w:pPr>
              <w:rPr>
                <w:rFonts w:cstheme="minorHAnsi"/>
              </w:rPr>
            </w:pPr>
            <w:r>
              <w:rPr>
                <w:rFonts w:cstheme="minorHAnsi"/>
              </w:rPr>
              <w:t>NA</w:t>
            </w:r>
          </w:p>
        </w:tc>
        <w:tc>
          <w:tcPr>
            <w:tcW w:w="810" w:type="dxa"/>
          </w:tcPr>
          <w:p w14:paraId="48B44579" w14:textId="4F3DD669" w:rsidR="00384FCB" w:rsidRDefault="00384FCB" w:rsidP="00384FCB">
            <w:pPr>
              <w:rPr>
                <w:rFonts w:cstheme="minorHAnsi"/>
              </w:rPr>
            </w:pPr>
            <w:r>
              <w:rPr>
                <w:rFonts w:cstheme="minorHAnsi"/>
              </w:rPr>
              <w:t>NA</w:t>
            </w:r>
          </w:p>
        </w:tc>
        <w:tc>
          <w:tcPr>
            <w:tcW w:w="1260" w:type="dxa"/>
          </w:tcPr>
          <w:p w14:paraId="46DA1F87" w14:textId="125758EF" w:rsidR="00384FCB" w:rsidRPr="005220DB" w:rsidRDefault="00384FCB" w:rsidP="00384FCB">
            <w:pPr>
              <w:rPr>
                <w:rFonts w:cstheme="minorHAnsi"/>
              </w:rPr>
            </w:pPr>
            <w:r>
              <w:rPr>
                <w:rFonts w:cstheme="minorHAnsi"/>
              </w:rPr>
              <w:t>No</w:t>
            </w:r>
          </w:p>
        </w:tc>
        <w:tc>
          <w:tcPr>
            <w:tcW w:w="2790" w:type="dxa"/>
          </w:tcPr>
          <w:p w14:paraId="38F85F73" w14:textId="7FEB1718" w:rsidR="00384FCB" w:rsidRPr="005220DB" w:rsidRDefault="00384FCB" w:rsidP="00384FCB">
            <w:pPr>
              <w:rPr>
                <w:rFonts w:cstheme="minorHAnsi"/>
              </w:rPr>
            </w:pPr>
          </w:p>
        </w:tc>
      </w:tr>
    </w:tbl>
    <w:p w14:paraId="37E33F35" w14:textId="3BFB73AF" w:rsidR="00483B7D" w:rsidRDefault="00483B7D" w:rsidP="00483B7D">
      <w:pPr>
        <w:rPr>
          <w:sz w:val="22"/>
          <w:szCs w:val="22"/>
        </w:rPr>
      </w:pPr>
    </w:p>
    <w:p w14:paraId="3891D685" w14:textId="60A3066C" w:rsidR="00384FCB" w:rsidRPr="00384FCB" w:rsidRDefault="00384FCB" w:rsidP="00384FCB">
      <w:pPr>
        <w:ind w:left="426"/>
        <w:rPr>
          <w:b/>
          <w:bCs/>
          <w:sz w:val="24"/>
          <w:szCs w:val="24"/>
        </w:rPr>
      </w:pPr>
      <w:r w:rsidRPr="00384FCB">
        <w:rPr>
          <w:b/>
          <w:bCs/>
          <w:sz w:val="24"/>
          <w:szCs w:val="24"/>
        </w:rPr>
        <w:t>Screen 2:</w:t>
      </w:r>
    </w:p>
    <w:p w14:paraId="11F2D059" w14:textId="341549CE" w:rsidR="00483B7D" w:rsidRDefault="00384FCB" w:rsidP="00483B7D">
      <w:pPr>
        <w:pStyle w:val="ListParagraph"/>
        <w:numPr>
          <w:ilvl w:val="0"/>
          <w:numId w:val="13"/>
        </w:numPr>
        <w:rPr>
          <w:sz w:val="22"/>
          <w:szCs w:val="22"/>
        </w:rPr>
      </w:pPr>
      <w:r>
        <w:rPr>
          <w:sz w:val="22"/>
          <w:szCs w:val="22"/>
        </w:rPr>
        <w:t>T</w:t>
      </w:r>
      <w:r w:rsidR="00483B7D">
        <w:rPr>
          <w:sz w:val="22"/>
          <w:szCs w:val="22"/>
        </w:rPr>
        <w:t>he confirmation screen</w:t>
      </w:r>
      <w:r>
        <w:rPr>
          <w:sz w:val="22"/>
          <w:szCs w:val="22"/>
        </w:rPr>
        <w:t xml:space="preserve"> will display the following fields:</w:t>
      </w:r>
    </w:p>
    <w:tbl>
      <w:tblPr>
        <w:tblStyle w:val="TableGrid"/>
        <w:tblW w:w="9720" w:type="dxa"/>
        <w:tblInd w:w="715" w:type="dxa"/>
        <w:tblLayout w:type="fixed"/>
        <w:tblLook w:val="04A0" w:firstRow="1" w:lastRow="0" w:firstColumn="1" w:lastColumn="0" w:noHBand="0" w:noVBand="1"/>
      </w:tblPr>
      <w:tblGrid>
        <w:gridCol w:w="630"/>
        <w:gridCol w:w="1980"/>
        <w:gridCol w:w="1080"/>
        <w:gridCol w:w="1170"/>
        <w:gridCol w:w="810"/>
        <w:gridCol w:w="1260"/>
        <w:gridCol w:w="2790"/>
      </w:tblGrid>
      <w:tr w:rsidR="00384FCB" w14:paraId="0852BAC5" w14:textId="77777777" w:rsidTr="005436F9">
        <w:tc>
          <w:tcPr>
            <w:tcW w:w="630" w:type="dxa"/>
            <w:shd w:val="clear" w:color="auto" w:fill="DEEAF6" w:themeFill="accent1" w:themeFillTint="33"/>
          </w:tcPr>
          <w:p w14:paraId="187313FD" w14:textId="77777777" w:rsidR="00384FCB" w:rsidRPr="00262A90" w:rsidRDefault="00384FCB" w:rsidP="005436F9">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11D28E81" w14:textId="77777777" w:rsidR="00384FCB" w:rsidRPr="00262A90" w:rsidRDefault="00384FCB" w:rsidP="005436F9">
            <w:pPr>
              <w:rPr>
                <w:rFonts w:cstheme="minorHAnsi"/>
                <w:b/>
                <w:bCs/>
              </w:rPr>
            </w:pPr>
            <w:r w:rsidRPr="00262A90">
              <w:rPr>
                <w:rFonts w:cstheme="minorHAnsi"/>
                <w:b/>
                <w:bCs/>
              </w:rPr>
              <w:t>Field Name</w:t>
            </w:r>
          </w:p>
        </w:tc>
        <w:tc>
          <w:tcPr>
            <w:tcW w:w="1080" w:type="dxa"/>
            <w:shd w:val="clear" w:color="auto" w:fill="DEEAF6" w:themeFill="accent1" w:themeFillTint="33"/>
          </w:tcPr>
          <w:p w14:paraId="55B1AA2D" w14:textId="77777777" w:rsidR="00384FCB" w:rsidRPr="00262A90" w:rsidRDefault="00384FCB" w:rsidP="005436F9">
            <w:pPr>
              <w:rPr>
                <w:rFonts w:cstheme="minorHAnsi"/>
                <w:b/>
                <w:bCs/>
              </w:rPr>
            </w:pPr>
            <w:r w:rsidRPr="00262A90">
              <w:rPr>
                <w:rFonts w:cstheme="minorHAnsi"/>
                <w:b/>
                <w:bCs/>
              </w:rPr>
              <w:t>Data Type</w:t>
            </w:r>
          </w:p>
        </w:tc>
        <w:tc>
          <w:tcPr>
            <w:tcW w:w="1170" w:type="dxa"/>
            <w:shd w:val="clear" w:color="auto" w:fill="DEEAF6" w:themeFill="accent1" w:themeFillTint="33"/>
          </w:tcPr>
          <w:p w14:paraId="1BDA6CD9" w14:textId="77777777" w:rsidR="00384FCB" w:rsidRPr="00262A90" w:rsidRDefault="00384FCB" w:rsidP="005436F9">
            <w:pPr>
              <w:rPr>
                <w:rFonts w:cstheme="minorHAnsi"/>
                <w:b/>
                <w:bCs/>
              </w:rPr>
            </w:pPr>
            <w:r w:rsidRPr="00262A90">
              <w:rPr>
                <w:rFonts w:cstheme="minorHAnsi"/>
                <w:b/>
                <w:bCs/>
              </w:rPr>
              <w:t>Validations</w:t>
            </w:r>
          </w:p>
        </w:tc>
        <w:tc>
          <w:tcPr>
            <w:tcW w:w="810" w:type="dxa"/>
            <w:shd w:val="clear" w:color="auto" w:fill="DEEAF6" w:themeFill="accent1" w:themeFillTint="33"/>
          </w:tcPr>
          <w:p w14:paraId="258E74E9" w14:textId="77777777" w:rsidR="00384FCB" w:rsidRPr="00262A90" w:rsidRDefault="00384FCB" w:rsidP="005436F9">
            <w:pPr>
              <w:rPr>
                <w:rFonts w:cstheme="minorHAnsi"/>
                <w:b/>
                <w:bCs/>
              </w:rPr>
            </w:pPr>
            <w:r w:rsidRPr="00262A90">
              <w:rPr>
                <w:rFonts w:cstheme="minorHAnsi"/>
                <w:b/>
                <w:bCs/>
              </w:rPr>
              <w:t>Length</w:t>
            </w:r>
          </w:p>
        </w:tc>
        <w:tc>
          <w:tcPr>
            <w:tcW w:w="1260" w:type="dxa"/>
            <w:shd w:val="clear" w:color="auto" w:fill="DEEAF6" w:themeFill="accent1" w:themeFillTint="33"/>
          </w:tcPr>
          <w:p w14:paraId="6527CB56" w14:textId="77777777" w:rsidR="00384FCB" w:rsidRPr="00262A90" w:rsidRDefault="00384FCB" w:rsidP="005436F9">
            <w:pPr>
              <w:rPr>
                <w:rFonts w:cstheme="minorHAnsi"/>
                <w:b/>
                <w:bCs/>
              </w:rPr>
            </w:pPr>
            <w:r w:rsidRPr="00262A90">
              <w:rPr>
                <w:rFonts w:cstheme="minorHAnsi"/>
                <w:b/>
                <w:bCs/>
              </w:rPr>
              <w:t>Mandatory</w:t>
            </w:r>
          </w:p>
        </w:tc>
        <w:tc>
          <w:tcPr>
            <w:tcW w:w="2790" w:type="dxa"/>
            <w:shd w:val="clear" w:color="auto" w:fill="DEEAF6" w:themeFill="accent1" w:themeFillTint="33"/>
          </w:tcPr>
          <w:p w14:paraId="42B08107" w14:textId="77777777" w:rsidR="00384FCB" w:rsidRPr="00262A90" w:rsidRDefault="00384FCB" w:rsidP="005436F9">
            <w:pPr>
              <w:rPr>
                <w:rFonts w:cstheme="minorHAnsi"/>
                <w:b/>
                <w:bCs/>
              </w:rPr>
            </w:pPr>
            <w:r w:rsidRPr="00262A90">
              <w:rPr>
                <w:rFonts w:cstheme="minorHAnsi"/>
                <w:b/>
                <w:bCs/>
              </w:rPr>
              <w:t>Comments</w:t>
            </w:r>
          </w:p>
        </w:tc>
      </w:tr>
      <w:tr w:rsidR="00384FCB" w14:paraId="5849314D" w14:textId="77777777" w:rsidTr="005436F9">
        <w:tc>
          <w:tcPr>
            <w:tcW w:w="630" w:type="dxa"/>
          </w:tcPr>
          <w:p w14:paraId="68D3C725" w14:textId="77777777" w:rsidR="00384FCB" w:rsidRPr="005220DB" w:rsidRDefault="00384FCB" w:rsidP="00384FCB">
            <w:pPr>
              <w:rPr>
                <w:rFonts w:cstheme="minorHAnsi"/>
              </w:rPr>
            </w:pPr>
            <w:r w:rsidRPr="005220DB">
              <w:rPr>
                <w:rFonts w:cstheme="minorHAnsi"/>
              </w:rPr>
              <w:t>1</w:t>
            </w:r>
          </w:p>
        </w:tc>
        <w:tc>
          <w:tcPr>
            <w:tcW w:w="1980" w:type="dxa"/>
          </w:tcPr>
          <w:p w14:paraId="1F8BBD65" w14:textId="77777777" w:rsidR="00384FCB" w:rsidRPr="005220DB" w:rsidRDefault="00384FCB" w:rsidP="00384FCB">
            <w:pPr>
              <w:rPr>
                <w:rFonts w:cstheme="minorHAnsi"/>
              </w:rPr>
            </w:pPr>
            <w:r>
              <w:rPr>
                <w:rFonts w:cstheme="minorHAnsi"/>
              </w:rPr>
              <w:t xml:space="preserve">Account </w:t>
            </w:r>
            <w:r w:rsidRPr="005220DB">
              <w:rPr>
                <w:rFonts w:cstheme="minorHAnsi"/>
              </w:rPr>
              <w:t>Number</w:t>
            </w:r>
          </w:p>
        </w:tc>
        <w:tc>
          <w:tcPr>
            <w:tcW w:w="1080" w:type="dxa"/>
          </w:tcPr>
          <w:p w14:paraId="4EED9532" w14:textId="602D2D4D" w:rsidR="00384FCB" w:rsidRPr="005220DB" w:rsidRDefault="00384FCB" w:rsidP="00384FCB">
            <w:pPr>
              <w:rPr>
                <w:rFonts w:cstheme="minorHAnsi"/>
              </w:rPr>
            </w:pPr>
            <w:r w:rsidRPr="007D584B">
              <w:rPr>
                <w:rFonts w:cstheme="minorHAnsi"/>
              </w:rPr>
              <w:t xml:space="preserve">Display </w:t>
            </w:r>
          </w:p>
        </w:tc>
        <w:tc>
          <w:tcPr>
            <w:tcW w:w="1170" w:type="dxa"/>
          </w:tcPr>
          <w:p w14:paraId="0B818046" w14:textId="77777777" w:rsidR="00384FCB" w:rsidRPr="005220DB" w:rsidRDefault="00384FCB" w:rsidP="00384FCB">
            <w:pPr>
              <w:rPr>
                <w:rFonts w:cstheme="minorHAnsi"/>
              </w:rPr>
            </w:pPr>
          </w:p>
        </w:tc>
        <w:tc>
          <w:tcPr>
            <w:tcW w:w="810" w:type="dxa"/>
          </w:tcPr>
          <w:p w14:paraId="0222C07F" w14:textId="77777777" w:rsidR="00384FCB" w:rsidRPr="005220DB" w:rsidRDefault="00384FCB" w:rsidP="00384FCB">
            <w:pPr>
              <w:rPr>
                <w:rFonts w:cstheme="minorHAnsi"/>
              </w:rPr>
            </w:pPr>
          </w:p>
        </w:tc>
        <w:tc>
          <w:tcPr>
            <w:tcW w:w="1260" w:type="dxa"/>
          </w:tcPr>
          <w:p w14:paraId="0A3F6B0F" w14:textId="35E56FC6" w:rsidR="00384FCB" w:rsidRPr="005220DB" w:rsidRDefault="00384FCB" w:rsidP="00384FCB">
            <w:pPr>
              <w:rPr>
                <w:rFonts w:cstheme="minorHAnsi"/>
              </w:rPr>
            </w:pPr>
          </w:p>
        </w:tc>
        <w:tc>
          <w:tcPr>
            <w:tcW w:w="2790" w:type="dxa"/>
          </w:tcPr>
          <w:p w14:paraId="3DFAC44A" w14:textId="77777777" w:rsidR="00384FCB" w:rsidRPr="005220DB" w:rsidRDefault="00384FCB" w:rsidP="00384FCB">
            <w:pPr>
              <w:rPr>
                <w:rFonts w:cstheme="minorHAnsi"/>
              </w:rPr>
            </w:pPr>
          </w:p>
        </w:tc>
      </w:tr>
      <w:tr w:rsidR="00384FCB" w14:paraId="20ACF8E4" w14:textId="77777777" w:rsidTr="005436F9">
        <w:tc>
          <w:tcPr>
            <w:tcW w:w="630" w:type="dxa"/>
          </w:tcPr>
          <w:p w14:paraId="0AF52D25" w14:textId="77777777" w:rsidR="00384FCB" w:rsidRPr="005220DB" w:rsidRDefault="00384FCB" w:rsidP="00384FCB">
            <w:pPr>
              <w:rPr>
                <w:rFonts w:cstheme="minorHAnsi"/>
              </w:rPr>
            </w:pPr>
            <w:r w:rsidRPr="005220DB">
              <w:rPr>
                <w:rFonts w:cstheme="minorHAnsi"/>
              </w:rPr>
              <w:t>2</w:t>
            </w:r>
          </w:p>
        </w:tc>
        <w:tc>
          <w:tcPr>
            <w:tcW w:w="1980" w:type="dxa"/>
          </w:tcPr>
          <w:p w14:paraId="7AD19391" w14:textId="77777777" w:rsidR="00384FCB" w:rsidRDefault="00384FCB" w:rsidP="00384FCB">
            <w:pPr>
              <w:rPr>
                <w:rFonts w:cstheme="minorHAnsi"/>
              </w:rPr>
            </w:pPr>
            <w:r>
              <w:rPr>
                <w:rFonts w:cstheme="minorHAnsi"/>
              </w:rPr>
              <w:t>Request for</w:t>
            </w:r>
          </w:p>
        </w:tc>
        <w:tc>
          <w:tcPr>
            <w:tcW w:w="1080" w:type="dxa"/>
          </w:tcPr>
          <w:p w14:paraId="55172B8B" w14:textId="066D7B12" w:rsidR="00384FCB" w:rsidRDefault="00384FCB" w:rsidP="00384FCB">
            <w:pPr>
              <w:rPr>
                <w:rFonts w:cstheme="minorHAnsi"/>
              </w:rPr>
            </w:pPr>
            <w:r w:rsidRPr="007D584B">
              <w:rPr>
                <w:rFonts w:cstheme="minorHAnsi"/>
              </w:rPr>
              <w:t xml:space="preserve">Display </w:t>
            </w:r>
          </w:p>
        </w:tc>
        <w:tc>
          <w:tcPr>
            <w:tcW w:w="1170" w:type="dxa"/>
          </w:tcPr>
          <w:p w14:paraId="74EE55B9" w14:textId="77777777" w:rsidR="00384FCB" w:rsidRPr="005220DB" w:rsidRDefault="00384FCB" w:rsidP="00384FCB">
            <w:pPr>
              <w:rPr>
                <w:rFonts w:cstheme="minorHAnsi"/>
              </w:rPr>
            </w:pPr>
          </w:p>
        </w:tc>
        <w:tc>
          <w:tcPr>
            <w:tcW w:w="810" w:type="dxa"/>
          </w:tcPr>
          <w:p w14:paraId="765B9F6D" w14:textId="77777777" w:rsidR="00384FCB" w:rsidRPr="005220DB" w:rsidRDefault="00384FCB" w:rsidP="00384FCB">
            <w:pPr>
              <w:rPr>
                <w:rFonts w:cstheme="minorHAnsi"/>
              </w:rPr>
            </w:pPr>
          </w:p>
        </w:tc>
        <w:tc>
          <w:tcPr>
            <w:tcW w:w="1260" w:type="dxa"/>
          </w:tcPr>
          <w:p w14:paraId="3400174D" w14:textId="3DFDDFF6" w:rsidR="00384FCB" w:rsidRPr="005220DB" w:rsidRDefault="00384FCB" w:rsidP="00384FCB">
            <w:pPr>
              <w:rPr>
                <w:rFonts w:cstheme="minorHAnsi"/>
              </w:rPr>
            </w:pPr>
          </w:p>
        </w:tc>
        <w:tc>
          <w:tcPr>
            <w:tcW w:w="2790" w:type="dxa"/>
          </w:tcPr>
          <w:p w14:paraId="028AC4CF" w14:textId="77777777" w:rsidR="00384FCB" w:rsidRPr="005220DB" w:rsidRDefault="00384FCB" w:rsidP="00384FCB">
            <w:pPr>
              <w:rPr>
                <w:rFonts w:cstheme="minorHAnsi"/>
              </w:rPr>
            </w:pPr>
          </w:p>
        </w:tc>
      </w:tr>
      <w:tr w:rsidR="00384FCB" w14:paraId="389C8ED3" w14:textId="77777777" w:rsidTr="005436F9">
        <w:tc>
          <w:tcPr>
            <w:tcW w:w="630" w:type="dxa"/>
          </w:tcPr>
          <w:p w14:paraId="26D50572" w14:textId="77777777" w:rsidR="00384FCB" w:rsidRPr="005220DB" w:rsidRDefault="00384FCB" w:rsidP="00384FCB">
            <w:pPr>
              <w:rPr>
                <w:rFonts w:cstheme="minorHAnsi"/>
              </w:rPr>
            </w:pPr>
            <w:r>
              <w:rPr>
                <w:rFonts w:cstheme="minorHAnsi"/>
              </w:rPr>
              <w:t>3</w:t>
            </w:r>
          </w:p>
        </w:tc>
        <w:tc>
          <w:tcPr>
            <w:tcW w:w="1980" w:type="dxa"/>
          </w:tcPr>
          <w:p w14:paraId="553E9CE3" w14:textId="77777777" w:rsidR="00384FCB" w:rsidRPr="005220DB" w:rsidRDefault="00384FCB" w:rsidP="00384FCB">
            <w:pPr>
              <w:rPr>
                <w:rFonts w:cstheme="minorHAnsi"/>
              </w:rPr>
            </w:pPr>
            <w:r>
              <w:rPr>
                <w:rFonts w:cstheme="minorHAnsi"/>
              </w:rPr>
              <w:t>Mobile Number</w:t>
            </w:r>
          </w:p>
        </w:tc>
        <w:tc>
          <w:tcPr>
            <w:tcW w:w="1080" w:type="dxa"/>
          </w:tcPr>
          <w:p w14:paraId="5E158C53" w14:textId="5B7A440D" w:rsidR="00384FCB" w:rsidRPr="005220DB" w:rsidRDefault="00384FCB" w:rsidP="00384FCB">
            <w:pPr>
              <w:rPr>
                <w:rFonts w:cstheme="minorHAnsi"/>
              </w:rPr>
            </w:pPr>
            <w:r w:rsidRPr="007D584B">
              <w:rPr>
                <w:rFonts w:cstheme="minorHAnsi"/>
              </w:rPr>
              <w:t xml:space="preserve">Display </w:t>
            </w:r>
          </w:p>
        </w:tc>
        <w:tc>
          <w:tcPr>
            <w:tcW w:w="1170" w:type="dxa"/>
          </w:tcPr>
          <w:p w14:paraId="7BB54083" w14:textId="007972EB" w:rsidR="00384FCB" w:rsidRPr="005220DB" w:rsidRDefault="00384FCB" w:rsidP="00384FCB">
            <w:pPr>
              <w:rPr>
                <w:rFonts w:cstheme="minorHAnsi"/>
              </w:rPr>
            </w:pPr>
          </w:p>
        </w:tc>
        <w:tc>
          <w:tcPr>
            <w:tcW w:w="810" w:type="dxa"/>
          </w:tcPr>
          <w:p w14:paraId="7378E529" w14:textId="77777777" w:rsidR="00384FCB" w:rsidRPr="005220DB" w:rsidRDefault="00384FCB" w:rsidP="00384FCB">
            <w:pPr>
              <w:rPr>
                <w:rFonts w:cstheme="minorHAnsi"/>
              </w:rPr>
            </w:pPr>
          </w:p>
        </w:tc>
        <w:tc>
          <w:tcPr>
            <w:tcW w:w="1260" w:type="dxa"/>
          </w:tcPr>
          <w:p w14:paraId="7FFC5498" w14:textId="598FE60D" w:rsidR="00384FCB" w:rsidRPr="005220DB" w:rsidRDefault="00384FCB" w:rsidP="00384FCB">
            <w:pPr>
              <w:rPr>
                <w:rFonts w:cstheme="minorHAnsi"/>
              </w:rPr>
            </w:pPr>
          </w:p>
        </w:tc>
        <w:tc>
          <w:tcPr>
            <w:tcW w:w="2790" w:type="dxa"/>
          </w:tcPr>
          <w:p w14:paraId="484C77CB" w14:textId="4F85C2D3" w:rsidR="00384FCB" w:rsidRPr="005220DB" w:rsidRDefault="00384FCB" w:rsidP="00384FCB">
            <w:pPr>
              <w:rPr>
                <w:rFonts w:cstheme="minorHAnsi"/>
              </w:rPr>
            </w:pPr>
          </w:p>
        </w:tc>
      </w:tr>
      <w:tr w:rsidR="00384FCB" w14:paraId="0811A039" w14:textId="77777777" w:rsidTr="005436F9">
        <w:tc>
          <w:tcPr>
            <w:tcW w:w="630" w:type="dxa"/>
          </w:tcPr>
          <w:p w14:paraId="691FF397" w14:textId="77777777" w:rsidR="00384FCB" w:rsidRPr="005220DB" w:rsidRDefault="00384FCB" w:rsidP="00384FCB">
            <w:pPr>
              <w:rPr>
                <w:rFonts w:cstheme="minorHAnsi"/>
              </w:rPr>
            </w:pPr>
            <w:r>
              <w:rPr>
                <w:rFonts w:cstheme="minorHAnsi"/>
              </w:rPr>
              <w:t>4</w:t>
            </w:r>
          </w:p>
        </w:tc>
        <w:tc>
          <w:tcPr>
            <w:tcW w:w="1980" w:type="dxa"/>
          </w:tcPr>
          <w:p w14:paraId="09D0D7E0" w14:textId="77777777" w:rsidR="00384FCB" w:rsidRPr="005220DB" w:rsidRDefault="00384FCB" w:rsidP="00384FCB">
            <w:pPr>
              <w:rPr>
                <w:rFonts w:cstheme="minorHAnsi"/>
              </w:rPr>
            </w:pPr>
            <w:r>
              <w:rPr>
                <w:rFonts w:cstheme="minorHAnsi"/>
              </w:rPr>
              <w:t>Expiry Date</w:t>
            </w:r>
          </w:p>
        </w:tc>
        <w:tc>
          <w:tcPr>
            <w:tcW w:w="1080" w:type="dxa"/>
          </w:tcPr>
          <w:p w14:paraId="2BF6750F" w14:textId="7431CF2A" w:rsidR="00384FCB" w:rsidRPr="005220DB" w:rsidRDefault="00384FCB" w:rsidP="00384FCB">
            <w:pPr>
              <w:rPr>
                <w:rFonts w:cstheme="minorHAnsi"/>
              </w:rPr>
            </w:pPr>
            <w:r w:rsidRPr="007D584B">
              <w:rPr>
                <w:rFonts w:cstheme="minorHAnsi"/>
              </w:rPr>
              <w:t xml:space="preserve">Display </w:t>
            </w:r>
          </w:p>
        </w:tc>
        <w:tc>
          <w:tcPr>
            <w:tcW w:w="1170" w:type="dxa"/>
          </w:tcPr>
          <w:p w14:paraId="28F57B45" w14:textId="2DCD6668" w:rsidR="00384FCB" w:rsidRPr="005220DB" w:rsidRDefault="00384FCB" w:rsidP="00384FCB">
            <w:pPr>
              <w:rPr>
                <w:rFonts w:cstheme="minorHAnsi"/>
              </w:rPr>
            </w:pPr>
          </w:p>
        </w:tc>
        <w:tc>
          <w:tcPr>
            <w:tcW w:w="810" w:type="dxa"/>
          </w:tcPr>
          <w:p w14:paraId="6C86D018" w14:textId="77777777" w:rsidR="00384FCB" w:rsidRPr="005220DB" w:rsidRDefault="00384FCB" w:rsidP="00384FCB">
            <w:pPr>
              <w:rPr>
                <w:rFonts w:cstheme="minorHAnsi"/>
              </w:rPr>
            </w:pPr>
          </w:p>
        </w:tc>
        <w:tc>
          <w:tcPr>
            <w:tcW w:w="1260" w:type="dxa"/>
          </w:tcPr>
          <w:p w14:paraId="0AEA143F" w14:textId="4E3A4DF4" w:rsidR="00384FCB" w:rsidRPr="005220DB" w:rsidRDefault="00384FCB" w:rsidP="00384FCB">
            <w:pPr>
              <w:rPr>
                <w:rFonts w:cstheme="minorHAnsi"/>
              </w:rPr>
            </w:pPr>
          </w:p>
        </w:tc>
        <w:tc>
          <w:tcPr>
            <w:tcW w:w="2790" w:type="dxa"/>
          </w:tcPr>
          <w:p w14:paraId="51175B2D" w14:textId="77777777" w:rsidR="00384FCB" w:rsidRPr="005220DB" w:rsidRDefault="00384FCB" w:rsidP="00384FCB">
            <w:pPr>
              <w:rPr>
                <w:rFonts w:cstheme="minorHAnsi"/>
              </w:rPr>
            </w:pPr>
          </w:p>
        </w:tc>
      </w:tr>
      <w:tr w:rsidR="00384FCB" w14:paraId="7C25EE69" w14:textId="77777777" w:rsidTr="005436F9">
        <w:tc>
          <w:tcPr>
            <w:tcW w:w="630" w:type="dxa"/>
          </w:tcPr>
          <w:p w14:paraId="273C5A23" w14:textId="77777777" w:rsidR="00384FCB" w:rsidRDefault="00384FCB" w:rsidP="005436F9">
            <w:pPr>
              <w:rPr>
                <w:rFonts w:cstheme="minorHAnsi"/>
              </w:rPr>
            </w:pPr>
            <w:r>
              <w:rPr>
                <w:rFonts w:cstheme="minorHAnsi"/>
              </w:rPr>
              <w:t>5</w:t>
            </w:r>
          </w:p>
        </w:tc>
        <w:tc>
          <w:tcPr>
            <w:tcW w:w="1980" w:type="dxa"/>
          </w:tcPr>
          <w:p w14:paraId="515AC9BB" w14:textId="77777777" w:rsidR="00384FCB" w:rsidRDefault="00384FCB" w:rsidP="005436F9">
            <w:pPr>
              <w:rPr>
                <w:rFonts w:cstheme="minorHAnsi"/>
              </w:rPr>
            </w:pPr>
            <w:r>
              <w:rPr>
                <w:rFonts w:cstheme="minorHAnsi"/>
              </w:rPr>
              <w:t>Cancel</w:t>
            </w:r>
          </w:p>
        </w:tc>
        <w:tc>
          <w:tcPr>
            <w:tcW w:w="1080" w:type="dxa"/>
          </w:tcPr>
          <w:p w14:paraId="22F9DCAF" w14:textId="77777777" w:rsidR="00384FCB" w:rsidRPr="005220DB" w:rsidRDefault="00384FCB" w:rsidP="005436F9">
            <w:pPr>
              <w:rPr>
                <w:rFonts w:cstheme="minorHAnsi"/>
              </w:rPr>
            </w:pPr>
            <w:r>
              <w:rPr>
                <w:rFonts w:cstheme="minorHAnsi"/>
              </w:rPr>
              <w:t>Button</w:t>
            </w:r>
          </w:p>
        </w:tc>
        <w:tc>
          <w:tcPr>
            <w:tcW w:w="1170" w:type="dxa"/>
          </w:tcPr>
          <w:p w14:paraId="6693DF91" w14:textId="77777777" w:rsidR="00384FCB" w:rsidRPr="005220DB" w:rsidRDefault="00384FCB" w:rsidP="005436F9">
            <w:pPr>
              <w:rPr>
                <w:rFonts w:cstheme="minorHAnsi"/>
              </w:rPr>
            </w:pPr>
            <w:r>
              <w:rPr>
                <w:rFonts w:cstheme="minorHAnsi"/>
              </w:rPr>
              <w:t>NA</w:t>
            </w:r>
          </w:p>
        </w:tc>
        <w:tc>
          <w:tcPr>
            <w:tcW w:w="810" w:type="dxa"/>
          </w:tcPr>
          <w:p w14:paraId="51F4AE24" w14:textId="77777777" w:rsidR="00384FCB" w:rsidRDefault="00384FCB" w:rsidP="005436F9">
            <w:pPr>
              <w:rPr>
                <w:rFonts w:cstheme="minorHAnsi"/>
              </w:rPr>
            </w:pPr>
            <w:r>
              <w:rPr>
                <w:rFonts w:cstheme="minorHAnsi"/>
              </w:rPr>
              <w:t>NA</w:t>
            </w:r>
          </w:p>
        </w:tc>
        <w:tc>
          <w:tcPr>
            <w:tcW w:w="1260" w:type="dxa"/>
          </w:tcPr>
          <w:p w14:paraId="32C98D92" w14:textId="77777777" w:rsidR="00384FCB" w:rsidRPr="005220DB" w:rsidRDefault="00384FCB" w:rsidP="005436F9">
            <w:pPr>
              <w:rPr>
                <w:rFonts w:cstheme="minorHAnsi"/>
              </w:rPr>
            </w:pPr>
            <w:r>
              <w:rPr>
                <w:rFonts w:cstheme="minorHAnsi"/>
              </w:rPr>
              <w:t>No</w:t>
            </w:r>
          </w:p>
        </w:tc>
        <w:tc>
          <w:tcPr>
            <w:tcW w:w="2790" w:type="dxa"/>
          </w:tcPr>
          <w:p w14:paraId="7948E27E" w14:textId="77777777" w:rsidR="00384FCB" w:rsidRPr="005220DB" w:rsidRDefault="00384FCB" w:rsidP="005436F9">
            <w:pPr>
              <w:rPr>
                <w:rFonts w:cstheme="minorHAnsi"/>
              </w:rPr>
            </w:pPr>
          </w:p>
        </w:tc>
      </w:tr>
      <w:tr w:rsidR="00384FCB" w14:paraId="45F8CD3F" w14:textId="77777777" w:rsidTr="005436F9">
        <w:tc>
          <w:tcPr>
            <w:tcW w:w="630" w:type="dxa"/>
          </w:tcPr>
          <w:p w14:paraId="56382F0D" w14:textId="77777777" w:rsidR="00384FCB" w:rsidRDefault="00384FCB" w:rsidP="005436F9">
            <w:pPr>
              <w:rPr>
                <w:rFonts w:cstheme="minorHAnsi"/>
              </w:rPr>
            </w:pPr>
            <w:r>
              <w:rPr>
                <w:rFonts w:cstheme="minorHAnsi"/>
              </w:rPr>
              <w:t>6</w:t>
            </w:r>
          </w:p>
        </w:tc>
        <w:tc>
          <w:tcPr>
            <w:tcW w:w="1980" w:type="dxa"/>
          </w:tcPr>
          <w:p w14:paraId="4471D7C5" w14:textId="15715801" w:rsidR="00384FCB" w:rsidRDefault="00384FCB" w:rsidP="005436F9">
            <w:pPr>
              <w:rPr>
                <w:rFonts w:cstheme="minorHAnsi"/>
              </w:rPr>
            </w:pPr>
            <w:r>
              <w:rPr>
                <w:rFonts w:cstheme="minorHAnsi"/>
              </w:rPr>
              <w:t>Confirm</w:t>
            </w:r>
          </w:p>
        </w:tc>
        <w:tc>
          <w:tcPr>
            <w:tcW w:w="1080" w:type="dxa"/>
          </w:tcPr>
          <w:p w14:paraId="5E6F766F" w14:textId="77777777" w:rsidR="00384FCB" w:rsidRPr="005220DB" w:rsidRDefault="00384FCB" w:rsidP="005436F9">
            <w:pPr>
              <w:rPr>
                <w:rFonts w:cstheme="minorHAnsi"/>
              </w:rPr>
            </w:pPr>
            <w:r>
              <w:rPr>
                <w:rFonts w:cstheme="minorHAnsi"/>
              </w:rPr>
              <w:t>Button</w:t>
            </w:r>
          </w:p>
        </w:tc>
        <w:tc>
          <w:tcPr>
            <w:tcW w:w="1170" w:type="dxa"/>
          </w:tcPr>
          <w:p w14:paraId="751F604E" w14:textId="77777777" w:rsidR="00384FCB" w:rsidRPr="005220DB" w:rsidRDefault="00384FCB" w:rsidP="005436F9">
            <w:pPr>
              <w:rPr>
                <w:rFonts w:cstheme="minorHAnsi"/>
              </w:rPr>
            </w:pPr>
            <w:r>
              <w:rPr>
                <w:rFonts w:cstheme="minorHAnsi"/>
              </w:rPr>
              <w:t>NA</w:t>
            </w:r>
          </w:p>
        </w:tc>
        <w:tc>
          <w:tcPr>
            <w:tcW w:w="810" w:type="dxa"/>
          </w:tcPr>
          <w:p w14:paraId="4FBE8453" w14:textId="77777777" w:rsidR="00384FCB" w:rsidRDefault="00384FCB" w:rsidP="005436F9">
            <w:pPr>
              <w:rPr>
                <w:rFonts w:cstheme="minorHAnsi"/>
              </w:rPr>
            </w:pPr>
            <w:r>
              <w:rPr>
                <w:rFonts w:cstheme="minorHAnsi"/>
              </w:rPr>
              <w:t>NA</w:t>
            </w:r>
          </w:p>
        </w:tc>
        <w:tc>
          <w:tcPr>
            <w:tcW w:w="1260" w:type="dxa"/>
          </w:tcPr>
          <w:p w14:paraId="5AE744E2" w14:textId="77777777" w:rsidR="00384FCB" w:rsidRPr="005220DB" w:rsidRDefault="00384FCB" w:rsidP="005436F9">
            <w:pPr>
              <w:rPr>
                <w:rFonts w:cstheme="minorHAnsi"/>
              </w:rPr>
            </w:pPr>
            <w:r>
              <w:rPr>
                <w:rFonts w:cstheme="minorHAnsi"/>
              </w:rPr>
              <w:t>No</w:t>
            </w:r>
          </w:p>
        </w:tc>
        <w:tc>
          <w:tcPr>
            <w:tcW w:w="2790" w:type="dxa"/>
          </w:tcPr>
          <w:p w14:paraId="754A7F0B" w14:textId="77777777" w:rsidR="00384FCB" w:rsidRPr="005220DB" w:rsidRDefault="00384FCB" w:rsidP="005436F9">
            <w:pPr>
              <w:rPr>
                <w:rFonts w:cstheme="minorHAnsi"/>
              </w:rPr>
            </w:pPr>
          </w:p>
        </w:tc>
      </w:tr>
    </w:tbl>
    <w:p w14:paraId="2FBD37FB" w14:textId="77777777" w:rsidR="00384FCB" w:rsidRPr="00384FCB" w:rsidRDefault="00384FCB" w:rsidP="00384FCB">
      <w:pPr>
        <w:ind w:left="360"/>
        <w:rPr>
          <w:sz w:val="22"/>
          <w:szCs w:val="22"/>
        </w:rPr>
      </w:pPr>
    </w:p>
    <w:p w14:paraId="3BE95C38" w14:textId="77777777" w:rsidR="00384FCB" w:rsidRPr="00B63917" w:rsidRDefault="00384FCB" w:rsidP="00384FCB">
      <w:pPr>
        <w:ind w:left="426"/>
        <w:rPr>
          <w:b/>
          <w:bCs/>
          <w:sz w:val="24"/>
          <w:szCs w:val="24"/>
        </w:rPr>
      </w:pPr>
      <w:r w:rsidRPr="00B63917">
        <w:rPr>
          <w:b/>
          <w:bCs/>
          <w:sz w:val="24"/>
          <w:szCs w:val="24"/>
        </w:rPr>
        <w:t>Screen 3 (Authentication):</w:t>
      </w:r>
    </w:p>
    <w:p w14:paraId="02839BCD" w14:textId="77777777" w:rsidR="00384FCB" w:rsidRPr="00816B83" w:rsidRDefault="00384FCB" w:rsidP="00384FCB">
      <w:pPr>
        <w:pStyle w:val="ListParagraph"/>
        <w:numPr>
          <w:ilvl w:val="0"/>
          <w:numId w:val="13"/>
        </w:numPr>
        <w:rPr>
          <w:sz w:val="22"/>
          <w:szCs w:val="22"/>
        </w:rPr>
      </w:pPr>
      <w:r w:rsidRPr="00816B83">
        <w:rPr>
          <w:sz w:val="22"/>
          <w:szCs w:val="22"/>
        </w:rPr>
        <w:lastRenderedPageBreak/>
        <w:t xml:space="preserve">This section is for the customer to authenticate </w:t>
      </w:r>
      <w:r>
        <w:rPr>
          <w:sz w:val="22"/>
          <w:szCs w:val="22"/>
        </w:rPr>
        <w:t>the transaction</w:t>
      </w:r>
      <w:r w:rsidRPr="00816B83">
        <w:rPr>
          <w:sz w:val="22"/>
          <w:szCs w:val="22"/>
        </w:rPr>
        <w:t xml:space="preserve">. </w:t>
      </w:r>
    </w:p>
    <w:p w14:paraId="0DFCB794" w14:textId="77777777" w:rsidR="00384FCB" w:rsidRPr="00816B83" w:rsidRDefault="00384FCB" w:rsidP="00384FCB">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331B73C6" w14:textId="77777777" w:rsidR="00384FCB" w:rsidRPr="00B63917" w:rsidRDefault="00384FCB" w:rsidP="00384FCB">
      <w:pPr>
        <w:ind w:left="426"/>
        <w:rPr>
          <w:b/>
          <w:bCs/>
          <w:sz w:val="24"/>
          <w:szCs w:val="24"/>
        </w:rPr>
      </w:pPr>
      <w:r w:rsidRPr="00B63917">
        <w:rPr>
          <w:b/>
          <w:bCs/>
          <w:sz w:val="24"/>
          <w:szCs w:val="24"/>
        </w:rPr>
        <w:t>Screen 4 (Success):</w:t>
      </w:r>
    </w:p>
    <w:p w14:paraId="3F353697" w14:textId="526EF40B" w:rsidR="00384FCB" w:rsidRDefault="00384FCB" w:rsidP="00384FCB">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2E23EB">
        <w:rPr>
          <w:sz w:val="22"/>
          <w:szCs w:val="22"/>
        </w:rPr>
        <w:t>cardless cash request</w:t>
      </w:r>
      <w:r>
        <w:rPr>
          <w:sz w:val="22"/>
          <w:szCs w:val="22"/>
        </w:rPr>
        <w:t xml:space="preserve"> success or failure will be displayed along with the following details:</w:t>
      </w:r>
    </w:p>
    <w:p w14:paraId="777C1984" w14:textId="77777777" w:rsidR="00384FCB" w:rsidRDefault="00384FCB" w:rsidP="00384FCB">
      <w:pPr>
        <w:pStyle w:val="ListParagraph"/>
        <w:numPr>
          <w:ilvl w:val="1"/>
          <w:numId w:val="13"/>
        </w:numPr>
        <w:rPr>
          <w:sz w:val="22"/>
          <w:szCs w:val="22"/>
        </w:rPr>
      </w:pPr>
      <w:r>
        <w:rPr>
          <w:sz w:val="22"/>
          <w:szCs w:val="22"/>
        </w:rPr>
        <w:t>Status – Success / Failure</w:t>
      </w:r>
    </w:p>
    <w:p w14:paraId="6EEBD4E9" w14:textId="77777777" w:rsidR="00384FCB" w:rsidRDefault="00384FCB" w:rsidP="00384FCB">
      <w:pPr>
        <w:pStyle w:val="ListParagraph"/>
        <w:numPr>
          <w:ilvl w:val="1"/>
          <w:numId w:val="13"/>
        </w:numPr>
        <w:rPr>
          <w:sz w:val="22"/>
          <w:szCs w:val="22"/>
        </w:rPr>
      </w:pPr>
      <w:r>
        <w:rPr>
          <w:sz w:val="22"/>
          <w:szCs w:val="22"/>
        </w:rPr>
        <w:t>Status Description</w:t>
      </w:r>
    </w:p>
    <w:p w14:paraId="6853E780" w14:textId="48755CBE" w:rsidR="00384FCB" w:rsidRDefault="00384FCB" w:rsidP="00384FCB">
      <w:pPr>
        <w:pStyle w:val="ListParagraph"/>
        <w:numPr>
          <w:ilvl w:val="2"/>
          <w:numId w:val="13"/>
        </w:numPr>
        <w:rPr>
          <w:sz w:val="22"/>
          <w:szCs w:val="22"/>
        </w:rPr>
      </w:pPr>
      <w:r w:rsidRPr="005F5D5F">
        <w:rPr>
          <w:sz w:val="22"/>
          <w:szCs w:val="22"/>
        </w:rPr>
        <w:t xml:space="preserve">If </w:t>
      </w:r>
      <w:r>
        <w:rPr>
          <w:sz w:val="22"/>
          <w:szCs w:val="22"/>
        </w:rPr>
        <w:t>cardless cash request success</w:t>
      </w:r>
      <w:r w:rsidRPr="005F5D5F">
        <w:rPr>
          <w:sz w:val="22"/>
          <w:szCs w:val="22"/>
        </w:rPr>
        <w:t xml:space="preserve"> “</w:t>
      </w:r>
      <w:r>
        <w:rPr>
          <w:sz w:val="22"/>
          <w:szCs w:val="22"/>
        </w:rPr>
        <w:t>Cardless sash requested successfully”</w:t>
      </w:r>
    </w:p>
    <w:p w14:paraId="75E51940" w14:textId="2F404C16" w:rsidR="00384FCB" w:rsidRDefault="00384FCB" w:rsidP="00384FCB">
      <w:pPr>
        <w:pStyle w:val="ListParagraph"/>
        <w:numPr>
          <w:ilvl w:val="2"/>
          <w:numId w:val="13"/>
        </w:numPr>
        <w:rPr>
          <w:sz w:val="22"/>
          <w:szCs w:val="22"/>
        </w:rPr>
      </w:pPr>
      <w:r w:rsidRPr="005F5D5F">
        <w:rPr>
          <w:sz w:val="22"/>
          <w:szCs w:val="22"/>
        </w:rPr>
        <w:t xml:space="preserve">If </w:t>
      </w:r>
      <w:r>
        <w:rPr>
          <w:sz w:val="22"/>
          <w:szCs w:val="22"/>
        </w:rPr>
        <w:t xml:space="preserve">cardless cash request </w:t>
      </w:r>
      <w:r w:rsidRPr="005F5D5F">
        <w:rPr>
          <w:sz w:val="22"/>
          <w:szCs w:val="22"/>
        </w:rPr>
        <w:t xml:space="preserve">failed “Error message based on scenarios configured” </w:t>
      </w:r>
    </w:p>
    <w:p w14:paraId="7106A0D6" w14:textId="77777777" w:rsidR="00384FCB" w:rsidRDefault="00384FCB" w:rsidP="00384FCB">
      <w:pPr>
        <w:pStyle w:val="ListParagraph"/>
        <w:numPr>
          <w:ilvl w:val="1"/>
          <w:numId w:val="13"/>
        </w:numPr>
        <w:rPr>
          <w:sz w:val="22"/>
          <w:szCs w:val="22"/>
        </w:rPr>
      </w:pPr>
      <w:r>
        <w:rPr>
          <w:sz w:val="22"/>
          <w:szCs w:val="22"/>
        </w:rPr>
        <w:t>Transaction Reference Number</w:t>
      </w:r>
    </w:p>
    <w:p w14:paraId="265523DC" w14:textId="77777777" w:rsidR="00384FCB" w:rsidRDefault="00384FCB" w:rsidP="00384FCB">
      <w:pPr>
        <w:pStyle w:val="ListParagraph"/>
        <w:numPr>
          <w:ilvl w:val="1"/>
          <w:numId w:val="13"/>
        </w:numPr>
        <w:rPr>
          <w:sz w:val="22"/>
          <w:szCs w:val="22"/>
        </w:rPr>
      </w:pPr>
      <w:r>
        <w:rPr>
          <w:sz w:val="22"/>
          <w:szCs w:val="22"/>
        </w:rPr>
        <w:t>Transaction Details</w:t>
      </w:r>
    </w:p>
    <w:p w14:paraId="25AC5768" w14:textId="77777777" w:rsidR="002E23EB" w:rsidRDefault="002E23EB" w:rsidP="00384FCB">
      <w:pPr>
        <w:pStyle w:val="ListParagraph"/>
        <w:numPr>
          <w:ilvl w:val="2"/>
          <w:numId w:val="13"/>
        </w:numPr>
        <w:rPr>
          <w:sz w:val="22"/>
          <w:szCs w:val="22"/>
        </w:rPr>
      </w:pPr>
      <w:r>
        <w:rPr>
          <w:sz w:val="22"/>
          <w:szCs w:val="22"/>
        </w:rPr>
        <w:t>Transaction Voucher number.</w:t>
      </w:r>
    </w:p>
    <w:p w14:paraId="461AB035" w14:textId="77777777" w:rsidR="002E23EB" w:rsidRDefault="002E23EB" w:rsidP="002E23EB">
      <w:pPr>
        <w:pStyle w:val="ListParagraph"/>
        <w:numPr>
          <w:ilvl w:val="2"/>
          <w:numId w:val="13"/>
        </w:numPr>
        <w:rPr>
          <w:sz w:val="22"/>
          <w:szCs w:val="22"/>
        </w:rPr>
      </w:pPr>
      <w:r>
        <w:rPr>
          <w:sz w:val="22"/>
          <w:szCs w:val="22"/>
        </w:rPr>
        <w:t>Account Number</w:t>
      </w:r>
    </w:p>
    <w:p w14:paraId="3A4DE2CA" w14:textId="77777777" w:rsidR="002E23EB" w:rsidRDefault="002E23EB" w:rsidP="00384FCB">
      <w:pPr>
        <w:pStyle w:val="ListParagraph"/>
        <w:numPr>
          <w:ilvl w:val="2"/>
          <w:numId w:val="13"/>
        </w:numPr>
        <w:rPr>
          <w:sz w:val="22"/>
          <w:szCs w:val="22"/>
        </w:rPr>
      </w:pPr>
      <w:r>
        <w:rPr>
          <w:sz w:val="22"/>
          <w:szCs w:val="22"/>
        </w:rPr>
        <w:t xml:space="preserve">Requested For </w:t>
      </w:r>
    </w:p>
    <w:p w14:paraId="4AE87B3F" w14:textId="182764AC" w:rsidR="002E23EB" w:rsidRDefault="002E23EB" w:rsidP="00384FCB">
      <w:pPr>
        <w:pStyle w:val="ListParagraph"/>
        <w:numPr>
          <w:ilvl w:val="2"/>
          <w:numId w:val="13"/>
        </w:numPr>
        <w:rPr>
          <w:sz w:val="22"/>
          <w:szCs w:val="22"/>
        </w:rPr>
      </w:pPr>
      <w:r>
        <w:rPr>
          <w:sz w:val="22"/>
          <w:szCs w:val="22"/>
        </w:rPr>
        <w:t>Mobile Number</w:t>
      </w:r>
    </w:p>
    <w:p w14:paraId="04214F1E" w14:textId="77777777" w:rsidR="002E23EB" w:rsidRDefault="002E23EB" w:rsidP="002E23EB">
      <w:pPr>
        <w:pStyle w:val="ListParagraph"/>
        <w:numPr>
          <w:ilvl w:val="2"/>
          <w:numId w:val="13"/>
        </w:numPr>
        <w:rPr>
          <w:sz w:val="22"/>
          <w:szCs w:val="22"/>
        </w:rPr>
      </w:pPr>
      <w:r>
        <w:rPr>
          <w:sz w:val="22"/>
          <w:szCs w:val="22"/>
        </w:rPr>
        <w:t>Amount</w:t>
      </w:r>
    </w:p>
    <w:p w14:paraId="618D5735" w14:textId="77777777" w:rsidR="002E23EB" w:rsidRDefault="002E23EB" w:rsidP="00384FCB">
      <w:pPr>
        <w:pStyle w:val="ListParagraph"/>
        <w:numPr>
          <w:ilvl w:val="2"/>
          <w:numId w:val="13"/>
        </w:numPr>
        <w:rPr>
          <w:sz w:val="22"/>
          <w:szCs w:val="22"/>
        </w:rPr>
      </w:pPr>
      <w:r>
        <w:rPr>
          <w:sz w:val="22"/>
          <w:szCs w:val="22"/>
        </w:rPr>
        <w:t>Expiry Date</w:t>
      </w:r>
    </w:p>
    <w:p w14:paraId="59B6AB0C" w14:textId="196DDA7E" w:rsidR="002E23EB" w:rsidRPr="002E23EB" w:rsidRDefault="002E23EB" w:rsidP="002E23EB">
      <w:pPr>
        <w:pStyle w:val="ListParagraph"/>
        <w:numPr>
          <w:ilvl w:val="2"/>
          <w:numId w:val="13"/>
        </w:numPr>
        <w:rPr>
          <w:b/>
          <w:bCs/>
          <w:sz w:val="22"/>
          <w:szCs w:val="22"/>
        </w:rPr>
      </w:pPr>
      <w:r>
        <w:rPr>
          <w:sz w:val="22"/>
          <w:szCs w:val="22"/>
        </w:rPr>
        <w:t>Description</w:t>
      </w:r>
    </w:p>
    <w:p w14:paraId="09A9E7DC" w14:textId="40C6A0D4" w:rsidR="001F4A7A" w:rsidRDefault="00384FCB" w:rsidP="00FB0E43">
      <w:pPr>
        <w:ind w:firstLine="360"/>
        <w:rPr>
          <w:sz w:val="22"/>
          <w:szCs w:val="22"/>
        </w:rPr>
      </w:pPr>
      <w:r w:rsidRPr="002E23EB">
        <w:rPr>
          <w:b/>
          <w:bCs/>
          <w:sz w:val="22"/>
          <w:szCs w:val="22"/>
        </w:rPr>
        <w:t xml:space="preserve">APIs: </w:t>
      </w:r>
      <w:r w:rsidRPr="002E23EB">
        <w:rPr>
          <w:sz w:val="22"/>
          <w:szCs w:val="22"/>
        </w:rPr>
        <w:t xml:space="preserve">The app will invoke the </w:t>
      </w:r>
      <w:r w:rsidR="002E23EB" w:rsidRPr="002E23EB">
        <w:rPr>
          <w:sz w:val="22"/>
          <w:szCs w:val="22"/>
        </w:rPr>
        <w:t>account balance API</w:t>
      </w:r>
      <w:r w:rsidRPr="002E23EB">
        <w:rPr>
          <w:sz w:val="22"/>
          <w:szCs w:val="22"/>
        </w:rPr>
        <w:t xml:space="preserve"> to fetch the </w:t>
      </w:r>
      <w:r w:rsidR="002E23EB" w:rsidRPr="002E23EB">
        <w:rPr>
          <w:sz w:val="22"/>
          <w:szCs w:val="22"/>
        </w:rPr>
        <w:t>account’s available balance</w:t>
      </w:r>
      <w:r w:rsidRPr="002E23EB">
        <w:rPr>
          <w:sz w:val="22"/>
          <w:szCs w:val="22"/>
        </w:rPr>
        <w:t xml:space="preserve">. </w:t>
      </w:r>
    </w:p>
    <w:p w14:paraId="21C16AD1" w14:textId="20F6F196" w:rsidR="009F41C0" w:rsidRDefault="00D36874" w:rsidP="00D36874">
      <w:pPr>
        <w:pStyle w:val="Heading3"/>
        <w:numPr>
          <w:ilvl w:val="2"/>
          <w:numId w:val="4"/>
        </w:numPr>
        <w:rPr>
          <w:sz w:val="24"/>
          <w:szCs w:val="24"/>
        </w:rPr>
      </w:pPr>
      <w:bookmarkStart w:id="47" w:name="_Toc117274591"/>
      <w:r w:rsidRPr="00D36874">
        <w:rPr>
          <w:sz w:val="24"/>
          <w:szCs w:val="24"/>
        </w:rPr>
        <w:t xml:space="preserve">Cardless Cash </w:t>
      </w:r>
      <w:r>
        <w:rPr>
          <w:sz w:val="24"/>
          <w:szCs w:val="24"/>
        </w:rPr>
        <w:t xml:space="preserve">Backend </w:t>
      </w:r>
      <w:r w:rsidRPr="00D36874">
        <w:rPr>
          <w:sz w:val="24"/>
          <w:szCs w:val="24"/>
        </w:rPr>
        <w:t>Validations</w:t>
      </w:r>
      <w:bookmarkEnd w:id="47"/>
    </w:p>
    <w:p w14:paraId="2E2B50E7" w14:textId="6F5BAD0A" w:rsidR="00D36874" w:rsidRDefault="00D36874" w:rsidP="00D36874">
      <w:pPr>
        <w:pStyle w:val="ListParagraph"/>
        <w:numPr>
          <w:ilvl w:val="0"/>
          <w:numId w:val="13"/>
        </w:numPr>
        <w:rPr>
          <w:sz w:val="22"/>
          <w:szCs w:val="22"/>
        </w:rPr>
      </w:pPr>
      <w:r w:rsidRPr="00816B83">
        <w:rPr>
          <w:sz w:val="22"/>
          <w:szCs w:val="22"/>
        </w:rPr>
        <w:t xml:space="preserve">This section is </w:t>
      </w:r>
      <w:r>
        <w:rPr>
          <w:sz w:val="22"/>
          <w:szCs w:val="22"/>
        </w:rPr>
        <w:t>to explain the backend workflow.</w:t>
      </w:r>
    </w:p>
    <w:p w14:paraId="2B0A57CA" w14:textId="2FB67FE4" w:rsidR="00F85FDA" w:rsidRPr="00F85FDA" w:rsidRDefault="00F85FDA" w:rsidP="00F85FDA">
      <w:pPr>
        <w:ind w:firstLine="360"/>
        <w:rPr>
          <w:b/>
          <w:bCs/>
          <w:sz w:val="24"/>
          <w:szCs w:val="24"/>
        </w:rPr>
      </w:pPr>
      <w:r w:rsidRPr="00F85FDA">
        <w:rPr>
          <w:b/>
          <w:bCs/>
          <w:sz w:val="24"/>
          <w:szCs w:val="24"/>
        </w:rPr>
        <w:t>Scenario 1:</w:t>
      </w:r>
    </w:p>
    <w:p w14:paraId="13188AD4" w14:textId="77777777" w:rsidR="000B5D4E" w:rsidRDefault="00D36874" w:rsidP="00D36874">
      <w:pPr>
        <w:pStyle w:val="ListParagraph"/>
        <w:numPr>
          <w:ilvl w:val="0"/>
          <w:numId w:val="13"/>
        </w:numPr>
        <w:rPr>
          <w:sz w:val="22"/>
          <w:szCs w:val="22"/>
        </w:rPr>
      </w:pPr>
      <w:r>
        <w:rPr>
          <w:sz w:val="22"/>
          <w:szCs w:val="22"/>
        </w:rPr>
        <w:t xml:space="preserve">When a user initiates a cardless transaction in ATM, then request will be sent to </w:t>
      </w:r>
      <w:r w:rsidR="000B5D4E">
        <w:rPr>
          <w:sz w:val="22"/>
          <w:szCs w:val="22"/>
        </w:rPr>
        <w:t>MADP to validate the transaction.</w:t>
      </w:r>
    </w:p>
    <w:p w14:paraId="3B6D3982" w14:textId="0A8F35CC" w:rsidR="000B5D4E" w:rsidRDefault="000B5D4E" w:rsidP="00D36874">
      <w:pPr>
        <w:pStyle w:val="ListParagraph"/>
        <w:numPr>
          <w:ilvl w:val="0"/>
          <w:numId w:val="13"/>
        </w:numPr>
        <w:rPr>
          <w:sz w:val="22"/>
          <w:szCs w:val="22"/>
        </w:rPr>
      </w:pPr>
      <w:r>
        <w:rPr>
          <w:sz w:val="22"/>
          <w:szCs w:val="22"/>
        </w:rPr>
        <w:t>The MADP system will perform whether request has valid:</w:t>
      </w:r>
    </w:p>
    <w:p w14:paraId="4BAF4113" w14:textId="111CB201" w:rsidR="000B5D4E" w:rsidRDefault="000B5D4E" w:rsidP="000B5D4E">
      <w:pPr>
        <w:pStyle w:val="ListParagraph"/>
        <w:numPr>
          <w:ilvl w:val="1"/>
          <w:numId w:val="13"/>
        </w:numPr>
        <w:rPr>
          <w:sz w:val="22"/>
          <w:szCs w:val="22"/>
        </w:rPr>
      </w:pPr>
      <w:r>
        <w:rPr>
          <w:sz w:val="22"/>
          <w:szCs w:val="22"/>
        </w:rPr>
        <w:t>Voucher Number</w:t>
      </w:r>
    </w:p>
    <w:p w14:paraId="1A5B527B" w14:textId="77777777" w:rsidR="000B5D4E" w:rsidRDefault="000B5D4E" w:rsidP="000B5D4E">
      <w:pPr>
        <w:pStyle w:val="ListParagraph"/>
        <w:numPr>
          <w:ilvl w:val="1"/>
          <w:numId w:val="13"/>
        </w:numPr>
        <w:rPr>
          <w:sz w:val="22"/>
          <w:szCs w:val="22"/>
        </w:rPr>
      </w:pPr>
      <w:r>
        <w:rPr>
          <w:sz w:val="22"/>
          <w:szCs w:val="22"/>
        </w:rPr>
        <w:t>Mobile Number</w:t>
      </w:r>
    </w:p>
    <w:p w14:paraId="45AB3A91" w14:textId="03084ACE" w:rsidR="000B5D4E" w:rsidRDefault="000B5D4E" w:rsidP="000B5D4E">
      <w:pPr>
        <w:pStyle w:val="ListParagraph"/>
        <w:numPr>
          <w:ilvl w:val="1"/>
          <w:numId w:val="13"/>
        </w:numPr>
        <w:rPr>
          <w:sz w:val="22"/>
          <w:szCs w:val="22"/>
        </w:rPr>
      </w:pPr>
      <w:r>
        <w:rPr>
          <w:sz w:val="22"/>
          <w:szCs w:val="22"/>
        </w:rPr>
        <w:t>Amount</w:t>
      </w:r>
    </w:p>
    <w:p w14:paraId="09FCB39A" w14:textId="4922DE61" w:rsidR="000B5D4E" w:rsidRDefault="000B5D4E" w:rsidP="000B5D4E">
      <w:pPr>
        <w:pStyle w:val="ListParagraph"/>
        <w:numPr>
          <w:ilvl w:val="1"/>
          <w:numId w:val="13"/>
        </w:numPr>
        <w:rPr>
          <w:sz w:val="22"/>
          <w:szCs w:val="22"/>
        </w:rPr>
      </w:pPr>
      <w:r>
        <w:rPr>
          <w:sz w:val="22"/>
          <w:szCs w:val="22"/>
        </w:rPr>
        <w:t>Status – Whether Withdrawn / Active / Expired</w:t>
      </w:r>
    </w:p>
    <w:p w14:paraId="0E1427CA" w14:textId="0E255C52" w:rsidR="000B5D4E" w:rsidRDefault="000B5D4E" w:rsidP="000B5D4E">
      <w:pPr>
        <w:pStyle w:val="ListParagraph"/>
        <w:numPr>
          <w:ilvl w:val="0"/>
          <w:numId w:val="13"/>
        </w:numPr>
        <w:rPr>
          <w:sz w:val="22"/>
          <w:szCs w:val="22"/>
        </w:rPr>
      </w:pPr>
      <w:r>
        <w:rPr>
          <w:sz w:val="22"/>
          <w:szCs w:val="22"/>
        </w:rPr>
        <w:t xml:space="preserve">If the request details are valid, then the </w:t>
      </w:r>
      <w:r w:rsidR="00F85FDA">
        <w:rPr>
          <w:sz w:val="22"/>
          <w:szCs w:val="22"/>
        </w:rPr>
        <w:t>MADP system</w:t>
      </w:r>
      <w:r>
        <w:rPr>
          <w:sz w:val="22"/>
          <w:szCs w:val="22"/>
        </w:rPr>
        <w:t xml:space="preserve"> will </w:t>
      </w:r>
      <w:r w:rsidR="00B37583">
        <w:rPr>
          <w:sz w:val="22"/>
          <w:szCs w:val="22"/>
        </w:rPr>
        <w:t>validate</w:t>
      </w:r>
      <w:r w:rsidR="00F85FDA">
        <w:rPr>
          <w:sz w:val="22"/>
          <w:szCs w:val="22"/>
        </w:rPr>
        <w:t xml:space="preserve"> the following</w:t>
      </w:r>
      <w:r w:rsidR="00B37583">
        <w:rPr>
          <w:sz w:val="22"/>
          <w:szCs w:val="22"/>
        </w:rPr>
        <w:t>:</w:t>
      </w:r>
    </w:p>
    <w:p w14:paraId="55357EFD" w14:textId="66FA6C26" w:rsidR="000B5D4E" w:rsidRDefault="000B5D4E" w:rsidP="000B5D4E">
      <w:pPr>
        <w:pStyle w:val="ListParagraph"/>
        <w:numPr>
          <w:ilvl w:val="1"/>
          <w:numId w:val="13"/>
        </w:numPr>
        <w:rPr>
          <w:sz w:val="22"/>
          <w:szCs w:val="22"/>
        </w:rPr>
      </w:pPr>
      <w:r>
        <w:rPr>
          <w:sz w:val="22"/>
          <w:szCs w:val="22"/>
        </w:rPr>
        <w:t>Account Status</w:t>
      </w:r>
    </w:p>
    <w:p w14:paraId="3013E325" w14:textId="3AE6C182" w:rsidR="000B5D4E" w:rsidRDefault="000B5D4E" w:rsidP="000B5D4E">
      <w:pPr>
        <w:pStyle w:val="ListParagraph"/>
        <w:numPr>
          <w:ilvl w:val="1"/>
          <w:numId w:val="13"/>
        </w:numPr>
        <w:rPr>
          <w:sz w:val="22"/>
          <w:szCs w:val="22"/>
        </w:rPr>
      </w:pPr>
      <w:r>
        <w:rPr>
          <w:sz w:val="22"/>
          <w:szCs w:val="22"/>
        </w:rPr>
        <w:t>Available Balance</w:t>
      </w:r>
    </w:p>
    <w:p w14:paraId="419A6268" w14:textId="7C6083FE" w:rsidR="000B5D4E" w:rsidRDefault="000B5D4E" w:rsidP="000B5D4E">
      <w:pPr>
        <w:pStyle w:val="ListParagraph"/>
        <w:numPr>
          <w:ilvl w:val="0"/>
          <w:numId w:val="13"/>
        </w:numPr>
        <w:rPr>
          <w:sz w:val="22"/>
          <w:szCs w:val="22"/>
        </w:rPr>
      </w:pPr>
      <w:r>
        <w:rPr>
          <w:sz w:val="22"/>
          <w:szCs w:val="22"/>
        </w:rPr>
        <w:lastRenderedPageBreak/>
        <w:t xml:space="preserve">If the validation is success, then app will debit from the account and credit in the Terminal Pool Account and </w:t>
      </w:r>
      <w:r w:rsidR="00F85FDA">
        <w:rPr>
          <w:sz w:val="22"/>
          <w:szCs w:val="22"/>
        </w:rPr>
        <w:t xml:space="preserve">on success response form T24, the MADP system will update the status and </w:t>
      </w:r>
      <w:r>
        <w:rPr>
          <w:sz w:val="22"/>
          <w:szCs w:val="22"/>
        </w:rPr>
        <w:t>then the confirmation will be sent to the NI system.</w:t>
      </w:r>
    </w:p>
    <w:p w14:paraId="6D33DB64" w14:textId="6B1F9CC3" w:rsidR="000B5D4E" w:rsidRDefault="000B5D4E" w:rsidP="000B5D4E">
      <w:pPr>
        <w:pStyle w:val="ListParagraph"/>
        <w:numPr>
          <w:ilvl w:val="0"/>
          <w:numId w:val="13"/>
        </w:numPr>
        <w:rPr>
          <w:sz w:val="22"/>
          <w:szCs w:val="22"/>
        </w:rPr>
      </w:pPr>
      <w:r>
        <w:rPr>
          <w:sz w:val="22"/>
          <w:szCs w:val="22"/>
        </w:rPr>
        <w:t xml:space="preserve">If the validation is failed </w:t>
      </w:r>
      <w:r w:rsidR="00F85FDA">
        <w:rPr>
          <w:sz w:val="22"/>
          <w:szCs w:val="22"/>
        </w:rPr>
        <w:t>for any of the above criteria</w:t>
      </w:r>
      <w:r>
        <w:rPr>
          <w:sz w:val="22"/>
          <w:szCs w:val="22"/>
        </w:rPr>
        <w:t xml:space="preserve">, app will return </w:t>
      </w:r>
      <w:r w:rsidR="00B37583">
        <w:rPr>
          <w:sz w:val="22"/>
          <w:szCs w:val="22"/>
        </w:rPr>
        <w:t>the following</w:t>
      </w:r>
      <w:r>
        <w:rPr>
          <w:sz w:val="22"/>
          <w:szCs w:val="22"/>
        </w:rPr>
        <w:t>:</w:t>
      </w:r>
    </w:p>
    <w:p w14:paraId="79F4882D" w14:textId="416ABA58" w:rsidR="000B5D4E" w:rsidRDefault="000B5D4E" w:rsidP="000B5D4E">
      <w:pPr>
        <w:pStyle w:val="ListParagraph"/>
        <w:numPr>
          <w:ilvl w:val="1"/>
          <w:numId w:val="13"/>
        </w:numPr>
        <w:rPr>
          <w:sz w:val="22"/>
          <w:szCs w:val="22"/>
        </w:rPr>
      </w:pPr>
      <w:r>
        <w:rPr>
          <w:sz w:val="22"/>
          <w:szCs w:val="22"/>
        </w:rPr>
        <w:t>Status - Failed</w:t>
      </w:r>
    </w:p>
    <w:p w14:paraId="43AF916C" w14:textId="77777777" w:rsidR="000B5D4E" w:rsidRPr="000B5D4E" w:rsidRDefault="000B5D4E" w:rsidP="000B5D4E">
      <w:pPr>
        <w:pStyle w:val="ListParagraph"/>
        <w:numPr>
          <w:ilvl w:val="1"/>
          <w:numId w:val="13"/>
        </w:numPr>
        <w:rPr>
          <w:sz w:val="22"/>
          <w:szCs w:val="22"/>
        </w:rPr>
      </w:pPr>
      <w:r>
        <w:rPr>
          <w:sz w:val="22"/>
          <w:szCs w:val="22"/>
        </w:rPr>
        <w:t>Error Code</w:t>
      </w:r>
    </w:p>
    <w:p w14:paraId="093CA03B" w14:textId="453181EA" w:rsidR="000B5D4E" w:rsidRDefault="000B5D4E" w:rsidP="000B5D4E">
      <w:pPr>
        <w:pStyle w:val="ListParagraph"/>
        <w:numPr>
          <w:ilvl w:val="1"/>
          <w:numId w:val="13"/>
        </w:numPr>
        <w:rPr>
          <w:sz w:val="22"/>
          <w:szCs w:val="22"/>
        </w:rPr>
      </w:pPr>
      <w:r>
        <w:rPr>
          <w:sz w:val="22"/>
          <w:szCs w:val="22"/>
        </w:rPr>
        <w:t>Description</w:t>
      </w:r>
    </w:p>
    <w:p w14:paraId="1751D09E" w14:textId="4BDACFFC" w:rsidR="00F85FDA" w:rsidRPr="00F85FDA" w:rsidRDefault="00F85FDA" w:rsidP="00F85FDA">
      <w:pPr>
        <w:ind w:firstLine="360"/>
        <w:rPr>
          <w:sz w:val="22"/>
          <w:szCs w:val="22"/>
        </w:rPr>
      </w:pPr>
      <w:r w:rsidRPr="00F85FDA">
        <w:rPr>
          <w:b/>
          <w:bCs/>
          <w:sz w:val="22"/>
          <w:szCs w:val="22"/>
        </w:rPr>
        <w:t>APIs:</w:t>
      </w:r>
      <w:r>
        <w:rPr>
          <w:sz w:val="22"/>
          <w:szCs w:val="22"/>
        </w:rPr>
        <w:t xml:space="preserve"> The MADP system will expose an API to validate the cardless withdrawal request</w:t>
      </w:r>
    </w:p>
    <w:p w14:paraId="6958575C" w14:textId="627DEBD9" w:rsidR="00F85FDA" w:rsidRPr="00F85FDA" w:rsidRDefault="00F85FDA" w:rsidP="00F85FDA">
      <w:pPr>
        <w:ind w:firstLine="360"/>
        <w:rPr>
          <w:b/>
          <w:bCs/>
          <w:sz w:val="24"/>
          <w:szCs w:val="24"/>
        </w:rPr>
      </w:pPr>
      <w:r w:rsidRPr="00F85FDA">
        <w:rPr>
          <w:b/>
          <w:bCs/>
          <w:sz w:val="24"/>
          <w:szCs w:val="24"/>
        </w:rPr>
        <w:t>Scenario 2:</w:t>
      </w:r>
    </w:p>
    <w:p w14:paraId="090CDD8B" w14:textId="0BB03028" w:rsidR="00F85FDA" w:rsidRDefault="00F85FDA" w:rsidP="00F85FDA">
      <w:pPr>
        <w:pStyle w:val="ListParagraph"/>
        <w:numPr>
          <w:ilvl w:val="0"/>
          <w:numId w:val="13"/>
        </w:numPr>
        <w:rPr>
          <w:sz w:val="22"/>
          <w:szCs w:val="22"/>
        </w:rPr>
      </w:pPr>
      <w:r>
        <w:rPr>
          <w:sz w:val="22"/>
          <w:szCs w:val="22"/>
        </w:rPr>
        <w:t>If the cash disbursement is failed in ATM, then the NI will send a reversal request to MADP system.</w:t>
      </w:r>
    </w:p>
    <w:p w14:paraId="79279EC5" w14:textId="54E298C8" w:rsidR="00F85FDA" w:rsidRDefault="00F85FDA" w:rsidP="00F85FDA">
      <w:pPr>
        <w:pStyle w:val="ListParagraph"/>
        <w:numPr>
          <w:ilvl w:val="0"/>
          <w:numId w:val="13"/>
        </w:numPr>
        <w:rPr>
          <w:sz w:val="22"/>
          <w:szCs w:val="22"/>
        </w:rPr>
      </w:pPr>
      <w:r>
        <w:rPr>
          <w:sz w:val="22"/>
          <w:szCs w:val="22"/>
        </w:rPr>
        <w:t xml:space="preserve">The MADP system will </w:t>
      </w:r>
      <w:r w:rsidR="004B2105">
        <w:rPr>
          <w:sz w:val="22"/>
          <w:szCs w:val="22"/>
        </w:rPr>
        <w:t>reverse</w:t>
      </w:r>
      <w:r>
        <w:rPr>
          <w:sz w:val="22"/>
          <w:szCs w:val="22"/>
        </w:rPr>
        <w:t xml:space="preserve"> the transaction status and then send a reversal request to T24 system to revert the funds back to Debit account and then the confirmation will be sent to the NI system.</w:t>
      </w:r>
    </w:p>
    <w:p w14:paraId="0002F5AA" w14:textId="77777777" w:rsidR="00F85FDA" w:rsidRDefault="00F85FDA" w:rsidP="00F85FDA">
      <w:pPr>
        <w:pStyle w:val="ListParagraph"/>
        <w:numPr>
          <w:ilvl w:val="0"/>
          <w:numId w:val="13"/>
        </w:numPr>
        <w:rPr>
          <w:sz w:val="22"/>
          <w:szCs w:val="22"/>
        </w:rPr>
      </w:pPr>
      <w:r>
        <w:rPr>
          <w:sz w:val="22"/>
          <w:szCs w:val="22"/>
        </w:rPr>
        <w:t>If the validation is failed for any of the above criteria, app will return the following:</w:t>
      </w:r>
    </w:p>
    <w:p w14:paraId="0C97253F" w14:textId="77777777" w:rsidR="00F85FDA" w:rsidRDefault="00F85FDA" w:rsidP="00F85FDA">
      <w:pPr>
        <w:pStyle w:val="ListParagraph"/>
        <w:numPr>
          <w:ilvl w:val="1"/>
          <w:numId w:val="13"/>
        </w:numPr>
        <w:rPr>
          <w:sz w:val="22"/>
          <w:szCs w:val="22"/>
        </w:rPr>
      </w:pPr>
      <w:r>
        <w:rPr>
          <w:sz w:val="22"/>
          <w:szCs w:val="22"/>
        </w:rPr>
        <w:t>Status - Failed</w:t>
      </w:r>
    </w:p>
    <w:p w14:paraId="1D7C94FE" w14:textId="77777777" w:rsidR="00F85FDA" w:rsidRPr="000B5D4E" w:rsidRDefault="00F85FDA" w:rsidP="00F85FDA">
      <w:pPr>
        <w:pStyle w:val="ListParagraph"/>
        <w:numPr>
          <w:ilvl w:val="1"/>
          <w:numId w:val="13"/>
        </w:numPr>
        <w:rPr>
          <w:sz w:val="22"/>
          <w:szCs w:val="22"/>
        </w:rPr>
      </w:pPr>
      <w:r>
        <w:rPr>
          <w:sz w:val="22"/>
          <w:szCs w:val="22"/>
        </w:rPr>
        <w:t>Error Code</w:t>
      </w:r>
    </w:p>
    <w:p w14:paraId="4F6C90F0" w14:textId="77777777" w:rsidR="00F85FDA" w:rsidRDefault="00F85FDA" w:rsidP="00F85FDA">
      <w:pPr>
        <w:pStyle w:val="ListParagraph"/>
        <w:numPr>
          <w:ilvl w:val="1"/>
          <w:numId w:val="13"/>
        </w:numPr>
        <w:rPr>
          <w:sz w:val="22"/>
          <w:szCs w:val="22"/>
        </w:rPr>
      </w:pPr>
      <w:r>
        <w:rPr>
          <w:sz w:val="22"/>
          <w:szCs w:val="22"/>
        </w:rPr>
        <w:t>Description</w:t>
      </w:r>
    </w:p>
    <w:p w14:paraId="50BB2CD5" w14:textId="77777777" w:rsidR="00F85FDA" w:rsidRDefault="00F85FDA" w:rsidP="00F85FDA">
      <w:pPr>
        <w:pStyle w:val="ListParagraph"/>
        <w:numPr>
          <w:ilvl w:val="0"/>
          <w:numId w:val="13"/>
        </w:numPr>
        <w:rPr>
          <w:sz w:val="22"/>
          <w:szCs w:val="22"/>
        </w:rPr>
      </w:pPr>
      <w:r>
        <w:rPr>
          <w:sz w:val="22"/>
          <w:szCs w:val="22"/>
        </w:rPr>
        <w:t>If the validation is failed for any of the above criteria, app will return the following:</w:t>
      </w:r>
    </w:p>
    <w:p w14:paraId="37B3C185" w14:textId="77777777" w:rsidR="00F85FDA" w:rsidRDefault="00F85FDA" w:rsidP="00F85FDA">
      <w:pPr>
        <w:pStyle w:val="ListParagraph"/>
        <w:numPr>
          <w:ilvl w:val="1"/>
          <w:numId w:val="13"/>
        </w:numPr>
        <w:rPr>
          <w:sz w:val="22"/>
          <w:szCs w:val="22"/>
        </w:rPr>
      </w:pPr>
      <w:r>
        <w:rPr>
          <w:sz w:val="22"/>
          <w:szCs w:val="22"/>
        </w:rPr>
        <w:t>Status - Failed</w:t>
      </w:r>
    </w:p>
    <w:p w14:paraId="0613D281" w14:textId="77777777" w:rsidR="00F85FDA" w:rsidRPr="000B5D4E" w:rsidRDefault="00F85FDA" w:rsidP="00F85FDA">
      <w:pPr>
        <w:pStyle w:val="ListParagraph"/>
        <w:numPr>
          <w:ilvl w:val="1"/>
          <w:numId w:val="13"/>
        </w:numPr>
        <w:rPr>
          <w:sz w:val="22"/>
          <w:szCs w:val="22"/>
        </w:rPr>
      </w:pPr>
      <w:r>
        <w:rPr>
          <w:sz w:val="22"/>
          <w:szCs w:val="22"/>
        </w:rPr>
        <w:t>Error Code</w:t>
      </w:r>
    </w:p>
    <w:p w14:paraId="417F4168" w14:textId="77777777" w:rsidR="00F85FDA" w:rsidRDefault="00F85FDA" w:rsidP="00F85FDA">
      <w:pPr>
        <w:pStyle w:val="ListParagraph"/>
        <w:numPr>
          <w:ilvl w:val="1"/>
          <w:numId w:val="13"/>
        </w:numPr>
        <w:rPr>
          <w:sz w:val="22"/>
          <w:szCs w:val="22"/>
        </w:rPr>
      </w:pPr>
      <w:r>
        <w:rPr>
          <w:sz w:val="22"/>
          <w:szCs w:val="22"/>
        </w:rPr>
        <w:t>Description</w:t>
      </w:r>
    </w:p>
    <w:p w14:paraId="1D0494A6" w14:textId="72FA8316" w:rsidR="00D36874" w:rsidRPr="00D36874" w:rsidRDefault="00F85FDA" w:rsidP="00F85FDA">
      <w:pPr>
        <w:ind w:firstLine="360"/>
      </w:pPr>
      <w:r w:rsidRPr="00F85FDA">
        <w:rPr>
          <w:b/>
          <w:bCs/>
          <w:sz w:val="22"/>
          <w:szCs w:val="22"/>
        </w:rPr>
        <w:t>APIs:</w:t>
      </w:r>
      <w:r>
        <w:rPr>
          <w:sz w:val="22"/>
          <w:szCs w:val="22"/>
        </w:rPr>
        <w:t xml:space="preserve"> The MADP system will expose an API to reverse the transaction.</w:t>
      </w:r>
    </w:p>
    <w:p w14:paraId="55286B96" w14:textId="4041D456" w:rsidR="00FA440D" w:rsidRDefault="00FA440D" w:rsidP="00FA440D">
      <w:pPr>
        <w:pStyle w:val="Heading2"/>
        <w:numPr>
          <w:ilvl w:val="1"/>
          <w:numId w:val="4"/>
        </w:numPr>
        <w:rPr>
          <w:sz w:val="24"/>
          <w:szCs w:val="24"/>
        </w:rPr>
      </w:pPr>
      <w:bookmarkStart w:id="48" w:name="_Toc117274592"/>
      <w:r w:rsidRPr="00FA440D">
        <w:rPr>
          <w:sz w:val="24"/>
          <w:szCs w:val="24"/>
        </w:rPr>
        <w:t>Cheque Book Request</w:t>
      </w:r>
      <w:bookmarkEnd w:id="48"/>
    </w:p>
    <w:p w14:paraId="729624D7" w14:textId="39BB9C00" w:rsidR="00FA440D" w:rsidRPr="00816B83" w:rsidRDefault="00FA440D" w:rsidP="00FA440D">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w:t>
      </w:r>
      <w:r>
        <w:rPr>
          <w:sz w:val="22"/>
          <w:szCs w:val="22"/>
        </w:rPr>
        <w:t xml:space="preserve"> Cheque Services -&gt; Cheque Book Request </w:t>
      </w:r>
    </w:p>
    <w:p w14:paraId="6C4C663A" w14:textId="77777777" w:rsidR="00FA440D" w:rsidRDefault="00FA440D" w:rsidP="00FA440D">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request for new cheque book. </w:t>
      </w:r>
    </w:p>
    <w:p w14:paraId="7990D359" w14:textId="3BE5E4A0" w:rsidR="006A2DA1" w:rsidRPr="0010289D" w:rsidRDefault="006A2DA1" w:rsidP="0010289D">
      <w:pPr>
        <w:ind w:left="426"/>
        <w:rPr>
          <w:b/>
          <w:bCs/>
          <w:sz w:val="24"/>
          <w:szCs w:val="24"/>
        </w:rPr>
      </w:pPr>
      <w:r w:rsidRPr="0010289D">
        <w:rPr>
          <w:b/>
          <w:bCs/>
          <w:sz w:val="24"/>
          <w:szCs w:val="24"/>
        </w:rPr>
        <w:t>Screen 1:</w:t>
      </w:r>
    </w:p>
    <w:p w14:paraId="49F36D5E" w14:textId="77777777" w:rsidR="00E004D6" w:rsidRDefault="006A2DA1" w:rsidP="00FA440D">
      <w:pPr>
        <w:pStyle w:val="ListParagraph"/>
        <w:numPr>
          <w:ilvl w:val="0"/>
          <w:numId w:val="13"/>
        </w:numPr>
        <w:rPr>
          <w:sz w:val="22"/>
          <w:szCs w:val="22"/>
        </w:rPr>
      </w:pPr>
      <w:r>
        <w:rPr>
          <w:sz w:val="22"/>
          <w:szCs w:val="22"/>
        </w:rPr>
        <w:t xml:space="preserve">The user needs to select the account for which they need to request cheque book. </w:t>
      </w:r>
    </w:p>
    <w:p w14:paraId="03F5D42B" w14:textId="5036309A" w:rsidR="006A2DA1" w:rsidRDefault="006A2DA1" w:rsidP="00FA440D">
      <w:pPr>
        <w:pStyle w:val="ListParagraph"/>
        <w:numPr>
          <w:ilvl w:val="0"/>
          <w:numId w:val="13"/>
        </w:numPr>
        <w:rPr>
          <w:sz w:val="22"/>
          <w:szCs w:val="22"/>
        </w:rPr>
      </w:pPr>
      <w:r>
        <w:rPr>
          <w:sz w:val="22"/>
          <w:szCs w:val="22"/>
        </w:rPr>
        <w:t>If the customer has only one account, then by default it will be selected and displayed in non-editable mode.</w:t>
      </w:r>
    </w:p>
    <w:p w14:paraId="29DE9D98" w14:textId="54B5881A" w:rsidR="00FA50F3" w:rsidRDefault="00FA50F3" w:rsidP="00FA440D">
      <w:pPr>
        <w:pStyle w:val="ListParagraph"/>
        <w:numPr>
          <w:ilvl w:val="0"/>
          <w:numId w:val="13"/>
        </w:numPr>
        <w:rPr>
          <w:sz w:val="22"/>
          <w:szCs w:val="22"/>
        </w:rPr>
      </w:pPr>
      <w:r>
        <w:rPr>
          <w:sz w:val="22"/>
          <w:szCs w:val="22"/>
        </w:rPr>
        <w:t xml:space="preserve">The </w:t>
      </w:r>
      <w:r w:rsidR="006A2DA1">
        <w:rPr>
          <w:sz w:val="22"/>
          <w:szCs w:val="22"/>
        </w:rPr>
        <w:t xml:space="preserve">user </w:t>
      </w:r>
      <w:r>
        <w:rPr>
          <w:sz w:val="22"/>
          <w:szCs w:val="22"/>
        </w:rPr>
        <w:t>will have the option to select cheque leaf count.</w:t>
      </w:r>
    </w:p>
    <w:p w14:paraId="05103C47" w14:textId="6D54433B" w:rsidR="00FA440D" w:rsidRDefault="00FA50F3" w:rsidP="00FA440D">
      <w:pPr>
        <w:pStyle w:val="ListParagraph"/>
        <w:numPr>
          <w:ilvl w:val="0"/>
          <w:numId w:val="13"/>
        </w:numPr>
        <w:rPr>
          <w:sz w:val="22"/>
          <w:szCs w:val="22"/>
        </w:rPr>
      </w:pPr>
      <w:r>
        <w:rPr>
          <w:sz w:val="22"/>
          <w:szCs w:val="22"/>
        </w:rPr>
        <w:t xml:space="preserve"> </w:t>
      </w:r>
      <w:r w:rsidR="00FA440D">
        <w:rPr>
          <w:sz w:val="22"/>
          <w:szCs w:val="22"/>
        </w:rPr>
        <w:t xml:space="preserve">The </w:t>
      </w:r>
      <w:r w:rsidR="006A2DA1">
        <w:rPr>
          <w:sz w:val="22"/>
          <w:szCs w:val="22"/>
        </w:rPr>
        <w:t xml:space="preserve">user </w:t>
      </w:r>
      <w:r w:rsidR="00FA440D">
        <w:rPr>
          <w:sz w:val="22"/>
          <w:szCs w:val="22"/>
        </w:rPr>
        <w:t>will have the option to request for cheque book to be delivered to home or</w:t>
      </w:r>
      <w:r>
        <w:rPr>
          <w:sz w:val="22"/>
          <w:szCs w:val="22"/>
        </w:rPr>
        <w:t xml:space="preserve"> </w:t>
      </w:r>
      <w:r w:rsidR="00FA440D">
        <w:rPr>
          <w:sz w:val="22"/>
          <w:szCs w:val="22"/>
        </w:rPr>
        <w:t xml:space="preserve">branch. </w:t>
      </w:r>
    </w:p>
    <w:p w14:paraId="34563B1C" w14:textId="74056836" w:rsidR="00FA50F3" w:rsidRDefault="00FA50F3" w:rsidP="00FA50F3">
      <w:pPr>
        <w:pStyle w:val="ListParagraph"/>
        <w:numPr>
          <w:ilvl w:val="1"/>
          <w:numId w:val="13"/>
        </w:numPr>
        <w:rPr>
          <w:sz w:val="22"/>
          <w:szCs w:val="22"/>
        </w:rPr>
      </w:pPr>
      <w:r>
        <w:rPr>
          <w:sz w:val="22"/>
          <w:szCs w:val="22"/>
        </w:rPr>
        <w:t>If customer selects the branch, the list of Al Masraf branches will be populated in dropdown with the account branch selected by default and customer will have the provision to select between other branches.</w:t>
      </w:r>
    </w:p>
    <w:p w14:paraId="0E7BE871" w14:textId="6C05D938" w:rsidR="00FA50F3" w:rsidRDefault="00FA50F3" w:rsidP="00FA50F3">
      <w:pPr>
        <w:pStyle w:val="ListParagraph"/>
        <w:numPr>
          <w:ilvl w:val="1"/>
          <w:numId w:val="13"/>
        </w:numPr>
        <w:rPr>
          <w:sz w:val="22"/>
          <w:szCs w:val="22"/>
        </w:rPr>
      </w:pPr>
      <w:r>
        <w:rPr>
          <w:sz w:val="22"/>
          <w:szCs w:val="22"/>
        </w:rPr>
        <w:t xml:space="preserve">If Customer selects the deliver to home, then the address will be displayed and a quick link to update the address will be provided. </w:t>
      </w:r>
    </w:p>
    <w:p w14:paraId="517F085C" w14:textId="376B17C1" w:rsidR="00FA50F3" w:rsidRDefault="00FA50F3" w:rsidP="00FA50F3">
      <w:pPr>
        <w:pStyle w:val="ListParagraph"/>
        <w:numPr>
          <w:ilvl w:val="2"/>
          <w:numId w:val="13"/>
        </w:numPr>
        <w:rPr>
          <w:sz w:val="22"/>
          <w:szCs w:val="22"/>
        </w:rPr>
      </w:pPr>
      <w:r>
        <w:rPr>
          <w:sz w:val="22"/>
          <w:szCs w:val="22"/>
        </w:rPr>
        <w:lastRenderedPageBreak/>
        <w:t>There should be a disclaimer displaying “Please keep a valid EID card for verification”.</w:t>
      </w:r>
    </w:p>
    <w:p w14:paraId="227B1BDC" w14:textId="23234F59" w:rsidR="00FA50F3" w:rsidRDefault="00FA50F3" w:rsidP="00FA50F3">
      <w:pPr>
        <w:pStyle w:val="ListParagraph"/>
        <w:numPr>
          <w:ilvl w:val="0"/>
          <w:numId w:val="13"/>
        </w:numPr>
        <w:rPr>
          <w:sz w:val="22"/>
          <w:szCs w:val="22"/>
        </w:rPr>
      </w:pPr>
      <w:r>
        <w:rPr>
          <w:sz w:val="22"/>
          <w:szCs w:val="22"/>
        </w:rPr>
        <w:t>The Cheque and delivery charges will be displayed to the customer.</w:t>
      </w:r>
    </w:p>
    <w:p w14:paraId="1CA7D84F" w14:textId="34EF0674" w:rsidR="00FA50F3" w:rsidRDefault="00FA50F3" w:rsidP="00FA50F3">
      <w:pPr>
        <w:pStyle w:val="ListParagraph"/>
        <w:numPr>
          <w:ilvl w:val="0"/>
          <w:numId w:val="13"/>
        </w:numPr>
        <w:rPr>
          <w:sz w:val="22"/>
          <w:szCs w:val="22"/>
        </w:rPr>
      </w:pPr>
      <w:r>
        <w:rPr>
          <w:sz w:val="22"/>
          <w:szCs w:val="22"/>
        </w:rPr>
        <w:t>On request for cheque book, the available balance should be equal to or greater than the cheque charges.</w:t>
      </w:r>
    </w:p>
    <w:p w14:paraId="201A3ADE" w14:textId="68230EF8" w:rsidR="006A2DA1" w:rsidRDefault="006A2DA1" w:rsidP="005436F9">
      <w:pPr>
        <w:pStyle w:val="ListParagraph"/>
        <w:numPr>
          <w:ilvl w:val="0"/>
          <w:numId w:val="13"/>
        </w:numPr>
        <w:rPr>
          <w:sz w:val="22"/>
          <w:szCs w:val="22"/>
        </w:rPr>
      </w:pPr>
      <w:r w:rsidRPr="006A2DA1">
        <w:rPr>
          <w:sz w:val="22"/>
          <w:szCs w:val="22"/>
        </w:rPr>
        <w:t>App will display the TAT for cheque delivery based on configurations.</w:t>
      </w:r>
    </w:p>
    <w:p w14:paraId="24023D87" w14:textId="11DC65B7" w:rsidR="006A2DA1" w:rsidRPr="006A2DA1" w:rsidRDefault="006A2DA1" w:rsidP="005436F9">
      <w:pPr>
        <w:pStyle w:val="ListParagraph"/>
        <w:numPr>
          <w:ilvl w:val="0"/>
          <w:numId w:val="13"/>
        </w:numPr>
        <w:rPr>
          <w:sz w:val="22"/>
          <w:szCs w:val="22"/>
        </w:rPr>
      </w:pPr>
      <w:r>
        <w:rPr>
          <w:sz w:val="22"/>
          <w:szCs w:val="22"/>
        </w:rPr>
        <w:t>The screen includes the following fields:</w:t>
      </w:r>
    </w:p>
    <w:tbl>
      <w:tblPr>
        <w:tblStyle w:val="TableGrid"/>
        <w:tblW w:w="9720" w:type="dxa"/>
        <w:tblInd w:w="715" w:type="dxa"/>
        <w:tblLayout w:type="fixed"/>
        <w:tblLook w:val="04A0" w:firstRow="1" w:lastRow="0" w:firstColumn="1" w:lastColumn="0" w:noHBand="0" w:noVBand="1"/>
      </w:tblPr>
      <w:tblGrid>
        <w:gridCol w:w="630"/>
        <w:gridCol w:w="1980"/>
        <w:gridCol w:w="1080"/>
        <w:gridCol w:w="1170"/>
        <w:gridCol w:w="810"/>
        <w:gridCol w:w="1260"/>
        <w:gridCol w:w="2790"/>
      </w:tblGrid>
      <w:tr w:rsidR="006A2DA1" w14:paraId="7161E17F" w14:textId="77777777" w:rsidTr="006A2DA1">
        <w:tc>
          <w:tcPr>
            <w:tcW w:w="630" w:type="dxa"/>
            <w:shd w:val="clear" w:color="auto" w:fill="DEEAF6" w:themeFill="accent1" w:themeFillTint="33"/>
          </w:tcPr>
          <w:p w14:paraId="0ECA0290" w14:textId="77777777" w:rsidR="006A2DA1" w:rsidRPr="00262A90" w:rsidRDefault="006A2DA1" w:rsidP="005436F9">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76D1071B" w14:textId="77777777" w:rsidR="006A2DA1" w:rsidRPr="00262A90" w:rsidRDefault="006A2DA1" w:rsidP="005436F9">
            <w:pPr>
              <w:rPr>
                <w:rFonts w:cstheme="minorHAnsi"/>
                <w:b/>
                <w:bCs/>
              </w:rPr>
            </w:pPr>
            <w:r w:rsidRPr="00262A90">
              <w:rPr>
                <w:rFonts w:cstheme="minorHAnsi"/>
                <w:b/>
                <w:bCs/>
              </w:rPr>
              <w:t>Field Name</w:t>
            </w:r>
          </w:p>
        </w:tc>
        <w:tc>
          <w:tcPr>
            <w:tcW w:w="1080" w:type="dxa"/>
            <w:shd w:val="clear" w:color="auto" w:fill="DEEAF6" w:themeFill="accent1" w:themeFillTint="33"/>
          </w:tcPr>
          <w:p w14:paraId="4C0A8ADF" w14:textId="77777777" w:rsidR="006A2DA1" w:rsidRPr="00262A90" w:rsidRDefault="006A2DA1" w:rsidP="005436F9">
            <w:pPr>
              <w:rPr>
                <w:rFonts w:cstheme="minorHAnsi"/>
                <w:b/>
                <w:bCs/>
              </w:rPr>
            </w:pPr>
            <w:r w:rsidRPr="00262A90">
              <w:rPr>
                <w:rFonts w:cstheme="minorHAnsi"/>
                <w:b/>
                <w:bCs/>
              </w:rPr>
              <w:t>Data Type</w:t>
            </w:r>
          </w:p>
        </w:tc>
        <w:tc>
          <w:tcPr>
            <w:tcW w:w="1170" w:type="dxa"/>
            <w:shd w:val="clear" w:color="auto" w:fill="DEEAF6" w:themeFill="accent1" w:themeFillTint="33"/>
          </w:tcPr>
          <w:p w14:paraId="4D5332D0" w14:textId="77777777" w:rsidR="006A2DA1" w:rsidRPr="00262A90" w:rsidRDefault="006A2DA1" w:rsidP="005436F9">
            <w:pPr>
              <w:rPr>
                <w:rFonts w:cstheme="minorHAnsi"/>
                <w:b/>
                <w:bCs/>
              </w:rPr>
            </w:pPr>
            <w:r w:rsidRPr="00262A90">
              <w:rPr>
                <w:rFonts w:cstheme="minorHAnsi"/>
                <w:b/>
                <w:bCs/>
              </w:rPr>
              <w:t>Validations</w:t>
            </w:r>
          </w:p>
        </w:tc>
        <w:tc>
          <w:tcPr>
            <w:tcW w:w="810" w:type="dxa"/>
            <w:shd w:val="clear" w:color="auto" w:fill="DEEAF6" w:themeFill="accent1" w:themeFillTint="33"/>
          </w:tcPr>
          <w:p w14:paraId="0BD12FB4" w14:textId="77777777" w:rsidR="006A2DA1" w:rsidRPr="00262A90" w:rsidRDefault="006A2DA1" w:rsidP="005436F9">
            <w:pPr>
              <w:rPr>
                <w:rFonts w:cstheme="minorHAnsi"/>
                <w:b/>
                <w:bCs/>
              </w:rPr>
            </w:pPr>
            <w:r w:rsidRPr="00262A90">
              <w:rPr>
                <w:rFonts w:cstheme="minorHAnsi"/>
                <w:b/>
                <w:bCs/>
              </w:rPr>
              <w:t>Length</w:t>
            </w:r>
          </w:p>
        </w:tc>
        <w:tc>
          <w:tcPr>
            <w:tcW w:w="1260" w:type="dxa"/>
            <w:shd w:val="clear" w:color="auto" w:fill="DEEAF6" w:themeFill="accent1" w:themeFillTint="33"/>
          </w:tcPr>
          <w:p w14:paraId="731FD392" w14:textId="77777777" w:rsidR="006A2DA1" w:rsidRPr="00262A90" w:rsidRDefault="006A2DA1" w:rsidP="005436F9">
            <w:pPr>
              <w:rPr>
                <w:rFonts w:cstheme="minorHAnsi"/>
                <w:b/>
                <w:bCs/>
              </w:rPr>
            </w:pPr>
            <w:r w:rsidRPr="00262A90">
              <w:rPr>
                <w:rFonts w:cstheme="minorHAnsi"/>
                <w:b/>
                <w:bCs/>
              </w:rPr>
              <w:t>Mandatory</w:t>
            </w:r>
          </w:p>
        </w:tc>
        <w:tc>
          <w:tcPr>
            <w:tcW w:w="2790" w:type="dxa"/>
            <w:shd w:val="clear" w:color="auto" w:fill="DEEAF6" w:themeFill="accent1" w:themeFillTint="33"/>
          </w:tcPr>
          <w:p w14:paraId="2704774F" w14:textId="77777777" w:rsidR="006A2DA1" w:rsidRPr="00262A90" w:rsidRDefault="006A2DA1" w:rsidP="005436F9">
            <w:pPr>
              <w:rPr>
                <w:rFonts w:cstheme="minorHAnsi"/>
                <w:b/>
                <w:bCs/>
              </w:rPr>
            </w:pPr>
            <w:r w:rsidRPr="00262A90">
              <w:rPr>
                <w:rFonts w:cstheme="minorHAnsi"/>
                <w:b/>
                <w:bCs/>
              </w:rPr>
              <w:t>Comments</w:t>
            </w:r>
          </w:p>
        </w:tc>
      </w:tr>
      <w:tr w:rsidR="006A2DA1" w14:paraId="70CA16B8" w14:textId="77777777" w:rsidTr="006A2DA1">
        <w:tc>
          <w:tcPr>
            <w:tcW w:w="630" w:type="dxa"/>
          </w:tcPr>
          <w:p w14:paraId="5314B022" w14:textId="77777777" w:rsidR="006A2DA1" w:rsidRPr="005220DB" w:rsidRDefault="006A2DA1" w:rsidP="005436F9">
            <w:pPr>
              <w:rPr>
                <w:rFonts w:cstheme="minorHAnsi"/>
              </w:rPr>
            </w:pPr>
            <w:r w:rsidRPr="005220DB">
              <w:rPr>
                <w:rFonts w:cstheme="minorHAnsi"/>
              </w:rPr>
              <w:t>1</w:t>
            </w:r>
          </w:p>
        </w:tc>
        <w:tc>
          <w:tcPr>
            <w:tcW w:w="1980" w:type="dxa"/>
          </w:tcPr>
          <w:p w14:paraId="5BB5F0E0" w14:textId="77777777" w:rsidR="006A2DA1" w:rsidRPr="005220DB" w:rsidRDefault="006A2DA1" w:rsidP="005436F9">
            <w:pPr>
              <w:rPr>
                <w:rFonts w:cstheme="minorHAnsi"/>
              </w:rPr>
            </w:pPr>
            <w:r>
              <w:rPr>
                <w:rFonts w:cstheme="minorHAnsi"/>
              </w:rPr>
              <w:t xml:space="preserve">Account </w:t>
            </w:r>
            <w:r w:rsidRPr="005220DB">
              <w:rPr>
                <w:rFonts w:cstheme="minorHAnsi"/>
              </w:rPr>
              <w:t>Number</w:t>
            </w:r>
          </w:p>
        </w:tc>
        <w:tc>
          <w:tcPr>
            <w:tcW w:w="1080" w:type="dxa"/>
          </w:tcPr>
          <w:p w14:paraId="6DE6AA1F" w14:textId="77777777" w:rsidR="006A2DA1" w:rsidRPr="005220DB" w:rsidRDefault="006A2DA1" w:rsidP="005436F9">
            <w:pPr>
              <w:rPr>
                <w:rFonts w:cstheme="minorHAnsi"/>
              </w:rPr>
            </w:pPr>
            <w:r>
              <w:rPr>
                <w:rFonts w:cstheme="minorHAnsi"/>
              </w:rPr>
              <w:t>Dropdown</w:t>
            </w:r>
          </w:p>
        </w:tc>
        <w:tc>
          <w:tcPr>
            <w:tcW w:w="1170" w:type="dxa"/>
          </w:tcPr>
          <w:p w14:paraId="7A41565F" w14:textId="77777777" w:rsidR="006A2DA1" w:rsidRPr="005220DB" w:rsidRDefault="006A2DA1" w:rsidP="005436F9">
            <w:pPr>
              <w:rPr>
                <w:rFonts w:cstheme="minorHAnsi"/>
              </w:rPr>
            </w:pPr>
          </w:p>
        </w:tc>
        <w:tc>
          <w:tcPr>
            <w:tcW w:w="810" w:type="dxa"/>
          </w:tcPr>
          <w:p w14:paraId="379B73E5" w14:textId="77777777" w:rsidR="006A2DA1" w:rsidRPr="005220DB" w:rsidRDefault="006A2DA1" w:rsidP="005436F9">
            <w:pPr>
              <w:rPr>
                <w:rFonts w:cstheme="minorHAnsi"/>
              </w:rPr>
            </w:pPr>
          </w:p>
        </w:tc>
        <w:tc>
          <w:tcPr>
            <w:tcW w:w="1260" w:type="dxa"/>
          </w:tcPr>
          <w:p w14:paraId="61B9FBEB" w14:textId="77777777" w:rsidR="006A2DA1" w:rsidRPr="005220DB" w:rsidRDefault="006A2DA1" w:rsidP="005436F9">
            <w:pPr>
              <w:rPr>
                <w:rFonts w:cstheme="minorHAnsi"/>
              </w:rPr>
            </w:pPr>
            <w:r w:rsidRPr="005220DB">
              <w:rPr>
                <w:rFonts w:cstheme="minorHAnsi"/>
              </w:rPr>
              <w:t>Yes</w:t>
            </w:r>
          </w:p>
        </w:tc>
        <w:tc>
          <w:tcPr>
            <w:tcW w:w="2790" w:type="dxa"/>
          </w:tcPr>
          <w:p w14:paraId="37025D82" w14:textId="77777777" w:rsidR="006A2DA1" w:rsidRPr="005220DB" w:rsidRDefault="006A2DA1" w:rsidP="005436F9">
            <w:pPr>
              <w:rPr>
                <w:rFonts w:cstheme="minorHAnsi"/>
              </w:rPr>
            </w:pPr>
          </w:p>
        </w:tc>
      </w:tr>
      <w:tr w:rsidR="006A2DA1" w14:paraId="1B740EB0" w14:textId="77777777" w:rsidTr="006A2DA1">
        <w:tc>
          <w:tcPr>
            <w:tcW w:w="630" w:type="dxa"/>
          </w:tcPr>
          <w:p w14:paraId="4CD488A7" w14:textId="1616129F" w:rsidR="006A2DA1" w:rsidRPr="005220DB" w:rsidRDefault="006A2DA1" w:rsidP="006A2DA1">
            <w:pPr>
              <w:rPr>
                <w:rFonts w:cstheme="minorHAnsi"/>
              </w:rPr>
            </w:pPr>
            <w:r w:rsidRPr="005220DB">
              <w:rPr>
                <w:rFonts w:cstheme="minorHAnsi"/>
              </w:rPr>
              <w:t>2</w:t>
            </w:r>
          </w:p>
        </w:tc>
        <w:tc>
          <w:tcPr>
            <w:tcW w:w="1980" w:type="dxa"/>
          </w:tcPr>
          <w:p w14:paraId="108B46F0" w14:textId="1BF5F261" w:rsidR="006A2DA1" w:rsidRDefault="006A2DA1" w:rsidP="006A2DA1">
            <w:pPr>
              <w:rPr>
                <w:rFonts w:cstheme="minorHAnsi"/>
              </w:rPr>
            </w:pPr>
            <w:r>
              <w:rPr>
                <w:rFonts w:cstheme="minorHAnsi"/>
              </w:rPr>
              <w:t>Available balance</w:t>
            </w:r>
          </w:p>
        </w:tc>
        <w:tc>
          <w:tcPr>
            <w:tcW w:w="1080" w:type="dxa"/>
          </w:tcPr>
          <w:p w14:paraId="4A2D179D" w14:textId="1404375E" w:rsidR="006A2DA1" w:rsidRDefault="006A2DA1" w:rsidP="006A2DA1">
            <w:pPr>
              <w:rPr>
                <w:rFonts w:cstheme="minorHAnsi"/>
              </w:rPr>
            </w:pPr>
            <w:r>
              <w:rPr>
                <w:rFonts w:cstheme="minorHAnsi"/>
              </w:rPr>
              <w:t>Display</w:t>
            </w:r>
          </w:p>
        </w:tc>
        <w:tc>
          <w:tcPr>
            <w:tcW w:w="1170" w:type="dxa"/>
          </w:tcPr>
          <w:p w14:paraId="0F6EA1E2" w14:textId="77777777" w:rsidR="006A2DA1" w:rsidRPr="005220DB" w:rsidRDefault="006A2DA1" w:rsidP="006A2DA1">
            <w:pPr>
              <w:rPr>
                <w:rFonts w:cstheme="minorHAnsi"/>
              </w:rPr>
            </w:pPr>
          </w:p>
        </w:tc>
        <w:tc>
          <w:tcPr>
            <w:tcW w:w="810" w:type="dxa"/>
          </w:tcPr>
          <w:p w14:paraId="22452415" w14:textId="77777777" w:rsidR="006A2DA1" w:rsidRPr="005220DB" w:rsidRDefault="006A2DA1" w:rsidP="006A2DA1">
            <w:pPr>
              <w:rPr>
                <w:rFonts w:cstheme="minorHAnsi"/>
              </w:rPr>
            </w:pPr>
          </w:p>
        </w:tc>
        <w:tc>
          <w:tcPr>
            <w:tcW w:w="1260" w:type="dxa"/>
          </w:tcPr>
          <w:p w14:paraId="51861052" w14:textId="77777777" w:rsidR="006A2DA1" w:rsidRPr="005220DB" w:rsidRDefault="006A2DA1" w:rsidP="006A2DA1">
            <w:pPr>
              <w:rPr>
                <w:rFonts w:cstheme="minorHAnsi"/>
              </w:rPr>
            </w:pPr>
          </w:p>
        </w:tc>
        <w:tc>
          <w:tcPr>
            <w:tcW w:w="2790" w:type="dxa"/>
          </w:tcPr>
          <w:p w14:paraId="1F2CF9B3" w14:textId="77777777" w:rsidR="006A2DA1" w:rsidRPr="005220DB" w:rsidRDefault="006A2DA1" w:rsidP="006A2DA1">
            <w:pPr>
              <w:rPr>
                <w:rFonts w:cstheme="minorHAnsi"/>
              </w:rPr>
            </w:pPr>
          </w:p>
        </w:tc>
      </w:tr>
      <w:tr w:rsidR="006A2DA1" w14:paraId="29059434" w14:textId="77777777" w:rsidTr="006A2DA1">
        <w:tc>
          <w:tcPr>
            <w:tcW w:w="630" w:type="dxa"/>
          </w:tcPr>
          <w:p w14:paraId="13D69086" w14:textId="67D51701" w:rsidR="006A2DA1" w:rsidRPr="005220DB" w:rsidRDefault="006A2DA1" w:rsidP="006A2DA1">
            <w:pPr>
              <w:rPr>
                <w:rFonts w:cstheme="minorHAnsi"/>
              </w:rPr>
            </w:pPr>
            <w:r>
              <w:rPr>
                <w:rFonts w:cstheme="minorHAnsi"/>
              </w:rPr>
              <w:t>3</w:t>
            </w:r>
          </w:p>
        </w:tc>
        <w:tc>
          <w:tcPr>
            <w:tcW w:w="1980" w:type="dxa"/>
          </w:tcPr>
          <w:p w14:paraId="29732BF0" w14:textId="77777777" w:rsidR="006A2DA1" w:rsidRPr="005220DB" w:rsidRDefault="006A2DA1" w:rsidP="006A2DA1">
            <w:pPr>
              <w:rPr>
                <w:rFonts w:cstheme="minorHAnsi"/>
              </w:rPr>
            </w:pPr>
            <w:r>
              <w:rPr>
                <w:rFonts w:cstheme="minorHAnsi"/>
              </w:rPr>
              <w:t xml:space="preserve">No of Cheque Leaves </w:t>
            </w:r>
          </w:p>
        </w:tc>
        <w:tc>
          <w:tcPr>
            <w:tcW w:w="1080" w:type="dxa"/>
          </w:tcPr>
          <w:p w14:paraId="42696610" w14:textId="77777777" w:rsidR="006A2DA1" w:rsidRPr="005220DB" w:rsidRDefault="006A2DA1" w:rsidP="006A2DA1">
            <w:pPr>
              <w:rPr>
                <w:rFonts w:cstheme="minorHAnsi"/>
              </w:rPr>
            </w:pPr>
            <w:r>
              <w:rPr>
                <w:rFonts w:cstheme="minorHAnsi"/>
              </w:rPr>
              <w:t>Radio Button</w:t>
            </w:r>
          </w:p>
        </w:tc>
        <w:tc>
          <w:tcPr>
            <w:tcW w:w="1170" w:type="dxa"/>
          </w:tcPr>
          <w:p w14:paraId="3FF6A9E9" w14:textId="77777777" w:rsidR="006A2DA1" w:rsidRPr="005220DB" w:rsidRDefault="006A2DA1" w:rsidP="006A2DA1">
            <w:pPr>
              <w:rPr>
                <w:rFonts w:cstheme="minorHAnsi"/>
              </w:rPr>
            </w:pPr>
            <w:r>
              <w:rPr>
                <w:rFonts w:cstheme="minorHAnsi"/>
              </w:rPr>
              <w:t>Numeric</w:t>
            </w:r>
          </w:p>
        </w:tc>
        <w:tc>
          <w:tcPr>
            <w:tcW w:w="810" w:type="dxa"/>
          </w:tcPr>
          <w:p w14:paraId="74E138C4" w14:textId="77777777" w:rsidR="006A2DA1" w:rsidRPr="005220DB" w:rsidRDefault="006A2DA1" w:rsidP="006A2DA1">
            <w:pPr>
              <w:rPr>
                <w:rFonts w:cstheme="minorHAnsi"/>
              </w:rPr>
            </w:pPr>
            <w:r>
              <w:rPr>
                <w:rFonts w:cstheme="minorHAnsi"/>
              </w:rPr>
              <w:t>2</w:t>
            </w:r>
          </w:p>
        </w:tc>
        <w:tc>
          <w:tcPr>
            <w:tcW w:w="1260" w:type="dxa"/>
          </w:tcPr>
          <w:p w14:paraId="7F4BB155" w14:textId="77777777" w:rsidR="006A2DA1" w:rsidRPr="005220DB" w:rsidRDefault="006A2DA1" w:rsidP="006A2DA1">
            <w:pPr>
              <w:rPr>
                <w:rFonts w:cstheme="minorHAnsi"/>
              </w:rPr>
            </w:pPr>
            <w:r>
              <w:rPr>
                <w:rFonts w:cstheme="minorHAnsi"/>
              </w:rPr>
              <w:t>Yes</w:t>
            </w:r>
          </w:p>
        </w:tc>
        <w:tc>
          <w:tcPr>
            <w:tcW w:w="2790" w:type="dxa"/>
          </w:tcPr>
          <w:p w14:paraId="15DF0D15" w14:textId="77777777" w:rsidR="006A2DA1" w:rsidRPr="005220DB" w:rsidRDefault="006A2DA1" w:rsidP="006A2DA1">
            <w:pPr>
              <w:rPr>
                <w:rFonts w:cstheme="minorHAnsi"/>
              </w:rPr>
            </w:pPr>
          </w:p>
        </w:tc>
      </w:tr>
      <w:tr w:rsidR="006A2DA1" w14:paraId="55A2B193" w14:textId="77777777" w:rsidTr="006A2DA1">
        <w:tc>
          <w:tcPr>
            <w:tcW w:w="630" w:type="dxa"/>
          </w:tcPr>
          <w:p w14:paraId="561363DC" w14:textId="74E078DF" w:rsidR="006A2DA1" w:rsidRPr="005220DB" w:rsidRDefault="006A2DA1" w:rsidP="006A2DA1">
            <w:pPr>
              <w:rPr>
                <w:rFonts w:cstheme="minorHAnsi"/>
              </w:rPr>
            </w:pPr>
            <w:r>
              <w:rPr>
                <w:rFonts w:cstheme="minorHAnsi"/>
              </w:rPr>
              <w:t>4</w:t>
            </w:r>
          </w:p>
        </w:tc>
        <w:tc>
          <w:tcPr>
            <w:tcW w:w="1980" w:type="dxa"/>
          </w:tcPr>
          <w:p w14:paraId="40EAC803" w14:textId="77777777" w:rsidR="006A2DA1" w:rsidRPr="005220DB" w:rsidRDefault="006A2DA1" w:rsidP="006A2DA1">
            <w:pPr>
              <w:rPr>
                <w:rFonts w:cstheme="minorHAnsi"/>
              </w:rPr>
            </w:pPr>
            <w:r>
              <w:rPr>
                <w:rFonts w:cstheme="minorHAnsi"/>
              </w:rPr>
              <w:t>Delivery Type</w:t>
            </w:r>
          </w:p>
        </w:tc>
        <w:tc>
          <w:tcPr>
            <w:tcW w:w="1080" w:type="dxa"/>
          </w:tcPr>
          <w:p w14:paraId="0A07F3CF" w14:textId="77777777" w:rsidR="006A2DA1" w:rsidRPr="005220DB" w:rsidRDefault="006A2DA1" w:rsidP="006A2DA1">
            <w:pPr>
              <w:rPr>
                <w:rFonts w:cstheme="minorHAnsi"/>
              </w:rPr>
            </w:pPr>
            <w:r>
              <w:rPr>
                <w:rFonts w:cstheme="minorHAnsi"/>
              </w:rPr>
              <w:t>Radio Button</w:t>
            </w:r>
          </w:p>
        </w:tc>
        <w:tc>
          <w:tcPr>
            <w:tcW w:w="1170" w:type="dxa"/>
          </w:tcPr>
          <w:p w14:paraId="03595D63" w14:textId="77777777" w:rsidR="006A2DA1" w:rsidRPr="005220DB" w:rsidRDefault="006A2DA1" w:rsidP="006A2DA1">
            <w:pPr>
              <w:rPr>
                <w:rFonts w:cstheme="minorHAnsi"/>
              </w:rPr>
            </w:pPr>
          </w:p>
        </w:tc>
        <w:tc>
          <w:tcPr>
            <w:tcW w:w="810" w:type="dxa"/>
          </w:tcPr>
          <w:p w14:paraId="1660415C" w14:textId="77777777" w:rsidR="006A2DA1" w:rsidRPr="005220DB" w:rsidRDefault="006A2DA1" w:rsidP="006A2DA1">
            <w:pPr>
              <w:rPr>
                <w:rFonts w:cstheme="minorHAnsi"/>
              </w:rPr>
            </w:pPr>
          </w:p>
        </w:tc>
        <w:tc>
          <w:tcPr>
            <w:tcW w:w="1260" w:type="dxa"/>
          </w:tcPr>
          <w:p w14:paraId="05B82836" w14:textId="77777777" w:rsidR="006A2DA1" w:rsidRPr="005220DB" w:rsidRDefault="006A2DA1" w:rsidP="006A2DA1">
            <w:pPr>
              <w:rPr>
                <w:rFonts w:cstheme="minorHAnsi"/>
              </w:rPr>
            </w:pPr>
            <w:r w:rsidRPr="005220DB">
              <w:rPr>
                <w:rFonts w:cstheme="minorHAnsi"/>
              </w:rPr>
              <w:t>Yes</w:t>
            </w:r>
          </w:p>
        </w:tc>
        <w:tc>
          <w:tcPr>
            <w:tcW w:w="2790" w:type="dxa"/>
          </w:tcPr>
          <w:p w14:paraId="04EB6587" w14:textId="38CCB898" w:rsidR="006A2DA1" w:rsidRPr="005220DB" w:rsidRDefault="006A2DA1" w:rsidP="006A2DA1">
            <w:pPr>
              <w:rPr>
                <w:rFonts w:cstheme="minorHAnsi"/>
              </w:rPr>
            </w:pPr>
            <w:r>
              <w:rPr>
                <w:rFonts w:cstheme="minorHAnsi"/>
              </w:rPr>
              <w:t>Customer will have the option to choose between Branch and Courier</w:t>
            </w:r>
          </w:p>
        </w:tc>
      </w:tr>
      <w:tr w:rsidR="006A2DA1" w14:paraId="472C82F9" w14:textId="77777777" w:rsidTr="006A2DA1">
        <w:tc>
          <w:tcPr>
            <w:tcW w:w="630" w:type="dxa"/>
          </w:tcPr>
          <w:p w14:paraId="5D8343D2" w14:textId="6289F859" w:rsidR="006A2DA1" w:rsidRDefault="006A2DA1" w:rsidP="006A2DA1">
            <w:pPr>
              <w:rPr>
                <w:rFonts w:cstheme="minorHAnsi"/>
              </w:rPr>
            </w:pPr>
            <w:r>
              <w:rPr>
                <w:rFonts w:cstheme="minorHAnsi"/>
              </w:rPr>
              <w:t>5</w:t>
            </w:r>
          </w:p>
        </w:tc>
        <w:tc>
          <w:tcPr>
            <w:tcW w:w="1980" w:type="dxa"/>
          </w:tcPr>
          <w:p w14:paraId="0FCDACF4" w14:textId="77777777" w:rsidR="006A2DA1" w:rsidRDefault="006A2DA1" w:rsidP="006A2DA1">
            <w:pPr>
              <w:rPr>
                <w:rFonts w:cstheme="minorHAnsi"/>
              </w:rPr>
            </w:pPr>
            <w:r>
              <w:rPr>
                <w:rFonts w:cstheme="minorHAnsi"/>
              </w:rPr>
              <w:t>Branch</w:t>
            </w:r>
          </w:p>
        </w:tc>
        <w:tc>
          <w:tcPr>
            <w:tcW w:w="1080" w:type="dxa"/>
          </w:tcPr>
          <w:p w14:paraId="6070C210" w14:textId="77777777" w:rsidR="006A2DA1" w:rsidRPr="005220DB" w:rsidRDefault="006A2DA1" w:rsidP="006A2DA1">
            <w:pPr>
              <w:rPr>
                <w:rFonts w:cstheme="minorHAnsi"/>
              </w:rPr>
            </w:pPr>
            <w:r>
              <w:rPr>
                <w:rFonts w:cstheme="minorHAnsi"/>
              </w:rPr>
              <w:t>Dropdown</w:t>
            </w:r>
          </w:p>
        </w:tc>
        <w:tc>
          <w:tcPr>
            <w:tcW w:w="1170" w:type="dxa"/>
          </w:tcPr>
          <w:p w14:paraId="6BBA4B95" w14:textId="77777777" w:rsidR="006A2DA1" w:rsidRPr="005220DB" w:rsidRDefault="006A2DA1" w:rsidP="006A2DA1">
            <w:pPr>
              <w:rPr>
                <w:rFonts w:cstheme="minorHAnsi"/>
              </w:rPr>
            </w:pPr>
          </w:p>
        </w:tc>
        <w:tc>
          <w:tcPr>
            <w:tcW w:w="810" w:type="dxa"/>
          </w:tcPr>
          <w:p w14:paraId="64F29175" w14:textId="77777777" w:rsidR="006A2DA1" w:rsidRDefault="006A2DA1" w:rsidP="006A2DA1">
            <w:pPr>
              <w:rPr>
                <w:rFonts w:cstheme="minorHAnsi"/>
              </w:rPr>
            </w:pPr>
          </w:p>
        </w:tc>
        <w:tc>
          <w:tcPr>
            <w:tcW w:w="1260" w:type="dxa"/>
          </w:tcPr>
          <w:p w14:paraId="48C318EF" w14:textId="77777777" w:rsidR="006A2DA1" w:rsidRPr="005220DB" w:rsidRDefault="006A2DA1" w:rsidP="006A2DA1">
            <w:pPr>
              <w:rPr>
                <w:rFonts w:cstheme="minorHAnsi"/>
              </w:rPr>
            </w:pPr>
            <w:r>
              <w:rPr>
                <w:rFonts w:cstheme="minorHAnsi"/>
              </w:rPr>
              <w:t>CM</w:t>
            </w:r>
          </w:p>
        </w:tc>
        <w:tc>
          <w:tcPr>
            <w:tcW w:w="2790" w:type="dxa"/>
          </w:tcPr>
          <w:p w14:paraId="7FA06415" w14:textId="6ADB6F86" w:rsidR="006A2DA1" w:rsidRPr="005220DB" w:rsidRDefault="006A2DA1" w:rsidP="006A2DA1">
            <w:pPr>
              <w:rPr>
                <w:rFonts w:cstheme="minorHAnsi"/>
              </w:rPr>
            </w:pPr>
            <w:r>
              <w:rPr>
                <w:rFonts w:cstheme="minorHAnsi"/>
              </w:rPr>
              <w:t>By default, home branch will be selected, and user can change from the dropdown list.</w:t>
            </w:r>
          </w:p>
        </w:tc>
      </w:tr>
      <w:tr w:rsidR="006A2DA1" w14:paraId="0F2FA17B" w14:textId="77777777" w:rsidTr="006A2DA1">
        <w:tc>
          <w:tcPr>
            <w:tcW w:w="630" w:type="dxa"/>
          </w:tcPr>
          <w:p w14:paraId="11A9625A" w14:textId="6209598D" w:rsidR="006A2DA1" w:rsidRDefault="006A2DA1" w:rsidP="006A2DA1">
            <w:pPr>
              <w:rPr>
                <w:rFonts w:cstheme="minorHAnsi"/>
              </w:rPr>
            </w:pPr>
            <w:r>
              <w:rPr>
                <w:rFonts w:cstheme="minorHAnsi"/>
              </w:rPr>
              <w:t>6</w:t>
            </w:r>
          </w:p>
        </w:tc>
        <w:tc>
          <w:tcPr>
            <w:tcW w:w="1980" w:type="dxa"/>
          </w:tcPr>
          <w:p w14:paraId="2A2ECCA5" w14:textId="77777777" w:rsidR="006A2DA1" w:rsidRDefault="006A2DA1" w:rsidP="006A2DA1">
            <w:pPr>
              <w:rPr>
                <w:rFonts w:cstheme="minorHAnsi"/>
              </w:rPr>
            </w:pPr>
            <w:r>
              <w:rPr>
                <w:rFonts w:cstheme="minorHAnsi"/>
              </w:rPr>
              <w:t>Courier</w:t>
            </w:r>
          </w:p>
        </w:tc>
        <w:tc>
          <w:tcPr>
            <w:tcW w:w="1080" w:type="dxa"/>
          </w:tcPr>
          <w:p w14:paraId="606DA763" w14:textId="77777777" w:rsidR="006A2DA1" w:rsidRPr="005220DB" w:rsidRDefault="006A2DA1" w:rsidP="006A2DA1">
            <w:pPr>
              <w:rPr>
                <w:rFonts w:cstheme="minorHAnsi"/>
              </w:rPr>
            </w:pPr>
            <w:r>
              <w:rPr>
                <w:rFonts w:cstheme="minorHAnsi"/>
              </w:rPr>
              <w:t>Display</w:t>
            </w:r>
          </w:p>
        </w:tc>
        <w:tc>
          <w:tcPr>
            <w:tcW w:w="1170" w:type="dxa"/>
          </w:tcPr>
          <w:p w14:paraId="5623E526" w14:textId="77777777" w:rsidR="006A2DA1" w:rsidRPr="005220DB" w:rsidRDefault="006A2DA1" w:rsidP="006A2DA1">
            <w:pPr>
              <w:rPr>
                <w:rFonts w:cstheme="minorHAnsi"/>
              </w:rPr>
            </w:pPr>
            <w:r>
              <w:rPr>
                <w:rFonts w:cstheme="minorHAnsi"/>
              </w:rPr>
              <w:t>NA</w:t>
            </w:r>
          </w:p>
        </w:tc>
        <w:tc>
          <w:tcPr>
            <w:tcW w:w="810" w:type="dxa"/>
          </w:tcPr>
          <w:p w14:paraId="3A1AD3CC" w14:textId="77777777" w:rsidR="006A2DA1" w:rsidRDefault="006A2DA1" w:rsidP="006A2DA1">
            <w:pPr>
              <w:rPr>
                <w:rFonts w:cstheme="minorHAnsi"/>
              </w:rPr>
            </w:pPr>
            <w:r>
              <w:rPr>
                <w:rFonts w:cstheme="minorHAnsi"/>
              </w:rPr>
              <w:t>NA</w:t>
            </w:r>
          </w:p>
        </w:tc>
        <w:tc>
          <w:tcPr>
            <w:tcW w:w="1260" w:type="dxa"/>
          </w:tcPr>
          <w:p w14:paraId="323C0FA7" w14:textId="77777777" w:rsidR="006A2DA1" w:rsidRPr="005220DB" w:rsidRDefault="006A2DA1" w:rsidP="006A2DA1">
            <w:pPr>
              <w:rPr>
                <w:rFonts w:cstheme="minorHAnsi"/>
              </w:rPr>
            </w:pPr>
            <w:r>
              <w:rPr>
                <w:rFonts w:cstheme="minorHAnsi"/>
              </w:rPr>
              <w:t>CM</w:t>
            </w:r>
          </w:p>
        </w:tc>
        <w:tc>
          <w:tcPr>
            <w:tcW w:w="2790" w:type="dxa"/>
          </w:tcPr>
          <w:p w14:paraId="45314BA4" w14:textId="77777777" w:rsidR="006A2DA1" w:rsidRPr="005220DB" w:rsidRDefault="006A2DA1" w:rsidP="006A2DA1">
            <w:pPr>
              <w:rPr>
                <w:rFonts w:cstheme="minorHAnsi"/>
              </w:rPr>
            </w:pPr>
            <w:r>
              <w:rPr>
                <w:rFonts w:cstheme="minorHAnsi"/>
              </w:rPr>
              <w:t>App will display the address fetched from service</w:t>
            </w:r>
          </w:p>
        </w:tc>
      </w:tr>
      <w:tr w:rsidR="006A2DA1" w14:paraId="00FCABB4" w14:textId="77777777" w:rsidTr="006A2DA1">
        <w:tc>
          <w:tcPr>
            <w:tcW w:w="630" w:type="dxa"/>
          </w:tcPr>
          <w:p w14:paraId="3152A96D" w14:textId="1BBD73A8" w:rsidR="006A2DA1" w:rsidRDefault="006A2DA1" w:rsidP="006A2DA1">
            <w:pPr>
              <w:rPr>
                <w:rFonts w:cstheme="minorHAnsi"/>
              </w:rPr>
            </w:pPr>
            <w:r>
              <w:rPr>
                <w:rFonts w:cstheme="minorHAnsi"/>
              </w:rPr>
              <w:t>7</w:t>
            </w:r>
          </w:p>
        </w:tc>
        <w:tc>
          <w:tcPr>
            <w:tcW w:w="1980" w:type="dxa"/>
          </w:tcPr>
          <w:p w14:paraId="4B3A87D9" w14:textId="77777777" w:rsidR="006A2DA1" w:rsidRDefault="006A2DA1" w:rsidP="006A2DA1">
            <w:pPr>
              <w:rPr>
                <w:rFonts w:cstheme="minorHAnsi"/>
              </w:rPr>
            </w:pPr>
            <w:r>
              <w:rPr>
                <w:rFonts w:cstheme="minorHAnsi"/>
              </w:rPr>
              <w:t>Update Address</w:t>
            </w:r>
          </w:p>
        </w:tc>
        <w:tc>
          <w:tcPr>
            <w:tcW w:w="1080" w:type="dxa"/>
          </w:tcPr>
          <w:p w14:paraId="1F7A7417" w14:textId="77777777" w:rsidR="006A2DA1" w:rsidRPr="005220DB" w:rsidRDefault="006A2DA1" w:rsidP="006A2DA1">
            <w:pPr>
              <w:rPr>
                <w:rFonts w:cstheme="minorHAnsi"/>
              </w:rPr>
            </w:pPr>
            <w:r>
              <w:rPr>
                <w:rFonts w:cstheme="minorHAnsi"/>
              </w:rPr>
              <w:t>Button</w:t>
            </w:r>
          </w:p>
        </w:tc>
        <w:tc>
          <w:tcPr>
            <w:tcW w:w="1170" w:type="dxa"/>
          </w:tcPr>
          <w:p w14:paraId="0084FFBA" w14:textId="77777777" w:rsidR="006A2DA1" w:rsidRPr="005220DB" w:rsidRDefault="006A2DA1" w:rsidP="006A2DA1">
            <w:pPr>
              <w:rPr>
                <w:rFonts w:cstheme="minorHAnsi"/>
              </w:rPr>
            </w:pPr>
            <w:r>
              <w:rPr>
                <w:rFonts w:cstheme="minorHAnsi"/>
              </w:rPr>
              <w:t>NA</w:t>
            </w:r>
          </w:p>
        </w:tc>
        <w:tc>
          <w:tcPr>
            <w:tcW w:w="810" w:type="dxa"/>
          </w:tcPr>
          <w:p w14:paraId="09533826" w14:textId="77777777" w:rsidR="006A2DA1" w:rsidRDefault="006A2DA1" w:rsidP="006A2DA1">
            <w:pPr>
              <w:rPr>
                <w:rFonts w:cstheme="minorHAnsi"/>
              </w:rPr>
            </w:pPr>
            <w:r>
              <w:rPr>
                <w:rFonts w:cstheme="minorHAnsi"/>
              </w:rPr>
              <w:t>NA</w:t>
            </w:r>
          </w:p>
        </w:tc>
        <w:tc>
          <w:tcPr>
            <w:tcW w:w="1260" w:type="dxa"/>
          </w:tcPr>
          <w:p w14:paraId="589DB869" w14:textId="77777777" w:rsidR="006A2DA1" w:rsidRPr="005220DB" w:rsidRDefault="006A2DA1" w:rsidP="006A2DA1">
            <w:pPr>
              <w:rPr>
                <w:rFonts w:cstheme="minorHAnsi"/>
              </w:rPr>
            </w:pPr>
            <w:r>
              <w:rPr>
                <w:rFonts w:cstheme="minorHAnsi"/>
              </w:rPr>
              <w:t>NA</w:t>
            </w:r>
          </w:p>
        </w:tc>
        <w:tc>
          <w:tcPr>
            <w:tcW w:w="2790" w:type="dxa"/>
          </w:tcPr>
          <w:p w14:paraId="35B878BD" w14:textId="77777777" w:rsidR="006A2DA1" w:rsidRPr="005220DB" w:rsidRDefault="006A2DA1" w:rsidP="006A2DA1">
            <w:pPr>
              <w:rPr>
                <w:rFonts w:cstheme="minorHAnsi"/>
              </w:rPr>
            </w:pPr>
            <w:r>
              <w:rPr>
                <w:rFonts w:cstheme="minorHAnsi"/>
              </w:rPr>
              <w:t>On click the button, app will redirect to the Update Address section.</w:t>
            </w:r>
          </w:p>
        </w:tc>
      </w:tr>
      <w:tr w:rsidR="006A2DA1" w14:paraId="3D007D9A" w14:textId="77777777" w:rsidTr="006A2DA1">
        <w:tc>
          <w:tcPr>
            <w:tcW w:w="630" w:type="dxa"/>
          </w:tcPr>
          <w:p w14:paraId="7853BEFA" w14:textId="4E0AAA0E" w:rsidR="006A2DA1" w:rsidRDefault="006A2DA1" w:rsidP="006A2DA1">
            <w:pPr>
              <w:rPr>
                <w:rFonts w:cstheme="minorHAnsi"/>
              </w:rPr>
            </w:pPr>
            <w:r>
              <w:rPr>
                <w:rFonts w:cstheme="minorHAnsi"/>
              </w:rPr>
              <w:t>8</w:t>
            </w:r>
          </w:p>
        </w:tc>
        <w:tc>
          <w:tcPr>
            <w:tcW w:w="1980" w:type="dxa"/>
          </w:tcPr>
          <w:p w14:paraId="3FD26B91" w14:textId="42E7E223" w:rsidR="006A2DA1" w:rsidRDefault="006A2DA1" w:rsidP="006A2DA1">
            <w:pPr>
              <w:rPr>
                <w:rFonts w:cstheme="minorHAnsi"/>
              </w:rPr>
            </w:pPr>
            <w:r>
              <w:rPr>
                <w:rFonts w:cstheme="minorHAnsi"/>
              </w:rPr>
              <w:t>Cheque book charges</w:t>
            </w:r>
          </w:p>
        </w:tc>
        <w:tc>
          <w:tcPr>
            <w:tcW w:w="1080" w:type="dxa"/>
          </w:tcPr>
          <w:p w14:paraId="06756A87" w14:textId="77777777" w:rsidR="006A2DA1" w:rsidRDefault="006A2DA1" w:rsidP="006A2DA1">
            <w:pPr>
              <w:rPr>
                <w:rFonts w:cstheme="minorHAnsi"/>
              </w:rPr>
            </w:pPr>
            <w:r>
              <w:rPr>
                <w:rFonts w:cstheme="minorHAnsi"/>
              </w:rPr>
              <w:t>Display</w:t>
            </w:r>
          </w:p>
        </w:tc>
        <w:tc>
          <w:tcPr>
            <w:tcW w:w="1170" w:type="dxa"/>
          </w:tcPr>
          <w:p w14:paraId="30CF10A3" w14:textId="77777777" w:rsidR="006A2DA1" w:rsidRDefault="006A2DA1" w:rsidP="006A2DA1">
            <w:pPr>
              <w:rPr>
                <w:rFonts w:cstheme="minorHAnsi"/>
              </w:rPr>
            </w:pPr>
            <w:r>
              <w:rPr>
                <w:rFonts w:cstheme="minorHAnsi"/>
              </w:rPr>
              <w:t>NA</w:t>
            </w:r>
          </w:p>
        </w:tc>
        <w:tc>
          <w:tcPr>
            <w:tcW w:w="810" w:type="dxa"/>
          </w:tcPr>
          <w:p w14:paraId="12BE04D9" w14:textId="77777777" w:rsidR="006A2DA1" w:rsidRDefault="006A2DA1" w:rsidP="006A2DA1">
            <w:pPr>
              <w:rPr>
                <w:rFonts w:cstheme="minorHAnsi"/>
              </w:rPr>
            </w:pPr>
            <w:r>
              <w:rPr>
                <w:rFonts w:cstheme="minorHAnsi"/>
              </w:rPr>
              <w:t>NA</w:t>
            </w:r>
          </w:p>
        </w:tc>
        <w:tc>
          <w:tcPr>
            <w:tcW w:w="1260" w:type="dxa"/>
          </w:tcPr>
          <w:p w14:paraId="1ECCC530" w14:textId="77777777" w:rsidR="006A2DA1" w:rsidRDefault="006A2DA1" w:rsidP="006A2DA1">
            <w:pPr>
              <w:rPr>
                <w:rFonts w:cstheme="minorHAnsi"/>
              </w:rPr>
            </w:pPr>
            <w:r>
              <w:rPr>
                <w:rFonts w:cstheme="minorHAnsi"/>
              </w:rPr>
              <w:t>NA</w:t>
            </w:r>
          </w:p>
        </w:tc>
        <w:tc>
          <w:tcPr>
            <w:tcW w:w="2790" w:type="dxa"/>
          </w:tcPr>
          <w:p w14:paraId="30B57970" w14:textId="77777777" w:rsidR="006A2DA1" w:rsidRDefault="006A2DA1" w:rsidP="006A2DA1">
            <w:pPr>
              <w:rPr>
                <w:rFonts w:cstheme="minorHAnsi"/>
              </w:rPr>
            </w:pPr>
          </w:p>
        </w:tc>
      </w:tr>
      <w:tr w:rsidR="006A2DA1" w14:paraId="115B1D2E" w14:textId="77777777" w:rsidTr="006A2DA1">
        <w:tc>
          <w:tcPr>
            <w:tcW w:w="630" w:type="dxa"/>
          </w:tcPr>
          <w:p w14:paraId="56DF5476" w14:textId="0A2AB381" w:rsidR="006A2DA1" w:rsidRPr="005220DB" w:rsidRDefault="006A2DA1" w:rsidP="006A2DA1">
            <w:pPr>
              <w:rPr>
                <w:rFonts w:cstheme="minorHAnsi"/>
              </w:rPr>
            </w:pPr>
            <w:r>
              <w:rPr>
                <w:rFonts w:cstheme="minorHAnsi"/>
              </w:rPr>
              <w:t>9</w:t>
            </w:r>
          </w:p>
        </w:tc>
        <w:tc>
          <w:tcPr>
            <w:tcW w:w="1980" w:type="dxa"/>
          </w:tcPr>
          <w:p w14:paraId="50B812B3" w14:textId="77777777" w:rsidR="006A2DA1" w:rsidRPr="005220DB" w:rsidRDefault="006A2DA1" w:rsidP="006A2DA1">
            <w:pPr>
              <w:rPr>
                <w:rFonts w:cstheme="minorHAnsi"/>
              </w:rPr>
            </w:pPr>
            <w:r>
              <w:rPr>
                <w:rFonts w:cstheme="minorHAnsi"/>
              </w:rPr>
              <w:t>Cancel</w:t>
            </w:r>
          </w:p>
        </w:tc>
        <w:tc>
          <w:tcPr>
            <w:tcW w:w="1080" w:type="dxa"/>
          </w:tcPr>
          <w:p w14:paraId="40B24314" w14:textId="77777777" w:rsidR="006A2DA1" w:rsidRPr="005220DB" w:rsidRDefault="006A2DA1" w:rsidP="006A2DA1">
            <w:pPr>
              <w:rPr>
                <w:rFonts w:cstheme="minorHAnsi"/>
              </w:rPr>
            </w:pPr>
            <w:r>
              <w:rPr>
                <w:rFonts w:cstheme="minorHAnsi"/>
              </w:rPr>
              <w:t>Button</w:t>
            </w:r>
          </w:p>
        </w:tc>
        <w:tc>
          <w:tcPr>
            <w:tcW w:w="1170" w:type="dxa"/>
          </w:tcPr>
          <w:p w14:paraId="30BAF35C" w14:textId="77777777" w:rsidR="006A2DA1" w:rsidRPr="005220DB" w:rsidRDefault="006A2DA1" w:rsidP="006A2DA1">
            <w:pPr>
              <w:rPr>
                <w:rFonts w:cstheme="minorHAnsi"/>
              </w:rPr>
            </w:pPr>
            <w:r>
              <w:rPr>
                <w:rFonts w:cstheme="minorHAnsi"/>
              </w:rPr>
              <w:t>NA</w:t>
            </w:r>
          </w:p>
        </w:tc>
        <w:tc>
          <w:tcPr>
            <w:tcW w:w="810" w:type="dxa"/>
          </w:tcPr>
          <w:p w14:paraId="0F16CEFE" w14:textId="77777777" w:rsidR="006A2DA1" w:rsidRPr="005220DB" w:rsidRDefault="006A2DA1" w:rsidP="006A2DA1">
            <w:pPr>
              <w:rPr>
                <w:rFonts w:cstheme="minorHAnsi"/>
              </w:rPr>
            </w:pPr>
            <w:r>
              <w:rPr>
                <w:rFonts w:cstheme="minorHAnsi"/>
              </w:rPr>
              <w:t>NA</w:t>
            </w:r>
          </w:p>
        </w:tc>
        <w:tc>
          <w:tcPr>
            <w:tcW w:w="1260" w:type="dxa"/>
          </w:tcPr>
          <w:p w14:paraId="790F8D15" w14:textId="77777777" w:rsidR="006A2DA1" w:rsidRPr="005220DB" w:rsidRDefault="006A2DA1" w:rsidP="006A2DA1">
            <w:pPr>
              <w:rPr>
                <w:rFonts w:cstheme="minorHAnsi"/>
              </w:rPr>
            </w:pPr>
            <w:r>
              <w:rPr>
                <w:rFonts w:cstheme="minorHAnsi"/>
              </w:rPr>
              <w:t>No</w:t>
            </w:r>
          </w:p>
        </w:tc>
        <w:tc>
          <w:tcPr>
            <w:tcW w:w="2790" w:type="dxa"/>
          </w:tcPr>
          <w:p w14:paraId="64A46247" w14:textId="77777777" w:rsidR="006A2DA1" w:rsidRPr="005220DB" w:rsidRDefault="006A2DA1" w:rsidP="006A2DA1">
            <w:pPr>
              <w:rPr>
                <w:rFonts w:cstheme="minorHAnsi"/>
              </w:rPr>
            </w:pPr>
          </w:p>
        </w:tc>
      </w:tr>
      <w:tr w:rsidR="006A2DA1" w14:paraId="65B4EA1C" w14:textId="77777777" w:rsidTr="006A2DA1">
        <w:tc>
          <w:tcPr>
            <w:tcW w:w="630" w:type="dxa"/>
          </w:tcPr>
          <w:p w14:paraId="6F7B29F3" w14:textId="4788B808" w:rsidR="006A2DA1" w:rsidRPr="005220DB" w:rsidRDefault="006A2DA1" w:rsidP="006A2DA1">
            <w:pPr>
              <w:rPr>
                <w:rFonts w:cstheme="minorHAnsi"/>
              </w:rPr>
            </w:pPr>
            <w:r>
              <w:rPr>
                <w:rFonts w:cstheme="minorHAnsi"/>
              </w:rPr>
              <w:t>10</w:t>
            </w:r>
          </w:p>
        </w:tc>
        <w:tc>
          <w:tcPr>
            <w:tcW w:w="1980" w:type="dxa"/>
          </w:tcPr>
          <w:p w14:paraId="630550FA" w14:textId="77777777" w:rsidR="006A2DA1" w:rsidRPr="005220DB" w:rsidRDefault="006A2DA1" w:rsidP="006A2DA1">
            <w:pPr>
              <w:rPr>
                <w:rFonts w:cstheme="minorHAnsi"/>
              </w:rPr>
            </w:pPr>
            <w:r>
              <w:rPr>
                <w:rFonts w:cstheme="minorHAnsi"/>
              </w:rPr>
              <w:t>Continue</w:t>
            </w:r>
          </w:p>
        </w:tc>
        <w:tc>
          <w:tcPr>
            <w:tcW w:w="1080" w:type="dxa"/>
          </w:tcPr>
          <w:p w14:paraId="5E0070D8" w14:textId="77777777" w:rsidR="006A2DA1" w:rsidRPr="005220DB" w:rsidRDefault="006A2DA1" w:rsidP="006A2DA1">
            <w:pPr>
              <w:rPr>
                <w:rFonts w:cstheme="minorHAnsi"/>
              </w:rPr>
            </w:pPr>
            <w:r>
              <w:rPr>
                <w:rFonts w:cstheme="minorHAnsi"/>
              </w:rPr>
              <w:t>Button</w:t>
            </w:r>
          </w:p>
        </w:tc>
        <w:tc>
          <w:tcPr>
            <w:tcW w:w="1170" w:type="dxa"/>
          </w:tcPr>
          <w:p w14:paraId="61FD8EF2" w14:textId="77777777" w:rsidR="006A2DA1" w:rsidRPr="005220DB" w:rsidRDefault="006A2DA1" w:rsidP="006A2DA1">
            <w:pPr>
              <w:rPr>
                <w:rFonts w:cstheme="minorHAnsi"/>
              </w:rPr>
            </w:pPr>
            <w:r>
              <w:rPr>
                <w:rFonts w:cstheme="minorHAnsi"/>
              </w:rPr>
              <w:t>NA</w:t>
            </w:r>
          </w:p>
        </w:tc>
        <w:tc>
          <w:tcPr>
            <w:tcW w:w="810" w:type="dxa"/>
          </w:tcPr>
          <w:p w14:paraId="5761D2B3" w14:textId="77777777" w:rsidR="006A2DA1" w:rsidRPr="005220DB" w:rsidRDefault="006A2DA1" w:rsidP="006A2DA1">
            <w:pPr>
              <w:rPr>
                <w:rFonts w:cstheme="minorHAnsi"/>
              </w:rPr>
            </w:pPr>
            <w:r>
              <w:rPr>
                <w:rFonts w:cstheme="minorHAnsi"/>
              </w:rPr>
              <w:t>NA</w:t>
            </w:r>
          </w:p>
        </w:tc>
        <w:tc>
          <w:tcPr>
            <w:tcW w:w="1260" w:type="dxa"/>
          </w:tcPr>
          <w:p w14:paraId="5EDCEF5F" w14:textId="77777777" w:rsidR="006A2DA1" w:rsidRPr="005220DB" w:rsidRDefault="006A2DA1" w:rsidP="006A2DA1">
            <w:pPr>
              <w:rPr>
                <w:rFonts w:cstheme="minorHAnsi"/>
              </w:rPr>
            </w:pPr>
            <w:r>
              <w:rPr>
                <w:rFonts w:cstheme="minorHAnsi"/>
              </w:rPr>
              <w:t>No</w:t>
            </w:r>
          </w:p>
        </w:tc>
        <w:tc>
          <w:tcPr>
            <w:tcW w:w="2790" w:type="dxa"/>
          </w:tcPr>
          <w:p w14:paraId="5CD80140" w14:textId="77777777" w:rsidR="006A2DA1" w:rsidRPr="005220DB" w:rsidRDefault="006A2DA1" w:rsidP="006A2DA1">
            <w:pPr>
              <w:rPr>
                <w:rFonts w:cstheme="minorHAnsi"/>
              </w:rPr>
            </w:pPr>
          </w:p>
        </w:tc>
      </w:tr>
    </w:tbl>
    <w:p w14:paraId="387BB28C" w14:textId="14AEB87D" w:rsidR="00FA440D" w:rsidRPr="00383CBF" w:rsidRDefault="00383CBF" w:rsidP="00383CBF">
      <w:pPr>
        <w:ind w:firstLine="360"/>
        <w:rPr>
          <w:b/>
          <w:bCs/>
          <w:sz w:val="22"/>
          <w:szCs w:val="22"/>
        </w:rPr>
      </w:pPr>
      <w:r w:rsidRPr="00383CBF">
        <w:rPr>
          <w:b/>
          <w:bCs/>
          <w:sz w:val="22"/>
          <w:szCs w:val="22"/>
        </w:rPr>
        <w:t>Validations:</w:t>
      </w:r>
    </w:p>
    <w:p w14:paraId="0219809C" w14:textId="2CB03721" w:rsidR="00383CBF" w:rsidRPr="00383CBF" w:rsidRDefault="00383CBF" w:rsidP="00383CBF">
      <w:pPr>
        <w:pStyle w:val="ListParagraph"/>
        <w:numPr>
          <w:ilvl w:val="0"/>
          <w:numId w:val="13"/>
        </w:numPr>
        <w:rPr>
          <w:sz w:val="22"/>
          <w:szCs w:val="22"/>
        </w:rPr>
      </w:pPr>
      <w:r w:rsidRPr="00383CBF">
        <w:rPr>
          <w:sz w:val="22"/>
          <w:szCs w:val="22"/>
        </w:rPr>
        <w:t xml:space="preserve">If account not older than 6 months, </w:t>
      </w:r>
      <w:r>
        <w:rPr>
          <w:sz w:val="22"/>
          <w:szCs w:val="22"/>
        </w:rPr>
        <w:t>user</w:t>
      </w:r>
      <w:r w:rsidRPr="00383CBF">
        <w:rPr>
          <w:sz w:val="22"/>
          <w:szCs w:val="22"/>
        </w:rPr>
        <w:t xml:space="preserve"> can select cheque book with 10 </w:t>
      </w:r>
      <w:r>
        <w:rPr>
          <w:sz w:val="22"/>
          <w:szCs w:val="22"/>
        </w:rPr>
        <w:t>leaves</w:t>
      </w:r>
      <w:r w:rsidRPr="00383CBF">
        <w:rPr>
          <w:sz w:val="22"/>
          <w:szCs w:val="22"/>
        </w:rPr>
        <w:t>.</w:t>
      </w:r>
    </w:p>
    <w:p w14:paraId="5FA582BE" w14:textId="760B9E5D" w:rsidR="00383CBF" w:rsidRPr="00383CBF" w:rsidRDefault="00383CBF" w:rsidP="00383CBF">
      <w:pPr>
        <w:pStyle w:val="ListParagraph"/>
        <w:numPr>
          <w:ilvl w:val="0"/>
          <w:numId w:val="13"/>
        </w:numPr>
        <w:rPr>
          <w:sz w:val="22"/>
          <w:szCs w:val="22"/>
        </w:rPr>
      </w:pPr>
      <w:r w:rsidRPr="00383CBF">
        <w:rPr>
          <w:sz w:val="22"/>
          <w:szCs w:val="22"/>
        </w:rPr>
        <w:t xml:space="preserve">If customer older than 6 months, </w:t>
      </w:r>
      <w:r>
        <w:rPr>
          <w:sz w:val="22"/>
          <w:szCs w:val="22"/>
        </w:rPr>
        <w:t>user</w:t>
      </w:r>
      <w:r w:rsidRPr="00383CBF">
        <w:rPr>
          <w:sz w:val="22"/>
          <w:szCs w:val="22"/>
        </w:rPr>
        <w:t xml:space="preserve"> can select cheque book with 25 or 50 </w:t>
      </w:r>
      <w:r>
        <w:rPr>
          <w:sz w:val="22"/>
          <w:szCs w:val="22"/>
        </w:rPr>
        <w:t>leaves.</w:t>
      </w:r>
    </w:p>
    <w:p w14:paraId="263FCC90" w14:textId="1B0B8FD7" w:rsidR="006A2DA1" w:rsidRPr="0010289D" w:rsidRDefault="006A2DA1" w:rsidP="0010289D">
      <w:pPr>
        <w:ind w:left="426"/>
        <w:rPr>
          <w:b/>
          <w:bCs/>
          <w:sz w:val="24"/>
          <w:szCs w:val="24"/>
        </w:rPr>
      </w:pPr>
      <w:r w:rsidRPr="0010289D">
        <w:rPr>
          <w:b/>
          <w:bCs/>
          <w:sz w:val="24"/>
          <w:szCs w:val="24"/>
        </w:rPr>
        <w:t>Screen 2:</w:t>
      </w:r>
    </w:p>
    <w:p w14:paraId="6F302D1E" w14:textId="301FE384" w:rsidR="006A2DA1" w:rsidRDefault="006A2DA1" w:rsidP="006A2DA1">
      <w:pPr>
        <w:pStyle w:val="ListParagraph"/>
        <w:numPr>
          <w:ilvl w:val="0"/>
          <w:numId w:val="13"/>
        </w:numPr>
        <w:rPr>
          <w:sz w:val="22"/>
          <w:szCs w:val="22"/>
        </w:rPr>
      </w:pPr>
      <w:r>
        <w:rPr>
          <w:sz w:val="22"/>
          <w:szCs w:val="22"/>
        </w:rPr>
        <w:t>This section is for the user to confirm the request, where all the details entered in the previous screen will be displayed.</w:t>
      </w:r>
    </w:p>
    <w:tbl>
      <w:tblPr>
        <w:tblStyle w:val="TableGrid"/>
        <w:tblW w:w="9720" w:type="dxa"/>
        <w:tblInd w:w="715" w:type="dxa"/>
        <w:tblLayout w:type="fixed"/>
        <w:tblLook w:val="04A0" w:firstRow="1" w:lastRow="0" w:firstColumn="1" w:lastColumn="0" w:noHBand="0" w:noVBand="1"/>
      </w:tblPr>
      <w:tblGrid>
        <w:gridCol w:w="630"/>
        <w:gridCol w:w="1980"/>
        <w:gridCol w:w="1080"/>
        <w:gridCol w:w="1170"/>
        <w:gridCol w:w="810"/>
        <w:gridCol w:w="1260"/>
        <w:gridCol w:w="2790"/>
      </w:tblGrid>
      <w:tr w:rsidR="006A2DA1" w14:paraId="10EA97BB" w14:textId="77777777" w:rsidTr="005436F9">
        <w:tc>
          <w:tcPr>
            <w:tcW w:w="630" w:type="dxa"/>
            <w:shd w:val="clear" w:color="auto" w:fill="DEEAF6" w:themeFill="accent1" w:themeFillTint="33"/>
          </w:tcPr>
          <w:p w14:paraId="0E86795D" w14:textId="77777777" w:rsidR="006A2DA1" w:rsidRPr="00262A90" w:rsidRDefault="006A2DA1" w:rsidP="005436F9">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57EA8F1E" w14:textId="77777777" w:rsidR="006A2DA1" w:rsidRPr="00262A90" w:rsidRDefault="006A2DA1" w:rsidP="005436F9">
            <w:pPr>
              <w:rPr>
                <w:rFonts w:cstheme="minorHAnsi"/>
                <w:b/>
                <w:bCs/>
              </w:rPr>
            </w:pPr>
            <w:r w:rsidRPr="00262A90">
              <w:rPr>
                <w:rFonts w:cstheme="minorHAnsi"/>
                <w:b/>
                <w:bCs/>
              </w:rPr>
              <w:t>Field Name</w:t>
            </w:r>
          </w:p>
        </w:tc>
        <w:tc>
          <w:tcPr>
            <w:tcW w:w="1080" w:type="dxa"/>
            <w:shd w:val="clear" w:color="auto" w:fill="DEEAF6" w:themeFill="accent1" w:themeFillTint="33"/>
          </w:tcPr>
          <w:p w14:paraId="5C8163CA" w14:textId="77777777" w:rsidR="006A2DA1" w:rsidRPr="00262A90" w:rsidRDefault="006A2DA1" w:rsidP="005436F9">
            <w:pPr>
              <w:rPr>
                <w:rFonts w:cstheme="minorHAnsi"/>
                <w:b/>
                <w:bCs/>
              </w:rPr>
            </w:pPr>
            <w:r w:rsidRPr="00262A90">
              <w:rPr>
                <w:rFonts w:cstheme="minorHAnsi"/>
                <w:b/>
                <w:bCs/>
              </w:rPr>
              <w:t>Data Type</w:t>
            </w:r>
          </w:p>
        </w:tc>
        <w:tc>
          <w:tcPr>
            <w:tcW w:w="1170" w:type="dxa"/>
            <w:shd w:val="clear" w:color="auto" w:fill="DEEAF6" w:themeFill="accent1" w:themeFillTint="33"/>
          </w:tcPr>
          <w:p w14:paraId="6ADE19D1" w14:textId="77777777" w:rsidR="006A2DA1" w:rsidRPr="00262A90" w:rsidRDefault="006A2DA1" w:rsidP="005436F9">
            <w:pPr>
              <w:rPr>
                <w:rFonts w:cstheme="minorHAnsi"/>
                <w:b/>
                <w:bCs/>
              </w:rPr>
            </w:pPr>
            <w:r w:rsidRPr="00262A90">
              <w:rPr>
                <w:rFonts w:cstheme="minorHAnsi"/>
                <w:b/>
                <w:bCs/>
              </w:rPr>
              <w:t>Validations</w:t>
            </w:r>
          </w:p>
        </w:tc>
        <w:tc>
          <w:tcPr>
            <w:tcW w:w="810" w:type="dxa"/>
            <w:shd w:val="clear" w:color="auto" w:fill="DEEAF6" w:themeFill="accent1" w:themeFillTint="33"/>
          </w:tcPr>
          <w:p w14:paraId="6591542B" w14:textId="77777777" w:rsidR="006A2DA1" w:rsidRPr="00262A90" w:rsidRDefault="006A2DA1" w:rsidP="005436F9">
            <w:pPr>
              <w:rPr>
                <w:rFonts w:cstheme="minorHAnsi"/>
                <w:b/>
                <w:bCs/>
              </w:rPr>
            </w:pPr>
            <w:r w:rsidRPr="00262A90">
              <w:rPr>
                <w:rFonts w:cstheme="minorHAnsi"/>
                <w:b/>
                <w:bCs/>
              </w:rPr>
              <w:t>Length</w:t>
            </w:r>
          </w:p>
        </w:tc>
        <w:tc>
          <w:tcPr>
            <w:tcW w:w="1260" w:type="dxa"/>
            <w:shd w:val="clear" w:color="auto" w:fill="DEEAF6" w:themeFill="accent1" w:themeFillTint="33"/>
          </w:tcPr>
          <w:p w14:paraId="1356EF88" w14:textId="77777777" w:rsidR="006A2DA1" w:rsidRPr="00262A90" w:rsidRDefault="006A2DA1" w:rsidP="005436F9">
            <w:pPr>
              <w:rPr>
                <w:rFonts w:cstheme="minorHAnsi"/>
                <w:b/>
                <w:bCs/>
              </w:rPr>
            </w:pPr>
            <w:r w:rsidRPr="00262A90">
              <w:rPr>
                <w:rFonts w:cstheme="minorHAnsi"/>
                <w:b/>
                <w:bCs/>
              </w:rPr>
              <w:t>Mandatory</w:t>
            </w:r>
          </w:p>
        </w:tc>
        <w:tc>
          <w:tcPr>
            <w:tcW w:w="2790" w:type="dxa"/>
            <w:shd w:val="clear" w:color="auto" w:fill="DEEAF6" w:themeFill="accent1" w:themeFillTint="33"/>
          </w:tcPr>
          <w:p w14:paraId="092FFC31" w14:textId="77777777" w:rsidR="006A2DA1" w:rsidRPr="00262A90" w:rsidRDefault="006A2DA1" w:rsidP="005436F9">
            <w:pPr>
              <w:rPr>
                <w:rFonts w:cstheme="minorHAnsi"/>
                <w:b/>
                <w:bCs/>
              </w:rPr>
            </w:pPr>
            <w:r w:rsidRPr="00262A90">
              <w:rPr>
                <w:rFonts w:cstheme="minorHAnsi"/>
                <w:b/>
                <w:bCs/>
              </w:rPr>
              <w:t>Comments</w:t>
            </w:r>
          </w:p>
        </w:tc>
      </w:tr>
      <w:tr w:rsidR="006A2DA1" w14:paraId="44143303" w14:textId="77777777" w:rsidTr="005436F9">
        <w:tc>
          <w:tcPr>
            <w:tcW w:w="630" w:type="dxa"/>
          </w:tcPr>
          <w:p w14:paraId="12CB8FB1" w14:textId="77777777" w:rsidR="006A2DA1" w:rsidRPr="005220DB" w:rsidRDefault="006A2DA1" w:rsidP="005436F9">
            <w:pPr>
              <w:rPr>
                <w:rFonts w:cstheme="minorHAnsi"/>
              </w:rPr>
            </w:pPr>
            <w:r w:rsidRPr="005220DB">
              <w:rPr>
                <w:rFonts w:cstheme="minorHAnsi"/>
              </w:rPr>
              <w:t>1</w:t>
            </w:r>
          </w:p>
        </w:tc>
        <w:tc>
          <w:tcPr>
            <w:tcW w:w="1980" w:type="dxa"/>
          </w:tcPr>
          <w:p w14:paraId="265439F7" w14:textId="77777777" w:rsidR="006A2DA1" w:rsidRPr="005220DB" w:rsidRDefault="006A2DA1" w:rsidP="005436F9">
            <w:pPr>
              <w:rPr>
                <w:rFonts w:cstheme="minorHAnsi"/>
              </w:rPr>
            </w:pPr>
            <w:r>
              <w:rPr>
                <w:rFonts w:cstheme="minorHAnsi"/>
              </w:rPr>
              <w:t xml:space="preserve">Account </w:t>
            </w:r>
            <w:r w:rsidRPr="005220DB">
              <w:rPr>
                <w:rFonts w:cstheme="minorHAnsi"/>
              </w:rPr>
              <w:t>Number</w:t>
            </w:r>
          </w:p>
        </w:tc>
        <w:tc>
          <w:tcPr>
            <w:tcW w:w="1080" w:type="dxa"/>
          </w:tcPr>
          <w:p w14:paraId="08408935" w14:textId="40683724" w:rsidR="006A2DA1" w:rsidRPr="005220DB" w:rsidRDefault="006A2DA1" w:rsidP="005436F9">
            <w:pPr>
              <w:rPr>
                <w:rFonts w:cstheme="minorHAnsi"/>
              </w:rPr>
            </w:pPr>
            <w:r>
              <w:rPr>
                <w:rFonts w:cstheme="minorHAnsi"/>
              </w:rPr>
              <w:t>Display</w:t>
            </w:r>
          </w:p>
        </w:tc>
        <w:tc>
          <w:tcPr>
            <w:tcW w:w="1170" w:type="dxa"/>
          </w:tcPr>
          <w:p w14:paraId="2EDC6CE1" w14:textId="77777777" w:rsidR="006A2DA1" w:rsidRPr="005220DB" w:rsidRDefault="006A2DA1" w:rsidP="005436F9">
            <w:pPr>
              <w:rPr>
                <w:rFonts w:cstheme="minorHAnsi"/>
              </w:rPr>
            </w:pPr>
          </w:p>
        </w:tc>
        <w:tc>
          <w:tcPr>
            <w:tcW w:w="810" w:type="dxa"/>
          </w:tcPr>
          <w:p w14:paraId="5949B72C" w14:textId="77777777" w:rsidR="006A2DA1" w:rsidRPr="005220DB" w:rsidRDefault="006A2DA1" w:rsidP="005436F9">
            <w:pPr>
              <w:rPr>
                <w:rFonts w:cstheme="minorHAnsi"/>
              </w:rPr>
            </w:pPr>
          </w:p>
        </w:tc>
        <w:tc>
          <w:tcPr>
            <w:tcW w:w="1260" w:type="dxa"/>
          </w:tcPr>
          <w:p w14:paraId="7C04FF1A" w14:textId="77777777" w:rsidR="006A2DA1" w:rsidRPr="005220DB" w:rsidRDefault="006A2DA1" w:rsidP="005436F9">
            <w:pPr>
              <w:rPr>
                <w:rFonts w:cstheme="minorHAnsi"/>
              </w:rPr>
            </w:pPr>
            <w:r w:rsidRPr="005220DB">
              <w:rPr>
                <w:rFonts w:cstheme="minorHAnsi"/>
              </w:rPr>
              <w:t>Yes</w:t>
            </w:r>
          </w:p>
        </w:tc>
        <w:tc>
          <w:tcPr>
            <w:tcW w:w="2790" w:type="dxa"/>
          </w:tcPr>
          <w:p w14:paraId="66BB8CC4" w14:textId="77777777" w:rsidR="006A2DA1" w:rsidRPr="005220DB" w:rsidRDefault="006A2DA1" w:rsidP="005436F9">
            <w:pPr>
              <w:rPr>
                <w:rFonts w:cstheme="minorHAnsi"/>
              </w:rPr>
            </w:pPr>
          </w:p>
        </w:tc>
      </w:tr>
      <w:tr w:rsidR="006A2DA1" w14:paraId="689A821A" w14:textId="77777777" w:rsidTr="005436F9">
        <w:tc>
          <w:tcPr>
            <w:tcW w:w="630" w:type="dxa"/>
          </w:tcPr>
          <w:p w14:paraId="0293A137" w14:textId="5DBD605C" w:rsidR="006A2DA1" w:rsidRPr="005220DB" w:rsidRDefault="006A2DA1" w:rsidP="006A2DA1">
            <w:pPr>
              <w:rPr>
                <w:rFonts w:cstheme="minorHAnsi"/>
              </w:rPr>
            </w:pPr>
            <w:r w:rsidRPr="005220DB">
              <w:rPr>
                <w:rFonts w:cstheme="minorHAnsi"/>
              </w:rPr>
              <w:t>2</w:t>
            </w:r>
          </w:p>
        </w:tc>
        <w:tc>
          <w:tcPr>
            <w:tcW w:w="1980" w:type="dxa"/>
          </w:tcPr>
          <w:p w14:paraId="749C6FCD" w14:textId="77777777" w:rsidR="006A2DA1" w:rsidRPr="005220DB" w:rsidRDefault="006A2DA1" w:rsidP="006A2DA1">
            <w:pPr>
              <w:rPr>
                <w:rFonts w:cstheme="minorHAnsi"/>
              </w:rPr>
            </w:pPr>
            <w:r>
              <w:rPr>
                <w:rFonts w:cstheme="minorHAnsi"/>
              </w:rPr>
              <w:t xml:space="preserve">No of Cheque Leaves </w:t>
            </w:r>
          </w:p>
        </w:tc>
        <w:tc>
          <w:tcPr>
            <w:tcW w:w="1080" w:type="dxa"/>
          </w:tcPr>
          <w:p w14:paraId="307A0DDA" w14:textId="631A0186" w:rsidR="006A2DA1" w:rsidRPr="005220DB" w:rsidRDefault="002E7702" w:rsidP="006A2DA1">
            <w:pPr>
              <w:rPr>
                <w:rFonts w:cstheme="minorHAnsi"/>
              </w:rPr>
            </w:pPr>
            <w:r>
              <w:rPr>
                <w:rFonts w:cstheme="minorHAnsi"/>
              </w:rPr>
              <w:t>Display</w:t>
            </w:r>
          </w:p>
        </w:tc>
        <w:tc>
          <w:tcPr>
            <w:tcW w:w="1170" w:type="dxa"/>
          </w:tcPr>
          <w:p w14:paraId="557230D9" w14:textId="77777777" w:rsidR="006A2DA1" w:rsidRPr="005220DB" w:rsidRDefault="006A2DA1" w:rsidP="006A2DA1">
            <w:pPr>
              <w:rPr>
                <w:rFonts w:cstheme="minorHAnsi"/>
              </w:rPr>
            </w:pPr>
            <w:r>
              <w:rPr>
                <w:rFonts w:cstheme="minorHAnsi"/>
              </w:rPr>
              <w:t>Numeric</w:t>
            </w:r>
          </w:p>
        </w:tc>
        <w:tc>
          <w:tcPr>
            <w:tcW w:w="810" w:type="dxa"/>
          </w:tcPr>
          <w:p w14:paraId="18C8C7B5" w14:textId="77777777" w:rsidR="006A2DA1" w:rsidRPr="005220DB" w:rsidRDefault="006A2DA1" w:rsidP="006A2DA1">
            <w:pPr>
              <w:rPr>
                <w:rFonts w:cstheme="minorHAnsi"/>
              </w:rPr>
            </w:pPr>
            <w:r>
              <w:rPr>
                <w:rFonts w:cstheme="minorHAnsi"/>
              </w:rPr>
              <w:t>2</w:t>
            </w:r>
          </w:p>
        </w:tc>
        <w:tc>
          <w:tcPr>
            <w:tcW w:w="1260" w:type="dxa"/>
          </w:tcPr>
          <w:p w14:paraId="69A21A2E" w14:textId="77777777" w:rsidR="006A2DA1" w:rsidRPr="005220DB" w:rsidRDefault="006A2DA1" w:rsidP="006A2DA1">
            <w:pPr>
              <w:rPr>
                <w:rFonts w:cstheme="minorHAnsi"/>
              </w:rPr>
            </w:pPr>
            <w:r>
              <w:rPr>
                <w:rFonts w:cstheme="minorHAnsi"/>
              </w:rPr>
              <w:t>Yes</w:t>
            </w:r>
          </w:p>
        </w:tc>
        <w:tc>
          <w:tcPr>
            <w:tcW w:w="2790" w:type="dxa"/>
          </w:tcPr>
          <w:p w14:paraId="0AD35618" w14:textId="77777777" w:rsidR="006A2DA1" w:rsidRPr="005220DB" w:rsidRDefault="006A2DA1" w:rsidP="006A2DA1">
            <w:pPr>
              <w:rPr>
                <w:rFonts w:cstheme="minorHAnsi"/>
              </w:rPr>
            </w:pPr>
          </w:p>
        </w:tc>
      </w:tr>
      <w:tr w:rsidR="006A2DA1" w14:paraId="5F99A5CC" w14:textId="77777777" w:rsidTr="005436F9">
        <w:tc>
          <w:tcPr>
            <w:tcW w:w="630" w:type="dxa"/>
          </w:tcPr>
          <w:p w14:paraId="0A7DFFCF" w14:textId="45268EBA" w:rsidR="006A2DA1" w:rsidRPr="005220DB" w:rsidRDefault="006A2DA1" w:rsidP="006A2DA1">
            <w:pPr>
              <w:rPr>
                <w:rFonts w:cstheme="minorHAnsi"/>
              </w:rPr>
            </w:pPr>
            <w:r>
              <w:rPr>
                <w:rFonts w:cstheme="minorHAnsi"/>
              </w:rPr>
              <w:t>3</w:t>
            </w:r>
          </w:p>
        </w:tc>
        <w:tc>
          <w:tcPr>
            <w:tcW w:w="1980" w:type="dxa"/>
          </w:tcPr>
          <w:p w14:paraId="1ECB4BF1" w14:textId="77777777" w:rsidR="006A2DA1" w:rsidRPr="005220DB" w:rsidRDefault="006A2DA1" w:rsidP="006A2DA1">
            <w:pPr>
              <w:rPr>
                <w:rFonts w:cstheme="minorHAnsi"/>
              </w:rPr>
            </w:pPr>
            <w:r>
              <w:rPr>
                <w:rFonts w:cstheme="minorHAnsi"/>
              </w:rPr>
              <w:t>Delivery Type</w:t>
            </w:r>
          </w:p>
        </w:tc>
        <w:tc>
          <w:tcPr>
            <w:tcW w:w="1080" w:type="dxa"/>
          </w:tcPr>
          <w:p w14:paraId="782D28AD" w14:textId="1F7286DD" w:rsidR="006A2DA1" w:rsidRPr="005220DB" w:rsidRDefault="002E7702" w:rsidP="006A2DA1">
            <w:pPr>
              <w:rPr>
                <w:rFonts w:cstheme="minorHAnsi"/>
              </w:rPr>
            </w:pPr>
            <w:r>
              <w:rPr>
                <w:rFonts w:cstheme="minorHAnsi"/>
              </w:rPr>
              <w:t>Display</w:t>
            </w:r>
          </w:p>
        </w:tc>
        <w:tc>
          <w:tcPr>
            <w:tcW w:w="1170" w:type="dxa"/>
          </w:tcPr>
          <w:p w14:paraId="777E63AA" w14:textId="77777777" w:rsidR="006A2DA1" w:rsidRPr="005220DB" w:rsidRDefault="006A2DA1" w:rsidP="006A2DA1">
            <w:pPr>
              <w:rPr>
                <w:rFonts w:cstheme="minorHAnsi"/>
              </w:rPr>
            </w:pPr>
          </w:p>
        </w:tc>
        <w:tc>
          <w:tcPr>
            <w:tcW w:w="810" w:type="dxa"/>
          </w:tcPr>
          <w:p w14:paraId="46C26379" w14:textId="77777777" w:rsidR="006A2DA1" w:rsidRPr="005220DB" w:rsidRDefault="006A2DA1" w:rsidP="006A2DA1">
            <w:pPr>
              <w:rPr>
                <w:rFonts w:cstheme="minorHAnsi"/>
              </w:rPr>
            </w:pPr>
          </w:p>
        </w:tc>
        <w:tc>
          <w:tcPr>
            <w:tcW w:w="1260" w:type="dxa"/>
          </w:tcPr>
          <w:p w14:paraId="2A6EF665" w14:textId="77777777" w:rsidR="006A2DA1" w:rsidRPr="005220DB" w:rsidRDefault="006A2DA1" w:rsidP="006A2DA1">
            <w:pPr>
              <w:rPr>
                <w:rFonts w:cstheme="minorHAnsi"/>
              </w:rPr>
            </w:pPr>
            <w:r w:rsidRPr="005220DB">
              <w:rPr>
                <w:rFonts w:cstheme="minorHAnsi"/>
              </w:rPr>
              <w:t>Yes</w:t>
            </w:r>
          </w:p>
        </w:tc>
        <w:tc>
          <w:tcPr>
            <w:tcW w:w="2790" w:type="dxa"/>
          </w:tcPr>
          <w:p w14:paraId="7DEF4792" w14:textId="253E11B7" w:rsidR="006A2DA1" w:rsidRPr="005220DB" w:rsidRDefault="002E7702" w:rsidP="006A2DA1">
            <w:pPr>
              <w:rPr>
                <w:rFonts w:cstheme="minorHAnsi"/>
              </w:rPr>
            </w:pPr>
            <w:r>
              <w:rPr>
                <w:rFonts w:cstheme="minorHAnsi"/>
              </w:rPr>
              <w:t>Will display Home or Branch</w:t>
            </w:r>
          </w:p>
        </w:tc>
      </w:tr>
      <w:tr w:rsidR="006A2DA1" w14:paraId="3D058222" w14:textId="77777777" w:rsidTr="005436F9">
        <w:tc>
          <w:tcPr>
            <w:tcW w:w="630" w:type="dxa"/>
          </w:tcPr>
          <w:p w14:paraId="247A6365" w14:textId="733E3F39" w:rsidR="006A2DA1" w:rsidRDefault="006A2DA1" w:rsidP="006A2DA1">
            <w:pPr>
              <w:rPr>
                <w:rFonts w:cstheme="minorHAnsi"/>
              </w:rPr>
            </w:pPr>
            <w:r>
              <w:rPr>
                <w:rFonts w:cstheme="minorHAnsi"/>
              </w:rPr>
              <w:t>4</w:t>
            </w:r>
          </w:p>
        </w:tc>
        <w:tc>
          <w:tcPr>
            <w:tcW w:w="1980" w:type="dxa"/>
          </w:tcPr>
          <w:p w14:paraId="0643DCD5" w14:textId="1F8BCA43" w:rsidR="006A2DA1" w:rsidRDefault="006A2DA1" w:rsidP="006A2DA1">
            <w:pPr>
              <w:rPr>
                <w:rFonts w:cstheme="minorHAnsi"/>
              </w:rPr>
            </w:pPr>
            <w:r>
              <w:rPr>
                <w:rFonts w:cstheme="minorHAnsi"/>
              </w:rPr>
              <w:t>Branch Name</w:t>
            </w:r>
          </w:p>
        </w:tc>
        <w:tc>
          <w:tcPr>
            <w:tcW w:w="1080" w:type="dxa"/>
          </w:tcPr>
          <w:p w14:paraId="747B8143" w14:textId="01CA9534" w:rsidR="006A2DA1" w:rsidRPr="005220DB" w:rsidRDefault="002E7702" w:rsidP="006A2DA1">
            <w:pPr>
              <w:rPr>
                <w:rFonts w:cstheme="minorHAnsi"/>
              </w:rPr>
            </w:pPr>
            <w:r>
              <w:rPr>
                <w:rFonts w:cstheme="minorHAnsi"/>
              </w:rPr>
              <w:t>Display</w:t>
            </w:r>
          </w:p>
        </w:tc>
        <w:tc>
          <w:tcPr>
            <w:tcW w:w="1170" w:type="dxa"/>
          </w:tcPr>
          <w:p w14:paraId="411AD5C9" w14:textId="77777777" w:rsidR="006A2DA1" w:rsidRPr="005220DB" w:rsidRDefault="006A2DA1" w:rsidP="006A2DA1">
            <w:pPr>
              <w:rPr>
                <w:rFonts w:cstheme="minorHAnsi"/>
              </w:rPr>
            </w:pPr>
          </w:p>
        </w:tc>
        <w:tc>
          <w:tcPr>
            <w:tcW w:w="810" w:type="dxa"/>
          </w:tcPr>
          <w:p w14:paraId="3D884FF8" w14:textId="77777777" w:rsidR="006A2DA1" w:rsidRDefault="006A2DA1" w:rsidP="006A2DA1">
            <w:pPr>
              <w:rPr>
                <w:rFonts w:cstheme="minorHAnsi"/>
              </w:rPr>
            </w:pPr>
          </w:p>
        </w:tc>
        <w:tc>
          <w:tcPr>
            <w:tcW w:w="1260" w:type="dxa"/>
          </w:tcPr>
          <w:p w14:paraId="3170AFAA" w14:textId="77777777" w:rsidR="006A2DA1" w:rsidRPr="005220DB" w:rsidRDefault="006A2DA1" w:rsidP="006A2DA1">
            <w:pPr>
              <w:rPr>
                <w:rFonts w:cstheme="minorHAnsi"/>
              </w:rPr>
            </w:pPr>
            <w:r>
              <w:rPr>
                <w:rFonts w:cstheme="minorHAnsi"/>
              </w:rPr>
              <w:t>CM</w:t>
            </w:r>
          </w:p>
        </w:tc>
        <w:tc>
          <w:tcPr>
            <w:tcW w:w="2790" w:type="dxa"/>
          </w:tcPr>
          <w:p w14:paraId="4B0FED0A" w14:textId="593A4D7B" w:rsidR="006A2DA1" w:rsidRPr="005220DB" w:rsidRDefault="006A2DA1" w:rsidP="006A2DA1">
            <w:pPr>
              <w:rPr>
                <w:rFonts w:cstheme="minorHAnsi"/>
              </w:rPr>
            </w:pPr>
          </w:p>
        </w:tc>
      </w:tr>
      <w:tr w:rsidR="002E7702" w14:paraId="2C3FC01B" w14:textId="77777777" w:rsidTr="005436F9">
        <w:tc>
          <w:tcPr>
            <w:tcW w:w="630" w:type="dxa"/>
          </w:tcPr>
          <w:p w14:paraId="175E229A" w14:textId="360C5CC0" w:rsidR="002E7702" w:rsidRDefault="002E7702" w:rsidP="002E7702">
            <w:pPr>
              <w:rPr>
                <w:rFonts w:cstheme="minorHAnsi"/>
              </w:rPr>
            </w:pPr>
            <w:r>
              <w:rPr>
                <w:rFonts w:cstheme="minorHAnsi"/>
              </w:rPr>
              <w:t>5</w:t>
            </w:r>
          </w:p>
        </w:tc>
        <w:tc>
          <w:tcPr>
            <w:tcW w:w="1980" w:type="dxa"/>
          </w:tcPr>
          <w:p w14:paraId="11623608" w14:textId="2AA31411" w:rsidR="002E7702" w:rsidRDefault="002E7702" w:rsidP="002E7702">
            <w:pPr>
              <w:rPr>
                <w:rFonts w:cstheme="minorHAnsi"/>
              </w:rPr>
            </w:pPr>
            <w:r>
              <w:rPr>
                <w:rFonts w:cstheme="minorHAnsi"/>
              </w:rPr>
              <w:t>Address</w:t>
            </w:r>
          </w:p>
        </w:tc>
        <w:tc>
          <w:tcPr>
            <w:tcW w:w="1080" w:type="dxa"/>
          </w:tcPr>
          <w:p w14:paraId="7FBF7A57" w14:textId="1E1FF889" w:rsidR="002E7702" w:rsidRPr="005220DB" w:rsidRDefault="002E7702" w:rsidP="002E7702">
            <w:pPr>
              <w:rPr>
                <w:rFonts w:cstheme="minorHAnsi"/>
              </w:rPr>
            </w:pPr>
            <w:r>
              <w:rPr>
                <w:rFonts w:cstheme="minorHAnsi"/>
              </w:rPr>
              <w:t>Display</w:t>
            </w:r>
          </w:p>
        </w:tc>
        <w:tc>
          <w:tcPr>
            <w:tcW w:w="1170" w:type="dxa"/>
          </w:tcPr>
          <w:p w14:paraId="6FC5469A" w14:textId="6414DCD9" w:rsidR="002E7702" w:rsidRPr="005220DB" w:rsidRDefault="002E7702" w:rsidP="002E7702">
            <w:pPr>
              <w:rPr>
                <w:rFonts w:cstheme="minorHAnsi"/>
              </w:rPr>
            </w:pPr>
            <w:r>
              <w:rPr>
                <w:rFonts w:cstheme="minorHAnsi"/>
              </w:rPr>
              <w:t>NA</w:t>
            </w:r>
          </w:p>
        </w:tc>
        <w:tc>
          <w:tcPr>
            <w:tcW w:w="810" w:type="dxa"/>
          </w:tcPr>
          <w:p w14:paraId="7E326A78" w14:textId="0F6967D3" w:rsidR="002E7702" w:rsidRDefault="002E7702" w:rsidP="002E7702">
            <w:pPr>
              <w:rPr>
                <w:rFonts w:cstheme="minorHAnsi"/>
              </w:rPr>
            </w:pPr>
            <w:r>
              <w:rPr>
                <w:rFonts w:cstheme="minorHAnsi"/>
              </w:rPr>
              <w:t>NA</w:t>
            </w:r>
          </w:p>
        </w:tc>
        <w:tc>
          <w:tcPr>
            <w:tcW w:w="1260" w:type="dxa"/>
          </w:tcPr>
          <w:p w14:paraId="6F2B666A" w14:textId="52500148" w:rsidR="002E7702" w:rsidRPr="005220DB" w:rsidRDefault="002E7702" w:rsidP="002E7702">
            <w:pPr>
              <w:rPr>
                <w:rFonts w:cstheme="minorHAnsi"/>
              </w:rPr>
            </w:pPr>
            <w:r>
              <w:rPr>
                <w:rFonts w:cstheme="minorHAnsi"/>
              </w:rPr>
              <w:t xml:space="preserve">CM </w:t>
            </w:r>
          </w:p>
        </w:tc>
        <w:tc>
          <w:tcPr>
            <w:tcW w:w="2790" w:type="dxa"/>
          </w:tcPr>
          <w:p w14:paraId="6F04F534" w14:textId="2CBB43C6" w:rsidR="002E7702" w:rsidRPr="005220DB" w:rsidRDefault="002E7702" w:rsidP="002E7702">
            <w:pPr>
              <w:rPr>
                <w:rFonts w:cstheme="minorHAnsi"/>
              </w:rPr>
            </w:pPr>
          </w:p>
        </w:tc>
      </w:tr>
      <w:tr w:rsidR="002E7702" w14:paraId="0A574429" w14:textId="77777777" w:rsidTr="005436F9">
        <w:tc>
          <w:tcPr>
            <w:tcW w:w="630" w:type="dxa"/>
          </w:tcPr>
          <w:p w14:paraId="24B99B29" w14:textId="134F1316" w:rsidR="002E7702" w:rsidRDefault="002E7702" w:rsidP="002E7702">
            <w:pPr>
              <w:rPr>
                <w:rFonts w:cstheme="minorHAnsi"/>
              </w:rPr>
            </w:pPr>
            <w:r>
              <w:rPr>
                <w:rFonts w:cstheme="minorHAnsi"/>
              </w:rPr>
              <w:t>6</w:t>
            </w:r>
          </w:p>
        </w:tc>
        <w:tc>
          <w:tcPr>
            <w:tcW w:w="1980" w:type="dxa"/>
          </w:tcPr>
          <w:p w14:paraId="7F823514" w14:textId="6C61391B" w:rsidR="002E7702" w:rsidRDefault="002E7702" w:rsidP="002E7702">
            <w:pPr>
              <w:rPr>
                <w:rFonts w:cstheme="minorHAnsi"/>
              </w:rPr>
            </w:pPr>
            <w:r>
              <w:rPr>
                <w:rFonts w:cstheme="minorHAnsi"/>
              </w:rPr>
              <w:t>Cheque book charges</w:t>
            </w:r>
          </w:p>
        </w:tc>
        <w:tc>
          <w:tcPr>
            <w:tcW w:w="1080" w:type="dxa"/>
          </w:tcPr>
          <w:p w14:paraId="413B4184" w14:textId="2DF70B3E" w:rsidR="002E7702" w:rsidRPr="005220DB" w:rsidRDefault="002E7702" w:rsidP="002E7702">
            <w:pPr>
              <w:rPr>
                <w:rFonts w:cstheme="minorHAnsi"/>
              </w:rPr>
            </w:pPr>
            <w:r>
              <w:rPr>
                <w:rFonts w:cstheme="minorHAnsi"/>
              </w:rPr>
              <w:t>Display</w:t>
            </w:r>
          </w:p>
        </w:tc>
        <w:tc>
          <w:tcPr>
            <w:tcW w:w="1170" w:type="dxa"/>
          </w:tcPr>
          <w:p w14:paraId="194D4B88" w14:textId="5B18C860" w:rsidR="002E7702" w:rsidRPr="005220DB" w:rsidRDefault="002E7702" w:rsidP="002E7702">
            <w:pPr>
              <w:rPr>
                <w:rFonts w:cstheme="minorHAnsi"/>
              </w:rPr>
            </w:pPr>
            <w:r>
              <w:rPr>
                <w:rFonts w:cstheme="minorHAnsi"/>
              </w:rPr>
              <w:t>NA</w:t>
            </w:r>
          </w:p>
        </w:tc>
        <w:tc>
          <w:tcPr>
            <w:tcW w:w="810" w:type="dxa"/>
          </w:tcPr>
          <w:p w14:paraId="45576D6F" w14:textId="60CBEBAE" w:rsidR="002E7702" w:rsidRDefault="002E7702" w:rsidP="002E7702">
            <w:pPr>
              <w:rPr>
                <w:rFonts w:cstheme="minorHAnsi"/>
              </w:rPr>
            </w:pPr>
            <w:r>
              <w:rPr>
                <w:rFonts w:cstheme="minorHAnsi"/>
              </w:rPr>
              <w:t>NA</w:t>
            </w:r>
          </w:p>
        </w:tc>
        <w:tc>
          <w:tcPr>
            <w:tcW w:w="1260" w:type="dxa"/>
          </w:tcPr>
          <w:p w14:paraId="460E0AAC" w14:textId="0A1D6621" w:rsidR="002E7702" w:rsidRPr="005220DB" w:rsidRDefault="002E7702" w:rsidP="002E7702">
            <w:pPr>
              <w:rPr>
                <w:rFonts w:cstheme="minorHAnsi"/>
              </w:rPr>
            </w:pPr>
            <w:r>
              <w:rPr>
                <w:rFonts w:cstheme="minorHAnsi"/>
              </w:rPr>
              <w:t>NA</w:t>
            </w:r>
          </w:p>
        </w:tc>
        <w:tc>
          <w:tcPr>
            <w:tcW w:w="2790" w:type="dxa"/>
          </w:tcPr>
          <w:p w14:paraId="23BC500A" w14:textId="4E20D4C6" w:rsidR="002E7702" w:rsidRPr="005220DB" w:rsidRDefault="002E7702" w:rsidP="002E7702">
            <w:pPr>
              <w:rPr>
                <w:rFonts w:cstheme="minorHAnsi"/>
              </w:rPr>
            </w:pPr>
          </w:p>
        </w:tc>
      </w:tr>
      <w:tr w:rsidR="002E7702" w14:paraId="1D5C2A5B" w14:textId="77777777" w:rsidTr="005436F9">
        <w:tc>
          <w:tcPr>
            <w:tcW w:w="630" w:type="dxa"/>
          </w:tcPr>
          <w:p w14:paraId="50DE9908" w14:textId="5B9BE498" w:rsidR="002E7702" w:rsidRDefault="002E7702" w:rsidP="002E7702">
            <w:pPr>
              <w:rPr>
                <w:rFonts w:cstheme="minorHAnsi"/>
              </w:rPr>
            </w:pPr>
            <w:r>
              <w:rPr>
                <w:rFonts w:cstheme="minorHAnsi"/>
              </w:rPr>
              <w:t>7</w:t>
            </w:r>
          </w:p>
        </w:tc>
        <w:tc>
          <w:tcPr>
            <w:tcW w:w="1980" w:type="dxa"/>
          </w:tcPr>
          <w:p w14:paraId="06A1B455" w14:textId="24E3B364" w:rsidR="002E7702" w:rsidRDefault="002E7702" w:rsidP="002E7702">
            <w:pPr>
              <w:rPr>
                <w:rFonts w:cstheme="minorHAnsi"/>
              </w:rPr>
            </w:pPr>
            <w:r>
              <w:rPr>
                <w:rFonts w:cstheme="minorHAnsi"/>
              </w:rPr>
              <w:t>Cancel</w:t>
            </w:r>
          </w:p>
        </w:tc>
        <w:tc>
          <w:tcPr>
            <w:tcW w:w="1080" w:type="dxa"/>
          </w:tcPr>
          <w:p w14:paraId="048FCDFD" w14:textId="4E65CE08" w:rsidR="002E7702" w:rsidRDefault="002E7702" w:rsidP="002E7702">
            <w:pPr>
              <w:rPr>
                <w:rFonts w:cstheme="minorHAnsi"/>
              </w:rPr>
            </w:pPr>
            <w:r>
              <w:rPr>
                <w:rFonts w:cstheme="minorHAnsi"/>
              </w:rPr>
              <w:t>Button</w:t>
            </w:r>
          </w:p>
        </w:tc>
        <w:tc>
          <w:tcPr>
            <w:tcW w:w="1170" w:type="dxa"/>
          </w:tcPr>
          <w:p w14:paraId="1BDE23BA" w14:textId="329DE66B" w:rsidR="002E7702" w:rsidRDefault="002E7702" w:rsidP="002E7702">
            <w:pPr>
              <w:rPr>
                <w:rFonts w:cstheme="minorHAnsi"/>
              </w:rPr>
            </w:pPr>
            <w:r>
              <w:rPr>
                <w:rFonts w:cstheme="minorHAnsi"/>
              </w:rPr>
              <w:t>NA</w:t>
            </w:r>
          </w:p>
        </w:tc>
        <w:tc>
          <w:tcPr>
            <w:tcW w:w="810" w:type="dxa"/>
          </w:tcPr>
          <w:p w14:paraId="340D4E9E" w14:textId="6E9D64B8" w:rsidR="002E7702" w:rsidRDefault="002E7702" w:rsidP="002E7702">
            <w:pPr>
              <w:rPr>
                <w:rFonts w:cstheme="minorHAnsi"/>
              </w:rPr>
            </w:pPr>
            <w:r>
              <w:rPr>
                <w:rFonts w:cstheme="minorHAnsi"/>
              </w:rPr>
              <w:t>NA</w:t>
            </w:r>
          </w:p>
        </w:tc>
        <w:tc>
          <w:tcPr>
            <w:tcW w:w="1260" w:type="dxa"/>
          </w:tcPr>
          <w:p w14:paraId="7D8DD824" w14:textId="272DDC7C" w:rsidR="002E7702" w:rsidRDefault="002E7702" w:rsidP="002E7702">
            <w:pPr>
              <w:rPr>
                <w:rFonts w:cstheme="minorHAnsi"/>
              </w:rPr>
            </w:pPr>
            <w:r>
              <w:rPr>
                <w:rFonts w:cstheme="minorHAnsi"/>
              </w:rPr>
              <w:t>No</w:t>
            </w:r>
          </w:p>
        </w:tc>
        <w:tc>
          <w:tcPr>
            <w:tcW w:w="2790" w:type="dxa"/>
          </w:tcPr>
          <w:p w14:paraId="45A9C7A0" w14:textId="77777777" w:rsidR="002E7702" w:rsidRDefault="002E7702" w:rsidP="002E7702">
            <w:pPr>
              <w:rPr>
                <w:rFonts w:cstheme="minorHAnsi"/>
              </w:rPr>
            </w:pPr>
          </w:p>
        </w:tc>
      </w:tr>
      <w:tr w:rsidR="002E7702" w14:paraId="0B8859F2" w14:textId="77777777" w:rsidTr="005436F9">
        <w:tc>
          <w:tcPr>
            <w:tcW w:w="630" w:type="dxa"/>
          </w:tcPr>
          <w:p w14:paraId="73D1A7BE" w14:textId="069D7E81" w:rsidR="002E7702" w:rsidRPr="005220DB" w:rsidRDefault="002E7702" w:rsidP="002E7702">
            <w:pPr>
              <w:rPr>
                <w:rFonts w:cstheme="minorHAnsi"/>
              </w:rPr>
            </w:pPr>
            <w:r>
              <w:rPr>
                <w:rFonts w:cstheme="minorHAnsi"/>
              </w:rPr>
              <w:t>8</w:t>
            </w:r>
          </w:p>
        </w:tc>
        <w:tc>
          <w:tcPr>
            <w:tcW w:w="1980" w:type="dxa"/>
          </w:tcPr>
          <w:p w14:paraId="4D1D1730" w14:textId="1AC49EEA" w:rsidR="002E7702" w:rsidRPr="005220DB" w:rsidRDefault="002E7702" w:rsidP="002E7702">
            <w:pPr>
              <w:rPr>
                <w:rFonts w:cstheme="minorHAnsi"/>
              </w:rPr>
            </w:pPr>
            <w:r>
              <w:rPr>
                <w:rFonts w:cstheme="minorHAnsi"/>
              </w:rPr>
              <w:t>Confirm</w:t>
            </w:r>
          </w:p>
        </w:tc>
        <w:tc>
          <w:tcPr>
            <w:tcW w:w="1080" w:type="dxa"/>
          </w:tcPr>
          <w:p w14:paraId="700F6D51" w14:textId="5DA43E74" w:rsidR="002E7702" w:rsidRPr="005220DB" w:rsidRDefault="002E7702" w:rsidP="002E7702">
            <w:pPr>
              <w:rPr>
                <w:rFonts w:cstheme="minorHAnsi"/>
              </w:rPr>
            </w:pPr>
            <w:r>
              <w:rPr>
                <w:rFonts w:cstheme="minorHAnsi"/>
              </w:rPr>
              <w:t>Button</w:t>
            </w:r>
          </w:p>
        </w:tc>
        <w:tc>
          <w:tcPr>
            <w:tcW w:w="1170" w:type="dxa"/>
          </w:tcPr>
          <w:p w14:paraId="1AE1B750" w14:textId="00FCC608" w:rsidR="002E7702" w:rsidRPr="005220DB" w:rsidRDefault="002E7702" w:rsidP="002E7702">
            <w:pPr>
              <w:rPr>
                <w:rFonts w:cstheme="minorHAnsi"/>
              </w:rPr>
            </w:pPr>
            <w:r>
              <w:rPr>
                <w:rFonts w:cstheme="minorHAnsi"/>
              </w:rPr>
              <w:t>NA</w:t>
            </w:r>
          </w:p>
        </w:tc>
        <w:tc>
          <w:tcPr>
            <w:tcW w:w="810" w:type="dxa"/>
          </w:tcPr>
          <w:p w14:paraId="60422757" w14:textId="7C45C4DE" w:rsidR="002E7702" w:rsidRPr="005220DB" w:rsidRDefault="002E7702" w:rsidP="002E7702">
            <w:pPr>
              <w:rPr>
                <w:rFonts w:cstheme="minorHAnsi"/>
              </w:rPr>
            </w:pPr>
            <w:r>
              <w:rPr>
                <w:rFonts w:cstheme="minorHAnsi"/>
              </w:rPr>
              <w:t>NA</w:t>
            </w:r>
          </w:p>
        </w:tc>
        <w:tc>
          <w:tcPr>
            <w:tcW w:w="1260" w:type="dxa"/>
          </w:tcPr>
          <w:p w14:paraId="64EC260C" w14:textId="1B9E800C" w:rsidR="002E7702" w:rsidRPr="005220DB" w:rsidRDefault="002E7702" w:rsidP="002E7702">
            <w:pPr>
              <w:rPr>
                <w:rFonts w:cstheme="minorHAnsi"/>
              </w:rPr>
            </w:pPr>
            <w:r>
              <w:rPr>
                <w:rFonts w:cstheme="minorHAnsi"/>
              </w:rPr>
              <w:t>No</w:t>
            </w:r>
          </w:p>
        </w:tc>
        <w:tc>
          <w:tcPr>
            <w:tcW w:w="2790" w:type="dxa"/>
          </w:tcPr>
          <w:p w14:paraId="527C7459" w14:textId="77777777" w:rsidR="002E7702" w:rsidRPr="005220DB" w:rsidRDefault="002E7702" w:rsidP="002E7702">
            <w:pPr>
              <w:rPr>
                <w:rFonts w:cstheme="minorHAnsi"/>
              </w:rPr>
            </w:pPr>
          </w:p>
        </w:tc>
      </w:tr>
    </w:tbl>
    <w:p w14:paraId="6ED0CFB1" w14:textId="77777777" w:rsidR="002E7702" w:rsidRDefault="002E7702" w:rsidP="002E7702">
      <w:pPr>
        <w:ind w:left="360"/>
        <w:rPr>
          <w:b/>
          <w:bCs/>
          <w:sz w:val="22"/>
          <w:szCs w:val="22"/>
        </w:rPr>
      </w:pPr>
    </w:p>
    <w:p w14:paraId="562B79FE" w14:textId="77777777" w:rsidR="002E7702" w:rsidRPr="00B63917" w:rsidRDefault="002E7702" w:rsidP="002E7702">
      <w:pPr>
        <w:ind w:left="426"/>
        <w:rPr>
          <w:b/>
          <w:bCs/>
          <w:sz w:val="24"/>
          <w:szCs w:val="24"/>
        </w:rPr>
      </w:pPr>
      <w:r w:rsidRPr="00B63917">
        <w:rPr>
          <w:b/>
          <w:bCs/>
          <w:sz w:val="24"/>
          <w:szCs w:val="24"/>
        </w:rPr>
        <w:t>Screen 3 (Authentication):</w:t>
      </w:r>
    </w:p>
    <w:p w14:paraId="5CF3E1A9" w14:textId="77777777" w:rsidR="002E7702" w:rsidRPr="00816B83" w:rsidRDefault="002E7702" w:rsidP="002E7702">
      <w:pPr>
        <w:pStyle w:val="ListParagraph"/>
        <w:numPr>
          <w:ilvl w:val="0"/>
          <w:numId w:val="13"/>
        </w:numPr>
        <w:rPr>
          <w:sz w:val="22"/>
          <w:szCs w:val="22"/>
        </w:rPr>
      </w:pPr>
      <w:r w:rsidRPr="00816B83">
        <w:rPr>
          <w:sz w:val="22"/>
          <w:szCs w:val="22"/>
        </w:rPr>
        <w:lastRenderedPageBreak/>
        <w:t xml:space="preserve">This section is for the customer to authenticate </w:t>
      </w:r>
      <w:r>
        <w:rPr>
          <w:sz w:val="22"/>
          <w:szCs w:val="22"/>
        </w:rPr>
        <w:t>the transaction</w:t>
      </w:r>
      <w:r w:rsidRPr="00816B83">
        <w:rPr>
          <w:sz w:val="22"/>
          <w:szCs w:val="22"/>
        </w:rPr>
        <w:t xml:space="preserve">. </w:t>
      </w:r>
    </w:p>
    <w:p w14:paraId="1324E8D0" w14:textId="77777777" w:rsidR="002E7702" w:rsidRPr="00816B83" w:rsidRDefault="002E7702" w:rsidP="002E770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0A0433EE" w14:textId="77777777" w:rsidR="002E7702" w:rsidRPr="00B63917" w:rsidRDefault="002E7702" w:rsidP="002E7702">
      <w:pPr>
        <w:ind w:left="426"/>
        <w:rPr>
          <w:b/>
          <w:bCs/>
          <w:sz w:val="24"/>
          <w:szCs w:val="24"/>
        </w:rPr>
      </w:pPr>
      <w:r w:rsidRPr="00B63917">
        <w:rPr>
          <w:b/>
          <w:bCs/>
          <w:sz w:val="24"/>
          <w:szCs w:val="24"/>
        </w:rPr>
        <w:t>Screen 4 (Success):</w:t>
      </w:r>
    </w:p>
    <w:p w14:paraId="5E48E60F" w14:textId="2E3DEE2E" w:rsidR="002E7702" w:rsidRDefault="002E7702" w:rsidP="002E7702">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2E23EB">
        <w:rPr>
          <w:sz w:val="22"/>
          <w:szCs w:val="22"/>
        </w:rPr>
        <w:t>cheque book request</w:t>
      </w:r>
      <w:r>
        <w:rPr>
          <w:sz w:val="22"/>
          <w:szCs w:val="22"/>
        </w:rPr>
        <w:t xml:space="preserve"> success or failure will be displayed along with the following details:</w:t>
      </w:r>
    </w:p>
    <w:p w14:paraId="2DAEBAEC" w14:textId="77777777" w:rsidR="002E7702" w:rsidRDefault="002E7702" w:rsidP="002E7702">
      <w:pPr>
        <w:pStyle w:val="ListParagraph"/>
        <w:numPr>
          <w:ilvl w:val="1"/>
          <w:numId w:val="13"/>
        </w:numPr>
        <w:rPr>
          <w:sz w:val="22"/>
          <w:szCs w:val="22"/>
        </w:rPr>
      </w:pPr>
      <w:r>
        <w:rPr>
          <w:sz w:val="22"/>
          <w:szCs w:val="22"/>
        </w:rPr>
        <w:t>Status – Success / Failure</w:t>
      </w:r>
    </w:p>
    <w:p w14:paraId="2345B1AC" w14:textId="77777777" w:rsidR="002E7702" w:rsidRDefault="002E7702" w:rsidP="002E7702">
      <w:pPr>
        <w:pStyle w:val="ListParagraph"/>
        <w:numPr>
          <w:ilvl w:val="1"/>
          <w:numId w:val="13"/>
        </w:numPr>
        <w:rPr>
          <w:sz w:val="22"/>
          <w:szCs w:val="22"/>
        </w:rPr>
      </w:pPr>
      <w:r>
        <w:rPr>
          <w:sz w:val="22"/>
          <w:szCs w:val="22"/>
        </w:rPr>
        <w:t>Status Description</w:t>
      </w:r>
    </w:p>
    <w:p w14:paraId="43BDE754" w14:textId="78F08AC5" w:rsidR="002E7702" w:rsidRDefault="002E7702" w:rsidP="002E7702">
      <w:pPr>
        <w:pStyle w:val="ListParagraph"/>
        <w:numPr>
          <w:ilvl w:val="2"/>
          <w:numId w:val="13"/>
        </w:numPr>
        <w:rPr>
          <w:sz w:val="22"/>
          <w:szCs w:val="22"/>
        </w:rPr>
      </w:pPr>
      <w:r w:rsidRPr="005F5D5F">
        <w:rPr>
          <w:sz w:val="22"/>
          <w:szCs w:val="22"/>
        </w:rPr>
        <w:t xml:space="preserve">If </w:t>
      </w:r>
      <w:r>
        <w:rPr>
          <w:sz w:val="22"/>
          <w:szCs w:val="22"/>
        </w:rPr>
        <w:t>Cheque book request success</w:t>
      </w:r>
      <w:r w:rsidRPr="005F5D5F">
        <w:rPr>
          <w:sz w:val="22"/>
          <w:szCs w:val="22"/>
        </w:rPr>
        <w:t xml:space="preserve"> “</w:t>
      </w:r>
      <w:r>
        <w:rPr>
          <w:sz w:val="22"/>
          <w:szCs w:val="22"/>
        </w:rPr>
        <w:t>Cheque book requested successfully”</w:t>
      </w:r>
    </w:p>
    <w:p w14:paraId="6760652B" w14:textId="3CA3F8D4" w:rsidR="002E7702" w:rsidRDefault="002E7702" w:rsidP="002E7702">
      <w:pPr>
        <w:pStyle w:val="ListParagraph"/>
        <w:numPr>
          <w:ilvl w:val="2"/>
          <w:numId w:val="13"/>
        </w:numPr>
        <w:rPr>
          <w:sz w:val="22"/>
          <w:szCs w:val="22"/>
        </w:rPr>
      </w:pPr>
      <w:r w:rsidRPr="005F5D5F">
        <w:rPr>
          <w:sz w:val="22"/>
          <w:szCs w:val="22"/>
        </w:rPr>
        <w:t xml:space="preserve">If </w:t>
      </w:r>
      <w:r>
        <w:rPr>
          <w:sz w:val="22"/>
          <w:szCs w:val="22"/>
        </w:rPr>
        <w:t xml:space="preserve">Cheque book request </w:t>
      </w:r>
      <w:r w:rsidRPr="005F5D5F">
        <w:rPr>
          <w:sz w:val="22"/>
          <w:szCs w:val="22"/>
        </w:rPr>
        <w:t xml:space="preserve">failed “Error message based on scenarios configured” </w:t>
      </w:r>
    </w:p>
    <w:p w14:paraId="781612C9" w14:textId="77777777" w:rsidR="002E7702" w:rsidRDefault="002E7702" w:rsidP="002E7702">
      <w:pPr>
        <w:pStyle w:val="ListParagraph"/>
        <w:numPr>
          <w:ilvl w:val="1"/>
          <w:numId w:val="13"/>
        </w:numPr>
        <w:rPr>
          <w:sz w:val="22"/>
          <w:szCs w:val="22"/>
        </w:rPr>
      </w:pPr>
      <w:r>
        <w:rPr>
          <w:sz w:val="22"/>
          <w:szCs w:val="22"/>
        </w:rPr>
        <w:t>Transaction Reference Number</w:t>
      </w:r>
    </w:p>
    <w:p w14:paraId="01DBA601" w14:textId="77777777" w:rsidR="002E7702" w:rsidRDefault="002E7702" w:rsidP="002E7702">
      <w:pPr>
        <w:pStyle w:val="ListParagraph"/>
        <w:numPr>
          <w:ilvl w:val="1"/>
          <w:numId w:val="13"/>
        </w:numPr>
        <w:rPr>
          <w:sz w:val="22"/>
          <w:szCs w:val="22"/>
        </w:rPr>
      </w:pPr>
      <w:r>
        <w:rPr>
          <w:sz w:val="22"/>
          <w:szCs w:val="22"/>
        </w:rPr>
        <w:t>Transaction Details</w:t>
      </w:r>
    </w:p>
    <w:p w14:paraId="627C26F0" w14:textId="3705158F" w:rsidR="002E7702" w:rsidRDefault="002E7702" w:rsidP="002E7702">
      <w:pPr>
        <w:pStyle w:val="ListParagraph"/>
        <w:numPr>
          <w:ilvl w:val="2"/>
          <w:numId w:val="13"/>
        </w:numPr>
        <w:rPr>
          <w:sz w:val="22"/>
          <w:szCs w:val="22"/>
        </w:rPr>
      </w:pPr>
      <w:r>
        <w:rPr>
          <w:sz w:val="22"/>
          <w:szCs w:val="22"/>
        </w:rPr>
        <w:t>Account Number</w:t>
      </w:r>
    </w:p>
    <w:p w14:paraId="4FEEB655" w14:textId="18BE24A3" w:rsidR="002E7702" w:rsidRDefault="002E7702" w:rsidP="002E7702">
      <w:pPr>
        <w:pStyle w:val="ListParagraph"/>
        <w:numPr>
          <w:ilvl w:val="2"/>
          <w:numId w:val="13"/>
        </w:numPr>
        <w:rPr>
          <w:sz w:val="22"/>
          <w:szCs w:val="22"/>
        </w:rPr>
      </w:pPr>
      <w:r>
        <w:rPr>
          <w:sz w:val="22"/>
          <w:szCs w:val="22"/>
        </w:rPr>
        <w:t>No of Cheque Leaf</w:t>
      </w:r>
    </w:p>
    <w:p w14:paraId="13D5B000" w14:textId="145D16DB" w:rsidR="002E7702" w:rsidRDefault="002E7702" w:rsidP="002E7702">
      <w:pPr>
        <w:pStyle w:val="ListParagraph"/>
        <w:numPr>
          <w:ilvl w:val="2"/>
          <w:numId w:val="13"/>
        </w:numPr>
        <w:rPr>
          <w:sz w:val="22"/>
          <w:szCs w:val="22"/>
        </w:rPr>
      </w:pPr>
      <w:r>
        <w:rPr>
          <w:sz w:val="22"/>
          <w:szCs w:val="22"/>
        </w:rPr>
        <w:t>Deliver to Branch/Home</w:t>
      </w:r>
    </w:p>
    <w:p w14:paraId="3DD3D1F9" w14:textId="77777777" w:rsidR="002E7702" w:rsidRDefault="002E7702" w:rsidP="002E7702">
      <w:pPr>
        <w:pStyle w:val="ListParagraph"/>
        <w:numPr>
          <w:ilvl w:val="2"/>
          <w:numId w:val="13"/>
        </w:numPr>
        <w:rPr>
          <w:sz w:val="22"/>
          <w:szCs w:val="22"/>
        </w:rPr>
      </w:pPr>
      <w:r>
        <w:rPr>
          <w:sz w:val="22"/>
          <w:szCs w:val="22"/>
        </w:rPr>
        <w:t>Branch Name/Home Address</w:t>
      </w:r>
    </w:p>
    <w:p w14:paraId="08F3EBE6" w14:textId="77777777" w:rsidR="002E7702" w:rsidRDefault="002E7702" w:rsidP="002E7702">
      <w:pPr>
        <w:pStyle w:val="ListParagraph"/>
        <w:numPr>
          <w:ilvl w:val="2"/>
          <w:numId w:val="13"/>
        </w:numPr>
        <w:rPr>
          <w:sz w:val="22"/>
          <w:szCs w:val="22"/>
        </w:rPr>
      </w:pPr>
      <w:r>
        <w:rPr>
          <w:sz w:val="22"/>
          <w:szCs w:val="22"/>
        </w:rPr>
        <w:t>Cheque Charges</w:t>
      </w:r>
    </w:p>
    <w:p w14:paraId="07CDB0AB" w14:textId="768EBF83" w:rsidR="002E7702" w:rsidRDefault="002E7702" w:rsidP="002E7702">
      <w:pPr>
        <w:pStyle w:val="ListParagraph"/>
        <w:numPr>
          <w:ilvl w:val="2"/>
          <w:numId w:val="13"/>
        </w:numPr>
        <w:rPr>
          <w:sz w:val="22"/>
          <w:szCs w:val="22"/>
        </w:rPr>
      </w:pPr>
      <w:r>
        <w:rPr>
          <w:sz w:val="22"/>
          <w:szCs w:val="22"/>
        </w:rPr>
        <w:t>TAT for delivery</w:t>
      </w:r>
    </w:p>
    <w:p w14:paraId="664D2E3E" w14:textId="77777777" w:rsidR="002E7702" w:rsidRPr="00624762" w:rsidRDefault="002E7702" w:rsidP="002E7702">
      <w:pPr>
        <w:ind w:firstLine="426"/>
        <w:rPr>
          <w:b/>
          <w:bCs/>
          <w:sz w:val="22"/>
          <w:szCs w:val="22"/>
        </w:rPr>
      </w:pPr>
      <w:r w:rsidRPr="00624762">
        <w:rPr>
          <w:b/>
          <w:bCs/>
          <w:sz w:val="22"/>
          <w:szCs w:val="22"/>
        </w:rPr>
        <w:t xml:space="preserve">APIs: </w:t>
      </w:r>
    </w:p>
    <w:p w14:paraId="39F3F470" w14:textId="54EE4E4B" w:rsidR="002E7702" w:rsidRDefault="002E7702" w:rsidP="002E7702">
      <w:pPr>
        <w:pStyle w:val="ListParagraph"/>
        <w:numPr>
          <w:ilvl w:val="0"/>
          <w:numId w:val="15"/>
        </w:numPr>
        <w:rPr>
          <w:sz w:val="22"/>
          <w:szCs w:val="22"/>
        </w:rPr>
      </w:pPr>
      <w:r w:rsidRPr="00A956A6">
        <w:rPr>
          <w:sz w:val="22"/>
          <w:szCs w:val="22"/>
        </w:rPr>
        <w:t xml:space="preserve">The app will invoke the bank charges API to fetch the </w:t>
      </w:r>
      <w:r>
        <w:rPr>
          <w:sz w:val="22"/>
          <w:szCs w:val="22"/>
        </w:rPr>
        <w:t xml:space="preserve">cheque book request </w:t>
      </w:r>
      <w:r w:rsidRPr="00A956A6">
        <w:rPr>
          <w:sz w:val="22"/>
          <w:szCs w:val="22"/>
        </w:rPr>
        <w:t xml:space="preserve">charge. </w:t>
      </w:r>
    </w:p>
    <w:p w14:paraId="0289ED7B" w14:textId="38BC1ECD" w:rsidR="002E7702" w:rsidRDefault="002E7702" w:rsidP="002E7702">
      <w:pPr>
        <w:pStyle w:val="ListParagraph"/>
        <w:numPr>
          <w:ilvl w:val="0"/>
          <w:numId w:val="15"/>
        </w:numPr>
        <w:rPr>
          <w:sz w:val="22"/>
          <w:szCs w:val="22"/>
        </w:rPr>
      </w:pPr>
      <w:r>
        <w:rPr>
          <w:sz w:val="22"/>
          <w:szCs w:val="22"/>
        </w:rPr>
        <w:t>The app will invoke the cheque book request API, to initiate the request for the Cheque Book.</w:t>
      </w:r>
    </w:p>
    <w:p w14:paraId="55A62B57" w14:textId="7C7D78DA" w:rsidR="00FA440D" w:rsidRDefault="00FA440D" w:rsidP="00FA440D">
      <w:pPr>
        <w:pStyle w:val="Heading2"/>
        <w:numPr>
          <w:ilvl w:val="1"/>
          <w:numId w:val="4"/>
        </w:numPr>
        <w:tabs>
          <w:tab w:val="left" w:pos="990"/>
        </w:tabs>
        <w:rPr>
          <w:sz w:val="24"/>
          <w:szCs w:val="24"/>
        </w:rPr>
      </w:pPr>
      <w:bookmarkStart w:id="49" w:name="_Toc117274593"/>
      <w:r w:rsidRPr="00FA440D">
        <w:rPr>
          <w:sz w:val="24"/>
          <w:szCs w:val="24"/>
        </w:rPr>
        <w:t>Cheque Enquiry</w:t>
      </w:r>
      <w:bookmarkEnd w:id="49"/>
    </w:p>
    <w:p w14:paraId="5BECEB2C" w14:textId="157CF587" w:rsidR="0063139F" w:rsidRPr="00816B83" w:rsidRDefault="0063139F" w:rsidP="0063139F">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Accounts</w:t>
      </w:r>
      <w:r w:rsidRPr="00816B83">
        <w:rPr>
          <w:sz w:val="22"/>
          <w:szCs w:val="22"/>
        </w:rPr>
        <w:t xml:space="preserve"> -&gt;</w:t>
      </w:r>
      <w:r>
        <w:rPr>
          <w:sz w:val="22"/>
          <w:szCs w:val="22"/>
        </w:rPr>
        <w:t xml:space="preserve"> Cheque Services -&gt; Cheque Enquiry </w:t>
      </w:r>
    </w:p>
    <w:p w14:paraId="2B06DC37" w14:textId="77777777" w:rsidR="0063139F" w:rsidRDefault="0063139F" w:rsidP="0063139F">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request for new cheque book. </w:t>
      </w:r>
    </w:p>
    <w:p w14:paraId="749234C9" w14:textId="161B0F37" w:rsidR="00FA440D" w:rsidRDefault="0063139F" w:rsidP="0063139F">
      <w:pPr>
        <w:pStyle w:val="ListParagraph"/>
        <w:numPr>
          <w:ilvl w:val="0"/>
          <w:numId w:val="13"/>
        </w:numPr>
        <w:rPr>
          <w:sz w:val="22"/>
          <w:szCs w:val="22"/>
        </w:rPr>
      </w:pPr>
      <w:r>
        <w:rPr>
          <w:sz w:val="22"/>
          <w:szCs w:val="22"/>
        </w:rPr>
        <w:t>The</w:t>
      </w:r>
      <w:r w:rsidR="00E004D6">
        <w:rPr>
          <w:sz w:val="22"/>
          <w:szCs w:val="22"/>
        </w:rPr>
        <w:t xml:space="preserve"> user needs to select the account for which they need to enquire the cheque details.</w:t>
      </w:r>
    </w:p>
    <w:p w14:paraId="27237192" w14:textId="15C8B78C" w:rsidR="00E004D6" w:rsidRDefault="00E004D6" w:rsidP="0063139F">
      <w:pPr>
        <w:pStyle w:val="ListParagraph"/>
        <w:numPr>
          <w:ilvl w:val="0"/>
          <w:numId w:val="13"/>
        </w:numPr>
        <w:rPr>
          <w:sz w:val="22"/>
          <w:szCs w:val="22"/>
        </w:rPr>
      </w:pPr>
      <w:r>
        <w:rPr>
          <w:sz w:val="22"/>
          <w:szCs w:val="22"/>
        </w:rPr>
        <w:t>If the customer has only one account, then by default it will be selected and displayed in non-editable mode.</w:t>
      </w:r>
    </w:p>
    <w:p w14:paraId="5E42E40D" w14:textId="24ADDCFE" w:rsidR="00E004D6" w:rsidRDefault="00E004D6" w:rsidP="0063139F">
      <w:pPr>
        <w:pStyle w:val="ListParagraph"/>
        <w:numPr>
          <w:ilvl w:val="0"/>
          <w:numId w:val="13"/>
        </w:numPr>
        <w:rPr>
          <w:sz w:val="22"/>
          <w:szCs w:val="22"/>
        </w:rPr>
      </w:pPr>
      <w:r>
        <w:rPr>
          <w:sz w:val="22"/>
          <w:szCs w:val="22"/>
        </w:rPr>
        <w:t>Then user needs to enter the cheque number.</w:t>
      </w:r>
    </w:p>
    <w:p w14:paraId="3D03B48C" w14:textId="35F6E6D6" w:rsidR="00E004D6" w:rsidRDefault="00E004D6" w:rsidP="0063139F">
      <w:pPr>
        <w:pStyle w:val="ListParagraph"/>
        <w:numPr>
          <w:ilvl w:val="0"/>
          <w:numId w:val="13"/>
        </w:numPr>
        <w:rPr>
          <w:sz w:val="22"/>
          <w:szCs w:val="22"/>
        </w:rPr>
      </w:pPr>
      <w:r>
        <w:rPr>
          <w:sz w:val="22"/>
          <w:szCs w:val="22"/>
        </w:rPr>
        <w:t>On click submit, the following details will be fetched and displayed:</w:t>
      </w:r>
    </w:p>
    <w:p w14:paraId="169B1CB0" w14:textId="77777777" w:rsidR="00E004D6" w:rsidRPr="00E004D6" w:rsidRDefault="00E004D6" w:rsidP="00E004D6">
      <w:pPr>
        <w:pStyle w:val="ListParagraph"/>
        <w:numPr>
          <w:ilvl w:val="1"/>
          <w:numId w:val="13"/>
        </w:numPr>
        <w:rPr>
          <w:sz w:val="22"/>
          <w:szCs w:val="22"/>
        </w:rPr>
      </w:pPr>
      <w:r w:rsidRPr="00E004D6">
        <w:rPr>
          <w:sz w:val="22"/>
          <w:szCs w:val="22"/>
        </w:rPr>
        <w:t>Remit Account Number</w:t>
      </w:r>
    </w:p>
    <w:p w14:paraId="57A85BCF" w14:textId="77777777" w:rsidR="00E004D6" w:rsidRPr="00E004D6" w:rsidRDefault="00E004D6" w:rsidP="00E004D6">
      <w:pPr>
        <w:pStyle w:val="ListParagraph"/>
        <w:numPr>
          <w:ilvl w:val="1"/>
          <w:numId w:val="13"/>
        </w:numPr>
        <w:rPr>
          <w:sz w:val="22"/>
          <w:szCs w:val="22"/>
        </w:rPr>
      </w:pPr>
      <w:r w:rsidRPr="00E004D6">
        <w:rPr>
          <w:sz w:val="22"/>
          <w:szCs w:val="22"/>
        </w:rPr>
        <w:t>Remit Account Name</w:t>
      </w:r>
    </w:p>
    <w:p w14:paraId="70D7062A" w14:textId="77777777" w:rsidR="00E004D6" w:rsidRPr="00E004D6" w:rsidRDefault="00E004D6" w:rsidP="00E004D6">
      <w:pPr>
        <w:pStyle w:val="ListParagraph"/>
        <w:numPr>
          <w:ilvl w:val="1"/>
          <w:numId w:val="13"/>
        </w:numPr>
        <w:rPr>
          <w:sz w:val="22"/>
          <w:szCs w:val="22"/>
        </w:rPr>
      </w:pPr>
      <w:r w:rsidRPr="00E004D6">
        <w:rPr>
          <w:sz w:val="22"/>
          <w:szCs w:val="22"/>
        </w:rPr>
        <w:t>Remit IBAN</w:t>
      </w:r>
    </w:p>
    <w:p w14:paraId="04145DAA" w14:textId="77777777" w:rsidR="00E004D6" w:rsidRPr="00E004D6" w:rsidRDefault="00E004D6" w:rsidP="00E004D6">
      <w:pPr>
        <w:pStyle w:val="ListParagraph"/>
        <w:numPr>
          <w:ilvl w:val="1"/>
          <w:numId w:val="13"/>
        </w:numPr>
        <w:rPr>
          <w:sz w:val="22"/>
          <w:szCs w:val="22"/>
        </w:rPr>
      </w:pPr>
      <w:r w:rsidRPr="00E004D6">
        <w:rPr>
          <w:sz w:val="22"/>
          <w:szCs w:val="22"/>
        </w:rPr>
        <w:t>RIM Type</w:t>
      </w:r>
    </w:p>
    <w:p w14:paraId="1C5A0585" w14:textId="77777777" w:rsidR="00E004D6" w:rsidRPr="00E004D6" w:rsidRDefault="00E004D6" w:rsidP="00E004D6">
      <w:pPr>
        <w:pStyle w:val="ListParagraph"/>
        <w:numPr>
          <w:ilvl w:val="1"/>
          <w:numId w:val="13"/>
        </w:numPr>
        <w:rPr>
          <w:sz w:val="22"/>
          <w:szCs w:val="22"/>
        </w:rPr>
      </w:pPr>
      <w:r w:rsidRPr="00E004D6">
        <w:rPr>
          <w:sz w:val="22"/>
          <w:szCs w:val="22"/>
        </w:rPr>
        <w:t>RM Name</w:t>
      </w:r>
    </w:p>
    <w:p w14:paraId="44929316" w14:textId="77777777" w:rsidR="00E004D6" w:rsidRPr="00E004D6" w:rsidRDefault="00E004D6" w:rsidP="00E004D6">
      <w:pPr>
        <w:pStyle w:val="ListParagraph"/>
        <w:numPr>
          <w:ilvl w:val="1"/>
          <w:numId w:val="13"/>
        </w:numPr>
        <w:rPr>
          <w:sz w:val="22"/>
          <w:szCs w:val="22"/>
        </w:rPr>
      </w:pPr>
      <w:r w:rsidRPr="00E004D6">
        <w:rPr>
          <w:sz w:val="22"/>
          <w:szCs w:val="22"/>
        </w:rPr>
        <w:t>Cheque Number</w:t>
      </w:r>
    </w:p>
    <w:p w14:paraId="46218FAE" w14:textId="77777777" w:rsidR="00E004D6" w:rsidRPr="00E004D6" w:rsidRDefault="00E004D6" w:rsidP="00E004D6">
      <w:pPr>
        <w:pStyle w:val="ListParagraph"/>
        <w:numPr>
          <w:ilvl w:val="1"/>
          <w:numId w:val="13"/>
        </w:numPr>
        <w:rPr>
          <w:sz w:val="22"/>
          <w:szCs w:val="22"/>
        </w:rPr>
      </w:pPr>
      <w:r w:rsidRPr="00E004D6">
        <w:rPr>
          <w:sz w:val="22"/>
          <w:szCs w:val="22"/>
        </w:rPr>
        <w:t>Currency</w:t>
      </w:r>
    </w:p>
    <w:p w14:paraId="1091D424" w14:textId="77777777" w:rsidR="00E004D6" w:rsidRPr="00E004D6" w:rsidRDefault="00E004D6" w:rsidP="00E004D6">
      <w:pPr>
        <w:pStyle w:val="ListParagraph"/>
        <w:numPr>
          <w:ilvl w:val="1"/>
          <w:numId w:val="13"/>
        </w:numPr>
        <w:rPr>
          <w:sz w:val="22"/>
          <w:szCs w:val="22"/>
        </w:rPr>
      </w:pPr>
      <w:r w:rsidRPr="00E004D6">
        <w:rPr>
          <w:sz w:val="22"/>
          <w:szCs w:val="22"/>
        </w:rPr>
        <w:t>Current Balance</w:t>
      </w:r>
    </w:p>
    <w:p w14:paraId="458418F5" w14:textId="77777777" w:rsidR="00E004D6" w:rsidRPr="00E004D6" w:rsidRDefault="00E004D6" w:rsidP="00E004D6">
      <w:pPr>
        <w:pStyle w:val="ListParagraph"/>
        <w:numPr>
          <w:ilvl w:val="1"/>
          <w:numId w:val="13"/>
        </w:numPr>
        <w:rPr>
          <w:sz w:val="22"/>
          <w:szCs w:val="22"/>
        </w:rPr>
      </w:pPr>
      <w:r w:rsidRPr="00E004D6">
        <w:rPr>
          <w:sz w:val="22"/>
          <w:szCs w:val="22"/>
        </w:rPr>
        <w:lastRenderedPageBreak/>
        <w:t>Available Balance</w:t>
      </w:r>
    </w:p>
    <w:p w14:paraId="5C027B3A" w14:textId="77BE4B76" w:rsidR="00E004D6" w:rsidRPr="0063139F" w:rsidRDefault="00E004D6" w:rsidP="00E004D6">
      <w:pPr>
        <w:pStyle w:val="ListParagraph"/>
        <w:numPr>
          <w:ilvl w:val="1"/>
          <w:numId w:val="13"/>
        </w:numPr>
        <w:rPr>
          <w:sz w:val="22"/>
          <w:szCs w:val="22"/>
        </w:rPr>
      </w:pPr>
      <w:r w:rsidRPr="00E004D6">
        <w:rPr>
          <w:sz w:val="22"/>
          <w:szCs w:val="22"/>
        </w:rPr>
        <w:t>Cheque Status</w:t>
      </w:r>
    </w:p>
    <w:p w14:paraId="4B49A1FC" w14:textId="77777777" w:rsidR="00E004D6" w:rsidRPr="00624762" w:rsidRDefault="00E004D6" w:rsidP="00E004D6">
      <w:pPr>
        <w:ind w:firstLine="426"/>
        <w:rPr>
          <w:b/>
          <w:bCs/>
          <w:sz w:val="22"/>
          <w:szCs w:val="22"/>
        </w:rPr>
      </w:pPr>
      <w:r w:rsidRPr="00624762">
        <w:rPr>
          <w:b/>
          <w:bCs/>
          <w:sz w:val="22"/>
          <w:szCs w:val="22"/>
        </w:rPr>
        <w:t xml:space="preserve">APIs: </w:t>
      </w:r>
    </w:p>
    <w:p w14:paraId="62D8203A" w14:textId="7828620E" w:rsidR="00E004D6" w:rsidRDefault="00E004D6" w:rsidP="00E004D6">
      <w:pPr>
        <w:pStyle w:val="ListParagraph"/>
        <w:numPr>
          <w:ilvl w:val="0"/>
          <w:numId w:val="15"/>
        </w:numPr>
        <w:rPr>
          <w:sz w:val="22"/>
          <w:szCs w:val="22"/>
        </w:rPr>
      </w:pPr>
      <w:r w:rsidRPr="00A956A6">
        <w:rPr>
          <w:sz w:val="22"/>
          <w:szCs w:val="22"/>
        </w:rPr>
        <w:t xml:space="preserve">The app will invoke the </w:t>
      </w:r>
      <w:r>
        <w:rPr>
          <w:sz w:val="22"/>
          <w:szCs w:val="22"/>
        </w:rPr>
        <w:t>Cheque Enquiry</w:t>
      </w:r>
      <w:r w:rsidRPr="00A956A6">
        <w:rPr>
          <w:sz w:val="22"/>
          <w:szCs w:val="22"/>
        </w:rPr>
        <w:t xml:space="preserve"> API to fetch the</w:t>
      </w:r>
      <w:r>
        <w:rPr>
          <w:sz w:val="22"/>
          <w:szCs w:val="22"/>
        </w:rPr>
        <w:t xml:space="preserve"> respective</w:t>
      </w:r>
      <w:r w:rsidRPr="00A956A6">
        <w:rPr>
          <w:sz w:val="22"/>
          <w:szCs w:val="22"/>
        </w:rPr>
        <w:t xml:space="preserve"> </w:t>
      </w:r>
      <w:r>
        <w:rPr>
          <w:sz w:val="22"/>
          <w:szCs w:val="22"/>
        </w:rPr>
        <w:t>cheque details</w:t>
      </w:r>
      <w:r w:rsidRPr="00A956A6">
        <w:rPr>
          <w:sz w:val="22"/>
          <w:szCs w:val="22"/>
        </w:rPr>
        <w:t xml:space="preserve">. </w:t>
      </w:r>
    </w:p>
    <w:p w14:paraId="624D5719" w14:textId="6917AD94" w:rsidR="00124BF1" w:rsidRDefault="00124BF1" w:rsidP="00124BF1">
      <w:pPr>
        <w:pStyle w:val="Heading1"/>
        <w:numPr>
          <w:ilvl w:val="0"/>
          <w:numId w:val="4"/>
        </w:numPr>
        <w:jc w:val="both"/>
        <w:rPr>
          <w:rFonts w:cstheme="minorHAnsi"/>
          <w:sz w:val="24"/>
          <w:szCs w:val="24"/>
        </w:rPr>
      </w:pPr>
      <w:bookmarkStart w:id="50" w:name="_Toc117274594"/>
      <w:r w:rsidRPr="00124BF1">
        <w:rPr>
          <w:rFonts w:cstheme="minorHAnsi"/>
          <w:sz w:val="24"/>
          <w:szCs w:val="24"/>
        </w:rPr>
        <w:t>Deposits</w:t>
      </w:r>
      <w:bookmarkEnd w:id="50"/>
    </w:p>
    <w:p w14:paraId="487F21DA" w14:textId="672FF3F8" w:rsidR="00124BF1" w:rsidRDefault="00124BF1" w:rsidP="00124BF1">
      <w:pPr>
        <w:pStyle w:val="ListParagraph"/>
        <w:numPr>
          <w:ilvl w:val="0"/>
          <w:numId w:val="13"/>
        </w:numPr>
        <w:rPr>
          <w:sz w:val="22"/>
          <w:szCs w:val="22"/>
        </w:rPr>
      </w:pPr>
      <w:r w:rsidRPr="005A0EF9">
        <w:rPr>
          <w:sz w:val="22"/>
          <w:szCs w:val="22"/>
        </w:rPr>
        <w:t xml:space="preserve">This section is for the user to view their entire </w:t>
      </w:r>
      <w:r w:rsidR="00D108B4">
        <w:rPr>
          <w:sz w:val="22"/>
          <w:szCs w:val="22"/>
        </w:rPr>
        <w:t xml:space="preserve">deposit </w:t>
      </w:r>
      <w:r w:rsidRPr="005A0EF9">
        <w:rPr>
          <w:sz w:val="22"/>
          <w:szCs w:val="22"/>
        </w:rPr>
        <w:t>account related information</w:t>
      </w:r>
      <w:r>
        <w:rPr>
          <w:sz w:val="22"/>
          <w:szCs w:val="22"/>
        </w:rPr>
        <w:t xml:space="preserve"> including the following:</w:t>
      </w:r>
    </w:p>
    <w:p w14:paraId="50427DC3" w14:textId="5E8A4893" w:rsidR="00124BF1" w:rsidRDefault="00124BF1" w:rsidP="00124BF1">
      <w:pPr>
        <w:pStyle w:val="ListParagraph"/>
        <w:numPr>
          <w:ilvl w:val="1"/>
          <w:numId w:val="13"/>
        </w:numPr>
        <w:rPr>
          <w:sz w:val="22"/>
          <w:szCs w:val="22"/>
        </w:rPr>
      </w:pPr>
      <w:r>
        <w:rPr>
          <w:sz w:val="22"/>
          <w:szCs w:val="22"/>
        </w:rPr>
        <w:t>Deposit Summary</w:t>
      </w:r>
    </w:p>
    <w:p w14:paraId="21DF8C51" w14:textId="3204D28D" w:rsidR="00124BF1" w:rsidRDefault="00124BF1" w:rsidP="00124BF1">
      <w:pPr>
        <w:pStyle w:val="ListParagraph"/>
        <w:numPr>
          <w:ilvl w:val="1"/>
          <w:numId w:val="13"/>
        </w:numPr>
        <w:rPr>
          <w:sz w:val="22"/>
          <w:szCs w:val="22"/>
        </w:rPr>
      </w:pPr>
      <w:r>
        <w:rPr>
          <w:sz w:val="22"/>
          <w:szCs w:val="22"/>
        </w:rPr>
        <w:t>Deposit Details</w:t>
      </w:r>
    </w:p>
    <w:p w14:paraId="34881E87" w14:textId="6D471ABF" w:rsidR="00124BF1" w:rsidRDefault="00124BF1" w:rsidP="00124BF1">
      <w:pPr>
        <w:pStyle w:val="Heading2"/>
        <w:numPr>
          <w:ilvl w:val="1"/>
          <w:numId w:val="4"/>
        </w:numPr>
        <w:rPr>
          <w:sz w:val="24"/>
          <w:szCs w:val="24"/>
        </w:rPr>
      </w:pPr>
      <w:bookmarkStart w:id="51" w:name="_Toc117274595"/>
      <w:r>
        <w:rPr>
          <w:sz w:val="24"/>
          <w:szCs w:val="24"/>
        </w:rPr>
        <w:t>Deposit</w:t>
      </w:r>
      <w:r w:rsidRPr="009225BB">
        <w:rPr>
          <w:sz w:val="24"/>
          <w:szCs w:val="24"/>
        </w:rPr>
        <w:t xml:space="preserve"> Summary</w:t>
      </w:r>
      <w:bookmarkEnd w:id="51"/>
    </w:p>
    <w:p w14:paraId="6507F99B" w14:textId="6AEFAC56" w:rsidR="00124BF1" w:rsidRPr="00816B83" w:rsidRDefault="00124BF1" w:rsidP="00124BF1">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Deposits</w:t>
      </w:r>
      <w:r w:rsidRPr="00816B83">
        <w:rPr>
          <w:sz w:val="22"/>
          <w:szCs w:val="22"/>
        </w:rPr>
        <w:t xml:space="preserve"> -&gt; </w:t>
      </w:r>
      <w:r>
        <w:rPr>
          <w:sz w:val="22"/>
          <w:szCs w:val="22"/>
        </w:rPr>
        <w:t>Deposit summary</w:t>
      </w:r>
    </w:p>
    <w:p w14:paraId="7DFFA3F8" w14:textId="77777777" w:rsidR="00124BF1" w:rsidRDefault="00124BF1" w:rsidP="00124BF1">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account summary which includes the following details:</w:t>
      </w:r>
    </w:p>
    <w:p w14:paraId="500752DA" w14:textId="304DF361" w:rsidR="00143D5A" w:rsidRPr="00143D5A" w:rsidRDefault="00AE0A47" w:rsidP="00143D5A">
      <w:pPr>
        <w:pStyle w:val="ListParagraph"/>
        <w:numPr>
          <w:ilvl w:val="1"/>
          <w:numId w:val="13"/>
        </w:numPr>
        <w:rPr>
          <w:sz w:val="22"/>
          <w:szCs w:val="22"/>
        </w:rPr>
      </w:pPr>
      <w:r w:rsidRPr="00AE0A47">
        <w:rPr>
          <w:sz w:val="22"/>
          <w:szCs w:val="22"/>
        </w:rPr>
        <w:t xml:space="preserve">Deposit </w:t>
      </w:r>
      <w:r w:rsidR="00143D5A" w:rsidRPr="00143D5A">
        <w:rPr>
          <w:sz w:val="22"/>
          <w:szCs w:val="22"/>
        </w:rPr>
        <w:t>Account Name</w:t>
      </w:r>
    </w:p>
    <w:p w14:paraId="440256E7" w14:textId="6B73CCB8" w:rsidR="00143D5A" w:rsidRPr="00143D5A" w:rsidRDefault="00AE0A47" w:rsidP="00143D5A">
      <w:pPr>
        <w:pStyle w:val="ListParagraph"/>
        <w:numPr>
          <w:ilvl w:val="1"/>
          <w:numId w:val="13"/>
        </w:numPr>
        <w:rPr>
          <w:sz w:val="22"/>
          <w:szCs w:val="22"/>
        </w:rPr>
      </w:pPr>
      <w:r w:rsidRPr="00AE0A47">
        <w:rPr>
          <w:sz w:val="22"/>
          <w:szCs w:val="22"/>
        </w:rPr>
        <w:t xml:space="preserve">Deposit </w:t>
      </w:r>
      <w:r w:rsidR="00143D5A" w:rsidRPr="00143D5A">
        <w:rPr>
          <w:sz w:val="22"/>
          <w:szCs w:val="22"/>
        </w:rPr>
        <w:t>Account Type</w:t>
      </w:r>
    </w:p>
    <w:p w14:paraId="28CCB05D" w14:textId="65BDECCE" w:rsidR="00143D5A" w:rsidRPr="00143D5A" w:rsidRDefault="00AE0A47" w:rsidP="00143D5A">
      <w:pPr>
        <w:pStyle w:val="ListParagraph"/>
        <w:numPr>
          <w:ilvl w:val="1"/>
          <w:numId w:val="13"/>
        </w:numPr>
        <w:rPr>
          <w:sz w:val="22"/>
          <w:szCs w:val="22"/>
        </w:rPr>
      </w:pPr>
      <w:r w:rsidRPr="00AE0A47">
        <w:rPr>
          <w:sz w:val="22"/>
          <w:szCs w:val="22"/>
        </w:rPr>
        <w:t xml:space="preserve">Deposit </w:t>
      </w:r>
      <w:r w:rsidR="00143D5A" w:rsidRPr="00143D5A">
        <w:rPr>
          <w:sz w:val="22"/>
          <w:szCs w:val="22"/>
        </w:rPr>
        <w:t>Account Number</w:t>
      </w:r>
    </w:p>
    <w:p w14:paraId="4F96AE76" w14:textId="38EF755B" w:rsidR="00143D5A" w:rsidRPr="00143D5A" w:rsidRDefault="00AE0A47" w:rsidP="00143D5A">
      <w:pPr>
        <w:pStyle w:val="ListParagraph"/>
        <w:numPr>
          <w:ilvl w:val="1"/>
          <w:numId w:val="13"/>
        </w:numPr>
        <w:rPr>
          <w:sz w:val="22"/>
          <w:szCs w:val="22"/>
        </w:rPr>
      </w:pPr>
      <w:r w:rsidRPr="00AE0A47">
        <w:rPr>
          <w:sz w:val="22"/>
          <w:szCs w:val="22"/>
        </w:rPr>
        <w:t xml:space="preserve">Deposit </w:t>
      </w:r>
      <w:r>
        <w:rPr>
          <w:sz w:val="22"/>
          <w:szCs w:val="22"/>
        </w:rPr>
        <w:t>Amount</w:t>
      </w:r>
    </w:p>
    <w:p w14:paraId="5ACEBED2" w14:textId="3CD1F042" w:rsidR="00124BF1" w:rsidRDefault="00AE0A47" w:rsidP="00143D5A">
      <w:pPr>
        <w:pStyle w:val="ListParagraph"/>
        <w:numPr>
          <w:ilvl w:val="1"/>
          <w:numId w:val="13"/>
        </w:numPr>
        <w:rPr>
          <w:sz w:val="22"/>
          <w:szCs w:val="22"/>
        </w:rPr>
      </w:pPr>
      <w:r w:rsidRPr="00AE0A47">
        <w:rPr>
          <w:sz w:val="22"/>
          <w:szCs w:val="22"/>
        </w:rPr>
        <w:t xml:space="preserve">Deposit </w:t>
      </w:r>
      <w:r w:rsidR="00143D5A" w:rsidRPr="00143D5A">
        <w:rPr>
          <w:sz w:val="22"/>
          <w:szCs w:val="22"/>
        </w:rPr>
        <w:t>Account Currency</w:t>
      </w:r>
    </w:p>
    <w:p w14:paraId="487B65B1" w14:textId="14EF1E68" w:rsidR="00124BF1" w:rsidRDefault="00143D5A" w:rsidP="00124BF1">
      <w:pPr>
        <w:pStyle w:val="ListParagraph"/>
        <w:numPr>
          <w:ilvl w:val="0"/>
          <w:numId w:val="13"/>
        </w:numPr>
        <w:rPr>
          <w:sz w:val="22"/>
          <w:szCs w:val="22"/>
        </w:rPr>
      </w:pPr>
      <w:r>
        <w:rPr>
          <w:sz w:val="22"/>
          <w:szCs w:val="22"/>
        </w:rPr>
        <w:t>On click of the detail link, app will navigate to the re</w:t>
      </w:r>
      <w:r w:rsidR="00124BF1">
        <w:rPr>
          <w:sz w:val="22"/>
          <w:szCs w:val="22"/>
        </w:rPr>
        <w:t xml:space="preserve">spective account details </w:t>
      </w:r>
      <w:r>
        <w:rPr>
          <w:sz w:val="22"/>
          <w:szCs w:val="22"/>
        </w:rPr>
        <w:t>screen.</w:t>
      </w:r>
    </w:p>
    <w:p w14:paraId="40F90441" w14:textId="77777777" w:rsidR="00124BF1" w:rsidRDefault="00124BF1" w:rsidP="00124BF1">
      <w:pPr>
        <w:ind w:firstLine="360"/>
        <w:rPr>
          <w:b/>
          <w:bCs/>
          <w:sz w:val="22"/>
          <w:szCs w:val="22"/>
        </w:rPr>
      </w:pPr>
      <w:r w:rsidRPr="00412260">
        <w:rPr>
          <w:b/>
          <w:bCs/>
          <w:sz w:val="22"/>
          <w:szCs w:val="22"/>
        </w:rPr>
        <w:t xml:space="preserve">APIs: </w:t>
      </w:r>
    </w:p>
    <w:p w14:paraId="2C24F9FF" w14:textId="7F9AEA05" w:rsidR="00124BF1" w:rsidRDefault="00124BF1" w:rsidP="00124BF1">
      <w:pPr>
        <w:pStyle w:val="ListParagraph"/>
        <w:numPr>
          <w:ilvl w:val="0"/>
          <w:numId w:val="13"/>
        </w:numPr>
        <w:rPr>
          <w:sz w:val="22"/>
          <w:szCs w:val="22"/>
        </w:rPr>
      </w:pPr>
      <w:r>
        <w:rPr>
          <w:sz w:val="22"/>
          <w:szCs w:val="22"/>
        </w:rPr>
        <w:t xml:space="preserve">The app will invoke the Account </w:t>
      </w:r>
      <w:r w:rsidR="00483380">
        <w:rPr>
          <w:sz w:val="22"/>
          <w:szCs w:val="22"/>
        </w:rPr>
        <w:t xml:space="preserve">Summary </w:t>
      </w:r>
      <w:r>
        <w:rPr>
          <w:sz w:val="22"/>
          <w:szCs w:val="22"/>
        </w:rPr>
        <w:t>API.</w:t>
      </w:r>
    </w:p>
    <w:p w14:paraId="219770F3" w14:textId="7FAA6FA7" w:rsidR="00124BF1" w:rsidRDefault="00C54B1E" w:rsidP="00124BF1">
      <w:pPr>
        <w:pStyle w:val="Heading2"/>
        <w:numPr>
          <w:ilvl w:val="1"/>
          <w:numId w:val="4"/>
        </w:numPr>
        <w:rPr>
          <w:sz w:val="24"/>
          <w:szCs w:val="24"/>
        </w:rPr>
      </w:pPr>
      <w:bookmarkStart w:id="52" w:name="_Toc117274596"/>
      <w:r>
        <w:rPr>
          <w:sz w:val="24"/>
          <w:szCs w:val="24"/>
        </w:rPr>
        <w:t>Deposit</w:t>
      </w:r>
      <w:r w:rsidRPr="009225BB">
        <w:rPr>
          <w:sz w:val="24"/>
          <w:szCs w:val="24"/>
        </w:rPr>
        <w:t xml:space="preserve"> </w:t>
      </w:r>
      <w:r w:rsidR="00124BF1">
        <w:rPr>
          <w:sz w:val="24"/>
          <w:szCs w:val="24"/>
        </w:rPr>
        <w:t>Deta</w:t>
      </w:r>
      <w:r>
        <w:rPr>
          <w:sz w:val="24"/>
          <w:szCs w:val="24"/>
        </w:rPr>
        <w:t>i</w:t>
      </w:r>
      <w:r w:rsidR="00124BF1">
        <w:rPr>
          <w:sz w:val="24"/>
          <w:szCs w:val="24"/>
        </w:rPr>
        <w:t>ls</w:t>
      </w:r>
      <w:bookmarkEnd w:id="52"/>
    </w:p>
    <w:p w14:paraId="49D4CE6D" w14:textId="12071A65" w:rsidR="00124BF1" w:rsidRPr="00620D7D" w:rsidRDefault="00124BF1" w:rsidP="00124BF1">
      <w:pPr>
        <w:ind w:left="360"/>
        <w:rPr>
          <w:sz w:val="22"/>
          <w:szCs w:val="22"/>
        </w:rPr>
      </w:pPr>
      <w:r w:rsidRPr="00620D7D">
        <w:rPr>
          <w:b/>
          <w:bCs/>
          <w:sz w:val="22"/>
          <w:szCs w:val="22"/>
        </w:rPr>
        <w:t>Navigations:</w:t>
      </w:r>
      <w:r w:rsidRPr="00620D7D">
        <w:rPr>
          <w:sz w:val="22"/>
          <w:szCs w:val="22"/>
        </w:rPr>
        <w:t xml:space="preserve"> Login -&gt; Menu -&gt; </w:t>
      </w:r>
      <w:r w:rsidR="00C54B1E">
        <w:rPr>
          <w:sz w:val="22"/>
          <w:szCs w:val="22"/>
        </w:rPr>
        <w:t>Deposits</w:t>
      </w:r>
      <w:r w:rsidR="00C54B1E" w:rsidRPr="00816B83">
        <w:rPr>
          <w:sz w:val="22"/>
          <w:szCs w:val="22"/>
        </w:rPr>
        <w:t xml:space="preserve"> -&gt; </w:t>
      </w:r>
      <w:r w:rsidR="00C54B1E">
        <w:rPr>
          <w:sz w:val="22"/>
          <w:szCs w:val="22"/>
        </w:rPr>
        <w:t>Deposit summary -&gt; Deposit Details</w:t>
      </w:r>
    </w:p>
    <w:p w14:paraId="040015A0" w14:textId="62E278D4" w:rsidR="00124BF1" w:rsidRDefault="00124BF1" w:rsidP="00124BF1">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sidR="003D5054">
        <w:rPr>
          <w:sz w:val="22"/>
          <w:szCs w:val="22"/>
        </w:rPr>
        <w:t>deposit</w:t>
      </w:r>
      <w:r>
        <w:rPr>
          <w:sz w:val="22"/>
          <w:szCs w:val="22"/>
        </w:rPr>
        <w:t xml:space="preserve"> details.</w:t>
      </w:r>
    </w:p>
    <w:p w14:paraId="124A4F6E" w14:textId="22B41BB4" w:rsidR="00124BF1" w:rsidRDefault="00124BF1" w:rsidP="00124BF1">
      <w:pPr>
        <w:pStyle w:val="ListParagraph"/>
        <w:numPr>
          <w:ilvl w:val="0"/>
          <w:numId w:val="13"/>
        </w:numPr>
        <w:rPr>
          <w:sz w:val="22"/>
          <w:szCs w:val="22"/>
        </w:rPr>
      </w:pPr>
      <w:r>
        <w:rPr>
          <w:sz w:val="22"/>
          <w:szCs w:val="22"/>
        </w:rPr>
        <w:t xml:space="preserve">The </w:t>
      </w:r>
      <w:r w:rsidR="008449C6">
        <w:rPr>
          <w:sz w:val="22"/>
          <w:szCs w:val="22"/>
        </w:rPr>
        <w:t>deposit</w:t>
      </w:r>
      <w:r>
        <w:rPr>
          <w:sz w:val="22"/>
          <w:szCs w:val="22"/>
        </w:rPr>
        <w:t xml:space="preserve"> details are grouped under the following category</w:t>
      </w:r>
    </w:p>
    <w:p w14:paraId="47D5DA32" w14:textId="77777777" w:rsidR="00124BF1" w:rsidRDefault="00124BF1" w:rsidP="00124BF1">
      <w:pPr>
        <w:pStyle w:val="ListParagraph"/>
        <w:numPr>
          <w:ilvl w:val="1"/>
          <w:numId w:val="13"/>
        </w:numPr>
        <w:rPr>
          <w:sz w:val="22"/>
          <w:szCs w:val="22"/>
        </w:rPr>
      </w:pPr>
      <w:r>
        <w:rPr>
          <w:sz w:val="22"/>
          <w:szCs w:val="22"/>
        </w:rPr>
        <w:t>Basic Details</w:t>
      </w:r>
    </w:p>
    <w:p w14:paraId="296F82C8" w14:textId="77777777" w:rsidR="003D5054" w:rsidRPr="003D5054" w:rsidRDefault="003D5054" w:rsidP="003D5054">
      <w:pPr>
        <w:pStyle w:val="ListParagraph"/>
        <w:numPr>
          <w:ilvl w:val="2"/>
          <w:numId w:val="13"/>
        </w:numPr>
        <w:rPr>
          <w:sz w:val="22"/>
          <w:szCs w:val="22"/>
        </w:rPr>
      </w:pPr>
      <w:r w:rsidRPr="003D5054">
        <w:rPr>
          <w:sz w:val="22"/>
          <w:szCs w:val="22"/>
        </w:rPr>
        <w:t>Deposit category name</w:t>
      </w:r>
    </w:p>
    <w:p w14:paraId="35F906CD" w14:textId="7FCC6F9A" w:rsidR="003D5054" w:rsidRPr="003D5054" w:rsidRDefault="003D5054" w:rsidP="003D5054">
      <w:pPr>
        <w:pStyle w:val="ListParagraph"/>
        <w:numPr>
          <w:ilvl w:val="2"/>
          <w:numId w:val="13"/>
        </w:numPr>
        <w:rPr>
          <w:sz w:val="22"/>
          <w:szCs w:val="22"/>
        </w:rPr>
      </w:pPr>
      <w:r w:rsidRPr="003D5054">
        <w:rPr>
          <w:sz w:val="22"/>
          <w:szCs w:val="22"/>
        </w:rPr>
        <w:t>Deposit Account nick name</w:t>
      </w:r>
    </w:p>
    <w:p w14:paraId="244EAB57" w14:textId="60E26C64" w:rsidR="003D5054" w:rsidRDefault="003D5054" w:rsidP="003D5054">
      <w:pPr>
        <w:pStyle w:val="ListParagraph"/>
        <w:numPr>
          <w:ilvl w:val="2"/>
          <w:numId w:val="13"/>
        </w:numPr>
        <w:rPr>
          <w:sz w:val="22"/>
          <w:szCs w:val="22"/>
        </w:rPr>
      </w:pPr>
      <w:r w:rsidRPr="003D5054">
        <w:rPr>
          <w:sz w:val="22"/>
          <w:szCs w:val="22"/>
        </w:rPr>
        <w:t xml:space="preserve">Deposit Account currency </w:t>
      </w:r>
    </w:p>
    <w:p w14:paraId="6965257F" w14:textId="2BB202C1" w:rsidR="003D5054" w:rsidRDefault="003D5054" w:rsidP="003D5054">
      <w:pPr>
        <w:pStyle w:val="ListParagraph"/>
        <w:numPr>
          <w:ilvl w:val="2"/>
          <w:numId w:val="13"/>
        </w:numPr>
        <w:rPr>
          <w:sz w:val="22"/>
          <w:szCs w:val="22"/>
        </w:rPr>
      </w:pPr>
      <w:r w:rsidRPr="003D5054">
        <w:rPr>
          <w:sz w:val="22"/>
          <w:szCs w:val="22"/>
        </w:rPr>
        <w:t>Account Branch Name</w:t>
      </w:r>
    </w:p>
    <w:p w14:paraId="2E789EFC" w14:textId="77777777" w:rsidR="00124BF1" w:rsidRDefault="00124BF1" w:rsidP="00124BF1">
      <w:pPr>
        <w:pStyle w:val="ListParagraph"/>
        <w:numPr>
          <w:ilvl w:val="1"/>
          <w:numId w:val="13"/>
        </w:numPr>
        <w:rPr>
          <w:sz w:val="22"/>
          <w:szCs w:val="22"/>
        </w:rPr>
      </w:pPr>
      <w:r>
        <w:rPr>
          <w:sz w:val="22"/>
          <w:szCs w:val="22"/>
        </w:rPr>
        <w:t>Transaction Details</w:t>
      </w:r>
    </w:p>
    <w:p w14:paraId="7B1EEA74" w14:textId="77777777" w:rsidR="003D5054" w:rsidRPr="003D5054" w:rsidRDefault="003D5054" w:rsidP="003D5054">
      <w:pPr>
        <w:pStyle w:val="ListParagraph"/>
        <w:numPr>
          <w:ilvl w:val="2"/>
          <w:numId w:val="13"/>
        </w:numPr>
        <w:rPr>
          <w:sz w:val="22"/>
          <w:szCs w:val="22"/>
        </w:rPr>
      </w:pPr>
      <w:r w:rsidRPr="003D5054">
        <w:rPr>
          <w:sz w:val="22"/>
          <w:szCs w:val="22"/>
        </w:rPr>
        <w:t>Opening date</w:t>
      </w:r>
    </w:p>
    <w:p w14:paraId="6C1557C1" w14:textId="77777777" w:rsidR="003D5054" w:rsidRPr="003D5054" w:rsidRDefault="003D5054" w:rsidP="003D5054">
      <w:pPr>
        <w:pStyle w:val="ListParagraph"/>
        <w:numPr>
          <w:ilvl w:val="2"/>
          <w:numId w:val="13"/>
        </w:numPr>
        <w:rPr>
          <w:sz w:val="22"/>
          <w:szCs w:val="22"/>
        </w:rPr>
      </w:pPr>
      <w:r w:rsidRPr="003D5054">
        <w:rPr>
          <w:sz w:val="22"/>
          <w:szCs w:val="22"/>
        </w:rPr>
        <w:t>Last renewal date</w:t>
      </w:r>
    </w:p>
    <w:p w14:paraId="09D46B72" w14:textId="77777777" w:rsidR="003D5054" w:rsidRPr="003D5054" w:rsidRDefault="003D5054" w:rsidP="003D5054">
      <w:pPr>
        <w:pStyle w:val="ListParagraph"/>
        <w:numPr>
          <w:ilvl w:val="2"/>
          <w:numId w:val="13"/>
        </w:numPr>
        <w:rPr>
          <w:sz w:val="22"/>
          <w:szCs w:val="22"/>
        </w:rPr>
      </w:pPr>
      <w:r w:rsidRPr="003D5054">
        <w:rPr>
          <w:sz w:val="22"/>
          <w:szCs w:val="22"/>
        </w:rPr>
        <w:t>End of maturity Date</w:t>
      </w:r>
    </w:p>
    <w:p w14:paraId="352AB048" w14:textId="77777777" w:rsidR="003D5054" w:rsidRPr="003D5054" w:rsidRDefault="003D5054" w:rsidP="003D5054">
      <w:pPr>
        <w:pStyle w:val="ListParagraph"/>
        <w:numPr>
          <w:ilvl w:val="2"/>
          <w:numId w:val="13"/>
        </w:numPr>
        <w:rPr>
          <w:sz w:val="22"/>
          <w:szCs w:val="22"/>
        </w:rPr>
      </w:pPr>
      <w:r w:rsidRPr="003D5054">
        <w:rPr>
          <w:sz w:val="22"/>
          <w:szCs w:val="22"/>
        </w:rPr>
        <w:lastRenderedPageBreak/>
        <w:t>Maturity Instruction</w:t>
      </w:r>
    </w:p>
    <w:p w14:paraId="41B99904" w14:textId="77777777" w:rsidR="003D5054" w:rsidRPr="003D5054" w:rsidRDefault="003D5054" w:rsidP="003D5054">
      <w:pPr>
        <w:pStyle w:val="ListParagraph"/>
        <w:numPr>
          <w:ilvl w:val="2"/>
          <w:numId w:val="13"/>
        </w:numPr>
        <w:rPr>
          <w:sz w:val="22"/>
          <w:szCs w:val="22"/>
        </w:rPr>
      </w:pPr>
      <w:r w:rsidRPr="003D5054">
        <w:rPr>
          <w:sz w:val="22"/>
          <w:szCs w:val="22"/>
        </w:rPr>
        <w:t>Interest rate</w:t>
      </w:r>
    </w:p>
    <w:p w14:paraId="083006A6" w14:textId="77777777" w:rsidR="003D5054" w:rsidRPr="003D5054" w:rsidRDefault="003D5054" w:rsidP="003D5054">
      <w:pPr>
        <w:pStyle w:val="ListParagraph"/>
        <w:numPr>
          <w:ilvl w:val="2"/>
          <w:numId w:val="13"/>
        </w:numPr>
        <w:rPr>
          <w:sz w:val="22"/>
          <w:szCs w:val="22"/>
        </w:rPr>
      </w:pPr>
      <w:r w:rsidRPr="003D5054">
        <w:rPr>
          <w:sz w:val="22"/>
          <w:szCs w:val="22"/>
        </w:rPr>
        <w:t>Expected profit rate</w:t>
      </w:r>
    </w:p>
    <w:p w14:paraId="357BB9C4" w14:textId="77777777" w:rsidR="003D5054" w:rsidRPr="003D5054" w:rsidRDefault="003D5054" w:rsidP="003D5054">
      <w:pPr>
        <w:pStyle w:val="ListParagraph"/>
        <w:numPr>
          <w:ilvl w:val="2"/>
          <w:numId w:val="13"/>
        </w:numPr>
        <w:rPr>
          <w:sz w:val="22"/>
          <w:szCs w:val="22"/>
        </w:rPr>
      </w:pPr>
      <w:r w:rsidRPr="003D5054">
        <w:rPr>
          <w:sz w:val="22"/>
          <w:szCs w:val="22"/>
        </w:rPr>
        <w:t>Linked to Account</w:t>
      </w:r>
    </w:p>
    <w:p w14:paraId="7E6F442B" w14:textId="2E0CB729" w:rsidR="003D5054" w:rsidRPr="003D5054" w:rsidRDefault="003D5054" w:rsidP="003D5054">
      <w:pPr>
        <w:pStyle w:val="ListParagraph"/>
        <w:numPr>
          <w:ilvl w:val="2"/>
          <w:numId w:val="13"/>
        </w:numPr>
        <w:rPr>
          <w:b/>
          <w:bCs/>
          <w:sz w:val="22"/>
          <w:szCs w:val="22"/>
        </w:rPr>
      </w:pPr>
      <w:r w:rsidRPr="003D5054">
        <w:rPr>
          <w:sz w:val="22"/>
          <w:szCs w:val="22"/>
        </w:rPr>
        <w:t xml:space="preserve">Early redemption fees </w:t>
      </w:r>
    </w:p>
    <w:p w14:paraId="38DB7D55" w14:textId="7B6155A8" w:rsidR="003D5054" w:rsidRPr="003D5054" w:rsidRDefault="003D5054" w:rsidP="003D5054">
      <w:pPr>
        <w:pStyle w:val="ListParagraph"/>
        <w:numPr>
          <w:ilvl w:val="0"/>
          <w:numId w:val="13"/>
        </w:numPr>
        <w:rPr>
          <w:b/>
          <w:bCs/>
          <w:sz w:val="22"/>
          <w:szCs w:val="22"/>
        </w:rPr>
      </w:pPr>
      <w:r>
        <w:rPr>
          <w:sz w:val="22"/>
          <w:szCs w:val="22"/>
        </w:rPr>
        <w:t>The user should have the option to download the Deposit detail in PDF format.</w:t>
      </w:r>
    </w:p>
    <w:p w14:paraId="797E37AF" w14:textId="6012946A" w:rsidR="00124BF1" w:rsidRPr="003D5054" w:rsidRDefault="00124BF1" w:rsidP="003D5054">
      <w:pPr>
        <w:ind w:firstLine="360"/>
        <w:rPr>
          <w:b/>
          <w:bCs/>
          <w:sz w:val="22"/>
          <w:szCs w:val="22"/>
        </w:rPr>
      </w:pPr>
      <w:r w:rsidRPr="003D5054">
        <w:rPr>
          <w:b/>
          <w:bCs/>
          <w:sz w:val="22"/>
          <w:szCs w:val="22"/>
        </w:rPr>
        <w:t xml:space="preserve">APIs: </w:t>
      </w:r>
    </w:p>
    <w:p w14:paraId="7A2B20EB" w14:textId="39C34648" w:rsidR="00124BF1" w:rsidRPr="005B4FF1" w:rsidRDefault="00124BF1" w:rsidP="00124BF1">
      <w:pPr>
        <w:pStyle w:val="ListParagraph"/>
        <w:numPr>
          <w:ilvl w:val="0"/>
          <w:numId w:val="13"/>
        </w:numPr>
        <w:rPr>
          <w:sz w:val="22"/>
          <w:szCs w:val="22"/>
        </w:rPr>
      </w:pPr>
      <w:r w:rsidRPr="005B4FF1">
        <w:rPr>
          <w:sz w:val="22"/>
          <w:szCs w:val="22"/>
        </w:rPr>
        <w:t xml:space="preserve">The app will invoke the </w:t>
      </w:r>
      <w:r w:rsidR="00483380">
        <w:rPr>
          <w:sz w:val="22"/>
          <w:szCs w:val="22"/>
        </w:rPr>
        <w:t>Deposit</w:t>
      </w:r>
      <w:r w:rsidRPr="005B4FF1">
        <w:rPr>
          <w:sz w:val="22"/>
          <w:szCs w:val="22"/>
        </w:rPr>
        <w:t xml:space="preserve"> </w:t>
      </w:r>
      <w:r>
        <w:rPr>
          <w:sz w:val="22"/>
          <w:szCs w:val="22"/>
        </w:rPr>
        <w:t>Details</w:t>
      </w:r>
      <w:r w:rsidRPr="005B4FF1">
        <w:rPr>
          <w:sz w:val="22"/>
          <w:szCs w:val="22"/>
        </w:rPr>
        <w:t xml:space="preserve"> API.</w:t>
      </w:r>
    </w:p>
    <w:p w14:paraId="4C6B08EA" w14:textId="77777777" w:rsidR="00124BF1" w:rsidRPr="00124BF1" w:rsidRDefault="00124BF1" w:rsidP="00124BF1"/>
    <w:p w14:paraId="59C7DB91" w14:textId="40A65626" w:rsidR="00124BF1" w:rsidRDefault="00124BF1" w:rsidP="00124BF1">
      <w:pPr>
        <w:pStyle w:val="Heading1"/>
        <w:numPr>
          <w:ilvl w:val="0"/>
          <w:numId w:val="4"/>
        </w:numPr>
        <w:jc w:val="both"/>
        <w:rPr>
          <w:rFonts w:cstheme="minorHAnsi"/>
          <w:sz w:val="24"/>
          <w:szCs w:val="24"/>
        </w:rPr>
      </w:pPr>
      <w:bookmarkStart w:id="53" w:name="_Toc117274597"/>
      <w:r w:rsidRPr="00124BF1">
        <w:rPr>
          <w:rFonts w:cstheme="minorHAnsi"/>
          <w:sz w:val="24"/>
          <w:szCs w:val="24"/>
        </w:rPr>
        <w:t>Loans</w:t>
      </w:r>
      <w:bookmarkEnd w:id="53"/>
    </w:p>
    <w:p w14:paraId="2D3226AE" w14:textId="7F97278B" w:rsidR="00483380" w:rsidRDefault="00483380" w:rsidP="00483380">
      <w:pPr>
        <w:pStyle w:val="ListParagraph"/>
        <w:numPr>
          <w:ilvl w:val="0"/>
          <w:numId w:val="13"/>
        </w:numPr>
        <w:rPr>
          <w:sz w:val="22"/>
          <w:szCs w:val="22"/>
        </w:rPr>
      </w:pPr>
      <w:r w:rsidRPr="005A0EF9">
        <w:rPr>
          <w:sz w:val="22"/>
          <w:szCs w:val="22"/>
        </w:rPr>
        <w:t>This section is for the user to view their</w:t>
      </w:r>
      <w:r w:rsidR="00D108B4">
        <w:rPr>
          <w:sz w:val="22"/>
          <w:szCs w:val="22"/>
        </w:rPr>
        <w:t xml:space="preserve"> entire</w:t>
      </w:r>
      <w:r w:rsidRPr="005A0EF9">
        <w:rPr>
          <w:sz w:val="22"/>
          <w:szCs w:val="22"/>
        </w:rPr>
        <w:t xml:space="preserve"> </w:t>
      </w:r>
      <w:r w:rsidR="00D108B4">
        <w:rPr>
          <w:sz w:val="22"/>
          <w:szCs w:val="22"/>
        </w:rPr>
        <w:t>loan</w:t>
      </w:r>
      <w:r w:rsidRPr="005A0EF9">
        <w:rPr>
          <w:sz w:val="22"/>
          <w:szCs w:val="22"/>
        </w:rPr>
        <w:t xml:space="preserve"> account related information</w:t>
      </w:r>
      <w:r>
        <w:rPr>
          <w:sz w:val="22"/>
          <w:szCs w:val="22"/>
        </w:rPr>
        <w:t xml:space="preserve"> including the following:</w:t>
      </w:r>
    </w:p>
    <w:p w14:paraId="7802AD1C" w14:textId="032DA100" w:rsidR="00483380" w:rsidRDefault="00483380" w:rsidP="00483380">
      <w:pPr>
        <w:pStyle w:val="ListParagraph"/>
        <w:numPr>
          <w:ilvl w:val="1"/>
          <w:numId w:val="13"/>
        </w:numPr>
        <w:rPr>
          <w:sz w:val="22"/>
          <w:szCs w:val="22"/>
        </w:rPr>
      </w:pPr>
      <w:r>
        <w:rPr>
          <w:sz w:val="22"/>
          <w:szCs w:val="22"/>
        </w:rPr>
        <w:t>Loan Summary</w:t>
      </w:r>
    </w:p>
    <w:p w14:paraId="19B80B74" w14:textId="780AE9E4" w:rsidR="00483380" w:rsidRDefault="00483380" w:rsidP="00483380">
      <w:pPr>
        <w:pStyle w:val="ListParagraph"/>
        <w:numPr>
          <w:ilvl w:val="1"/>
          <w:numId w:val="13"/>
        </w:numPr>
        <w:rPr>
          <w:sz w:val="22"/>
          <w:szCs w:val="22"/>
        </w:rPr>
      </w:pPr>
      <w:r>
        <w:rPr>
          <w:sz w:val="22"/>
          <w:szCs w:val="22"/>
        </w:rPr>
        <w:t>Loan Details</w:t>
      </w:r>
    </w:p>
    <w:p w14:paraId="55BBD6B3" w14:textId="60FA5B59" w:rsidR="00483380" w:rsidRDefault="00483380" w:rsidP="00483380">
      <w:pPr>
        <w:pStyle w:val="ListParagraph"/>
        <w:numPr>
          <w:ilvl w:val="1"/>
          <w:numId w:val="13"/>
        </w:numPr>
        <w:rPr>
          <w:sz w:val="22"/>
          <w:szCs w:val="22"/>
        </w:rPr>
      </w:pPr>
      <w:r>
        <w:rPr>
          <w:sz w:val="22"/>
          <w:szCs w:val="22"/>
        </w:rPr>
        <w:t>Loan Statement</w:t>
      </w:r>
    </w:p>
    <w:p w14:paraId="7F8F4769" w14:textId="4C42DE45" w:rsidR="00483380" w:rsidRDefault="00483380" w:rsidP="00483380">
      <w:pPr>
        <w:pStyle w:val="ListParagraph"/>
        <w:numPr>
          <w:ilvl w:val="1"/>
          <w:numId w:val="13"/>
        </w:numPr>
        <w:rPr>
          <w:sz w:val="22"/>
          <w:szCs w:val="22"/>
        </w:rPr>
      </w:pPr>
      <w:r>
        <w:rPr>
          <w:sz w:val="22"/>
          <w:szCs w:val="22"/>
        </w:rPr>
        <w:t>Loan Schedule</w:t>
      </w:r>
    </w:p>
    <w:p w14:paraId="449C136B" w14:textId="27E3977F" w:rsidR="00483380" w:rsidRDefault="00483380" w:rsidP="00483380">
      <w:pPr>
        <w:pStyle w:val="Heading2"/>
        <w:numPr>
          <w:ilvl w:val="1"/>
          <w:numId w:val="4"/>
        </w:numPr>
        <w:tabs>
          <w:tab w:val="left" w:pos="990"/>
        </w:tabs>
        <w:rPr>
          <w:sz w:val="24"/>
          <w:szCs w:val="24"/>
        </w:rPr>
      </w:pPr>
      <w:bookmarkStart w:id="54" w:name="_Toc117274598"/>
      <w:r>
        <w:rPr>
          <w:sz w:val="24"/>
          <w:szCs w:val="24"/>
        </w:rPr>
        <w:t>Loan</w:t>
      </w:r>
      <w:r w:rsidRPr="009225BB">
        <w:rPr>
          <w:sz w:val="24"/>
          <w:szCs w:val="24"/>
        </w:rPr>
        <w:t xml:space="preserve"> Summary</w:t>
      </w:r>
      <w:bookmarkEnd w:id="54"/>
    </w:p>
    <w:p w14:paraId="32A1C524" w14:textId="1EC936DF" w:rsidR="00483380" w:rsidRPr="00816B83" w:rsidRDefault="00483380" w:rsidP="00483380">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Loans</w:t>
      </w:r>
      <w:r w:rsidRPr="00816B83">
        <w:rPr>
          <w:sz w:val="22"/>
          <w:szCs w:val="22"/>
        </w:rPr>
        <w:t xml:space="preserve"> -&gt; </w:t>
      </w:r>
      <w:r>
        <w:rPr>
          <w:sz w:val="22"/>
          <w:szCs w:val="22"/>
        </w:rPr>
        <w:t>Loan summary</w:t>
      </w:r>
    </w:p>
    <w:p w14:paraId="0314C4AF" w14:textId="77777777" w:rsidR="00483380" w:rsidRDefault="00483380" w:rsidP="00483380">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account summary which includes the following details:</w:t>
      </w:r>
    </w:p>
    <w:p w14:paraId="4115632A" w14:textId="51B9BDB1" w:rsidR="00483380" w:rsidRPr="00483380" w:rsidRDefault="00AE0A47" w:rsidP="00483380">
      <w:pPr>
        <w:pStyle w:val="ListParagraph"/>
        <w:numPr>
          <w:ilvl w:val="1"/>
          <w:numId w:val="13"/>
        </w:numPr>
        <w:rPr>
          <w:sz w:val="22"/>
          <w:szCs w:val="22"/>
        </w:rPr>
      </w:pPr>
      <w:r>
        <w:rPr>
          <w:sz w:val="22"/>
          <w:szCs w:val="22"/>
        </w:rPr>
        <w:t xml:space="preserve">Loan </w:t>
      </w:r>
      <w:r w:rsidR="00483380" w:rsidRPr="00483380">
        <w:rPr>
          <w:sz w:val="22"/>
          <w:szCs w:val="22"/>
        </w:rPr>
        <w:t>Account Name</w:t>
      </w:r>
    </w:p>
    <w:p w14:paraId="6C8A2011" w14:textId="1AB97DC3" w:rsidR="00483380" w:rsidRPr="00483380" w:rsidRDefault="00AE0A47" w:rsidP="00483380">
      <w:pPr>
        <w:pStyle w:val="ListParagraph"/>
        <w:numPr>
          <w:ilvl w:val="1"/>
          <w:numId w:val="13"/>
        </w:numPr>
        <w:rPr>
          <w:sz w:val="22"/>
          <w:szCs w:val="22"/>
        </w:rPr>
      </w:pPr>
      <w:r>
        <w:rPr>
          <w:sz w:val="22"/>
          <w:szCs w:val="22"/>
        </w:rPr>
        <w:t xml:space="preserve">Loan </w:t>
      </w:r>
      <w:r w:rsidR="00483380" w:rsidRPr="00483380">
        <w:rPr>
          <w:sz w:val="22"/>
          <w:szCs w:val="22"/>
        </w:rPr>
        <w:t>Account Type</w:t>
      </w:r>
    </w:p>
    <w:p w14:paraId="09FD15E7" w14:textId="713D3492" w:rsidR="00483380" w:rsidRPr="00483380" w:rsidRDefault="00AE0A47" w:rsidP="00483380">
      <w:pPr>
        <w:pStyle w:val="ListParagraph"/>
        <w:numPr>
          <w:ilvl w:val="1"/>
          <w:numId w:val="13"/>
        </w:numPr>
        <w:rPr>
          <w:sz w:val="22"/>
          <w:szCs w:val="22"/>
        </w:rPr>
      </w:pPr>
      <w:r>
        <w:rPr>
          <w:sz w:val="22"/>
          <w:szCs w:val="22"/>
        </w:rPr>
        <w:t xml:space="preserve">Loan </w:t>
      </w:r>
      <w:r w:rsidR="00483380" w:rsidRPr="00483380">
        <w:rPr>
          <w:sz w:val="22"/>
          <w:szCs w:val="22"/>
        </w:rPr>
        <w:t>Account Number</w:t>
      </w:r>
    </w:p>
    <w:p w14:paraId="4D3DFDC8" w14:textId="77777777" w:rsidR="00483380" w:rsidRPr="00483380" w:rsidRDefault="00483380" w:rsidP="00483380">
      <w:pPr>
        <w:pStyle w:val="ListParagraph"/>
        <w:numPr>
          <w:ilvl w:val="1"/>
          <w:numId w:val="13"/>
        </w:numPr>
        <w:rPr>
          <w:sz w:val="22"/>
          <w:szCs w:val="22"/>
        </w:rPr>
      </w:pPr>
      <w:r w:rsidRPr="00483380">
        <w:rPr>
          <w:sz w:val="22"/>
          <w:szCs w:val="22"/>
        </w:rPr>
        <w:t xml:space="preserve">Total Outstanding </w:t>
      </w:r>
    </w:p>
    <w:p w14:paraId="200DE181" w14:textId="702AF073" w:rsidR="00483380" w:rsidRPr="00483380" w:rsidRDefault="00AE0A47" w:rsidP="005436F9">
      <w:pPr>
        <w:pStyle w:val="ListParagraph"/>
        <w:numPr>
          <w:ilvl w:val="1"/>
          <w:numId w:val="13"/>
        </w:numPr>
        <w:rPr>
          <w:sz w:val="22"/>
          <w:szCs w:val="22"/>
        </w:rPr>
      </w:pPr>
      <w:r>
        <w:rPr>
          <w:sz w:val="22"/>
          <w:szCs w:val="22"/>
        </w:rPr>
        <w:t xml:space="preserve">Loan </w:t>
      </w:r>
      <w:r w:rsidR="00483380" w:rsidRPr="00483380">
        <w:rPr>
          <w:sz w:val="22"/>
          <w:szCs w:val="22"/>
        </w:rPr>
        <w:t>Account Currency</w:t>
      </w:r>
    </w:p>
    <w:p w14:paraId="013CDD48" w14:textId="77777777" w:rsidR="00483380" w:rsidRDefault="00483380" w:rsidP="00483380">
      <w:pPr>
        <w:pStyle w:val="ListParagraph"/>
        <w:numPr>
          <w:ilvl w:val="0"/>
          <w:numId w:val="13"/>
        </w:numPr>
        <w:rPr>
          <w:sz w:val="22"/>
          <w:szCs w:val="22"/>
        </w:rPr>
      </w:pPr>
      <w:r>
        <w:rPr>
          <w:sz w:val="22"/>
          <w:szCs w:val="22"/>
        </w:rPr>
        <w:t>On click of the detail link, app will navigate to the respective account details screen.</w:t>
      </w:r>
    </w:p>
    <w:p w14:paraId="377665D3" w14:textId="217FB0BA" w:rsidR="00483380" w:rsidRDefault="00483380" w:rsidP="00483380">
      <w:pPr>
        <w:ind w:firstLine="360"/>
        <w:rPr>
          <w:sz w:val="22"/>
          <w:szCs w:val="22"/>
        </w:rPr>
      </w:pPr>
      <w:r w:rsidRPr="00412260">
        <w:rPr>
          <w:b/>
          <w:bCs/>
          <w:sz w:val="22"/>
          <w:szCs w:val="22"/>
        </w:rPr>
        <w:t xml:space="preserve">APIs: </w:t>
      </w:r>
      <w:r>
        <w:rPr>
          <w:b/>
          <w:bCs/>
          <w:sz w:val="22"/>
          <w:szCs w:val="22"/>
        </w:rPr>
        <w:t xml:space="preserve"> </w:t>
      </w:r>
      <w:r>
        <w:rPr>
          <w:sz w:val="22"/>
          <w:szCs w:val="22"/>
        </w:rPr>
        <w:t>The app will invoke the Account Summary API.</w:t>
      </w:r>
    </w:p>
    <w:p w14:paraId="542D0E07" w14:textId="07363071" w:rsidR="00483380" w:rsidRDefault="00483380" w:rsidP="00483380">
      <w:pPr>
        <w:pStyle w:val="Heading2"/>
        <w:numPr>
          <w:ilvl w:val="1"/>
          <w:numId w:val="4"/>
        </w:numPr>
        <w:tabs>
          <w:tab w:val="left" w:pos="990"/>
        </w:tabs>
        <w:rPr>
          <w:sz w:val="24"/>
          <w:szCs w:val="24"/>
        </w:rPr>
      </w:pPr>
      <w:bookmarkStart w:id="55" w:name="_Toc117274599"/>
      <w:r>
        <w:rPr>
          <w:sz w:val="24"/>
          <w:szCs w:val="24"/>
        </w:rPr>
        <w:t>Loan</w:t>
      </w:r>
      <w:r w:rsidRPr="009225BB">
        <w:rPr>
          <w:sz w:val="24"/>
          <w:szCs w:val="24"/>
        </w:rPr>
        <w:t xml:space="preserve"> </w:t>
      </w:r>
      <w:r>
        <w:rPr>
          <w:sz w:val="24"/>
          <w:szCs w:val="24"/>
        </w:rPr>
        <w:t>Details</w:t>
      </w:r>
      <w:bookmarkEnd w:id="55"/>
    </w:p>
    <w:p w14:paraId="5F8017E1" w14:textId="129254D4" w:rsidR="00483380" w:rsidRPr="00620D7D" w:rsidRDefault="00483380" w:rsidP="00483380">
      <w:pPr>
        <w:ind w:left="360"/>
        <w:rPr>
          <w:sz w:val="22"/>
          <w:szCs w:val="22"/>
        </w:rPr>
      </w:pPr>
      <w:r w:rsidRPr="00620D7D">
        <w:rPr>
          <w:b/>
          <w:bCs/>
          <w:sz w:val="22"/>
          <w:szCs w:val="22"/>
        </w:rPr>
        <w:t>Navigations:</w:t>
      </w:r>
      <w:r w:rsidRPr="00620D7D">
        <w:rPr>
          <w:sz w:val="22"/>
          <w:szCs w:val="22"/>
        </w:rPr>
        <w:t xml:space="preserve"> Login -&gt; Menu -&gt; </w:t>
      </w:r>
      <w:r w:rsidR="00D108B4">
        <w:rPr>
          <w:sz w:val="22"/>
          <w:szCs w:val="22"/>
        </w:rPr>
        <w:t xml:space="preserve">Loans </w:t>
      </w:r>
      <w:r w:rsidRPr="00816B83">
        <w:rPr>
          <w:sz w:val="22"/>
          <w:szCs w:val="22"/>
        </w:rPr>
        <w:t xml:space="preserve">-&gt; </w:t>
      </w:r>
      <w:r>
        <w:rPr>
          <w:sz w:val="22"/>
          <w:szCs w:val="22"/>
        </w:rPr>
        <w:t>Loan summary -&gt; Loan Details</w:t>
      </w:r>
    </w:p>
    <w:p w14:paraId="5020FDCF" w14:textId="2857AF96" w:rsidR="00483380" w:rsidRDefault="00483380" w:rsidP="00483380">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sidR="00396878">
        <w:rPr>
          <w:sz w:val="22"/>
          <w:szCs w:val="22"/>
        </w:rPr>
        <w:t>loan</w:t>
      </w:r>
      <w:r>
        <w:rPr>
          <w:sz w:val="22"/>
          <w:szCs w:val="22"/>
        </w:rPr>
        <w:t xml:space="preserve"> details.</w:t>
      </w:r>
    </w:p>
    <w:p w14:paraId="1CB5DDB2" w14:textId="5BB0D191" w:rsidR="00483380" w:rsidRDefault="00483380" w:rsidP="00483380">
      <w:pPr>
        <w:pStyle w:val="ListParagraph"/>
        <w:numPr>
          <w:ilvl w:val="0"/>
          <w:numId w:val="13"/>
        </w:numPr>
        <w:rPr>
          <w:sz w:val="22"/>
          <w:szCs w:val="22"/>
        </w:rPr>
      </w:pPr>
      <w:r>
        <w:rPr>
          <w:sz w:val="22"/>
          <w:szCs w:val="22"/>
        </w:rPr>
        <w:t xml:space="preserve">The </w:t>
      </w:r>
      <w:r w:rsidR="008449C6">
        <w:rPr>
          <w:sz w:val="22"/>
          <w:szCs w:val="22"/>
        </w:rPr>
        <w:t>loan</w:t>
      </w:r>
      <w:r>
        <w:rPr>
          <w:sz w:val="22"/>
          <w:szCs w:val="22"/>
        </w:rPr>
        <w:t xml:space="preserve"> details are grouped under the following category</w:t>
      </w:r>
    </w:p>
    <w:p w14:paraId="0806B3EF" w14:textId="77777777" w:rsidR="00483380" w:rsidRDefault="00483380" w:rsidP="00483380">
      <w:pPr>
        <w:pStyle w:val="ListParagraph"/>
        <w:numPr>
          <w:ilvl w:val="1"/>
          <w:numId w:val="13"/>
        </w:numPr>
        <w:rPr>
          <w:sz w:val="22"/>
          <w:szCs w:val="22"/>
        </w:rPr>
      </w:pPr>
      <w:r>
        <w:rPr>
          <w:sz w:val="22"/>
          <w:szCs w:val="22"/>
        </w:rPr>
        <w:t>Basic Details</w:t>
      </w:r>
    </w:p>
    <w:p w14:paraId="2777BCF9" w14:textId="77777777" w:rsidR="00483380" w:rsidRPr="00483380" w:rsidRDefault="00483380" w:rsidP="00483380">
      <w:pPr>
        <w:pStyle w:val="ListParagraph"/>
        <w:numPr>
          <w:ilvl w:val="2"/>
          <w:numId w:val="13"/>
        </w:numPr>
        <w:rPr>
          <w:sz w:val="22"/>
          <w:szCs w:val="22"/>
        </w:rPr>
      </w:pPr>
      <w:r w:rsidRPr="00483380">
        <w:rPr>
          <w:sz w:val="22"/>
          <w:szCs w:val="22"/>
        </w:rPr>
        <w:t>Loan category name</w:t>
      </w:r>
    </w:p>
    <w:p w14:paraId="2CCB063A" w14:textId="23B9D660" w:rsidR="00483380" w:rsidRDefault="00483380" w:rsidP="00483380">
      <w:pPr>
        <w:pStyle w:val="ListParagraph"/>
        <w:numPr>
          <w:ilvl w:val="2"/>
          <w:numId w:val="13"/>
        </w:numPr>
        <w:rPr>
          <w:sz w:val="22"/>
          <w:szCs w:val="22"/>
        </w:rPr>
      </w:pPr>
      <w:r w:rsidRPr="00483380">
        <w:rPr>
          <w:sz w:val="22"/>
          <w:szCs w:val="22"/>
        </w:rPr>
        <w:t>Loan currency</w:t>
      </w:r>
    </w:p>
    <w:p w14:paraId="2B61EBE1" w14:textId="04BFFDAF" w:rsidR="00483380" w:rsidRPr="00483380" w:rsidRDefault="00483380" w:rsidP="005436F9">
      <w:pPr>
        <w:pStyle w:val="ListParagraph"/>
        <w:numPr>
          <w:ilvl w:val="2"/>
          <w:numId w:val="13"/>
        </w:numPr>
        <w:rPr>
          <w:sz w:val="22"/>
          <w:szCs w:val="22"/>
        </w:rPr>
      </w:pPr>
      <w:r w:rsidRPr="00483380">
        <w:rPr>
          <w:sz w:val="22"/>
          <w:szCs w:val="22"/>
        </w:rPr>
        <w:lastRenderedPageBreak/>
        <w:t>RIM Number</w:t>
      </w:r>
    </w:p>
    <w:p w14:paraId="03BA9DDD" w14:textId="04BFFDAF" w:rsidR="00483380" w:rsidRDefault="00483380" w:rsidP="00483380">
      <w:pPr>
        <w:pStyle w:val="ListParagraph"/>
        <w:numPr>
          <w:ilvl w:val="1"/>
          <w:numId w:val="13"/>
        </w:numPr>
        <w:rPr>
          <w:sz w:val="22"/>
          <w:szCs w:val="22"/>
        </w:rPr>
      </w:pPr>
      <w:r>
        <w:rPr>
          <w:sz w:val="22"/>
          <w:szCs w:val="22"/>
        </w:rPr>
        <w:t>Transaction Details</w:t>
      </w:r>
    </w:p>
    <w:p w14:paraId="17176FAB" w14:textId="77777777" w:rsidR="00483380" w:rsidRPr="00483380" w:rsidRDefault="00483380" w:rsidP="00483380">
      <w:pPr>
        <w:pStyle w:val="ListParagraph"/>
        <w:numPr>
          <w:ilvl w:val="2"/>
          <w:numId w:val="13"/>
        </w:numPr>
        <w:rPr>
          <w:sz w:val="22"/>
          <w:szCs w:val="22"/>
        </w:rPr>
      </w:pPr>
      <w:r w:rsidRPr="00483380">
        <w:rPr>
          <w:sz w:val="22"/>
          <w:szCs w:val="22"/>
        </w:rPr>
        <w:t>Current outstanding</w:t>
      </w:r>
    </w:p>
    <w:p w14:paraId="7923AC70" w14:textId="77777777" w:rsidR="00483380" w:rsidRPr="00483380" w:rsidRDefault="00483380" w:rsidP="00483380">
      <w:pPr>
        <w:pStyle w:val="ListParagraph"/>
        <w:numPr>
          <w:ilvl w:val="2"/>
          <w:numId w:val="13"/>
        </w:numPr>
        <w:rPr>
          <w:sz w:val="22"/>
          <w:szCs w:val="22"/>
        </w:rPr>
      </w:pPr>
      <w:r w:rsidRPr="00483380">
        <w:rPr>
          <w:sz w:val="22"/>
          <w:szCs w:val="22"/>
        </w:rPr>
        <w:t>Loan Principal Amount</w:t>
      </w:r>
    </w:p>
    <w:p w14:paraId="689B432A" w14:textId="77777777" w:rsidR="00483380" w:rsidRPr="00483380" w:rsidRDefault="00483380" w:rsidP="00483380">
      <w:pPr>
        <w:pStyle w:val="ListParagraph"/>
        <w:numPr>
          <w:ilvl w:val="2"/>
          <w:numId w:val="13"/>
        </w:numPr>
        <w:rPr>
          <w:sz w:val="22"/>
          <w:szCs w:val="22"/>
        </w:rPr>
      </w:pPr>
      <w:r w:rsidRPr="00483380">
        <w:rPr>
          <w:sz w:val="22"/>
          <w:szCs w:val="22"/>
        </w:rPr>
        <w:t>Paid Amount</w:t>
      </w:r>
    </w:p>
    <w:p w14:paraId="276C937A" w14:textId="77777777" w:rsidR="00483380" w:rsidRPr="00483380" w:rsidRDefault="00483380" w:rsidP="00483380">
      <w:pPr>
        <w:pStyle w:val="ListParagraph"/>
        <w:numPr>
          <w:ilvl w:val="2"/>
          <w:numId w:val="13"/>
        </w:numPr>
        <w:rPr>
          <w:sz w:val="22"/>
          <w:szCs w:val="22"/>
        </w:rPr>
      </w:pPr>
      <w:r w:rsidRPr="00483380">
        <w:rPr>
          <w:sz w:val="22"/>
          <w:szCs w:val="22"/>
        </w:rPr>
        <w:t>Open Date</w:t>
      </w:r>
    </w:p>
    <w:p w14:paraId="0B627468" w14:textId="77777777" w:rsidR="00483380" w:rsidRPr="00483380" w:rsidRDefault="00483380" w:rsidP="00483380">
      <w:pPr>
        <w:pStyle w:val="ListParagraph"/>
        <w:numPr>
          <w:ilvl w:val="2"/>
          <w:numId w:val="13"/>
        </w:numPr>
        <w:rPr>
          <w:sz w:val="22"/>
          <w:szCs w:val="22"/>
        </w:rPr>
      </w:pPr>
      <w:r w:rsidRPr="00483380">
        <w:rPr>
          <w:sz w:val="22"/>
          <w:szCs w:val="22"/>
        </w:rPr>
        <w:t>End Date</w:t>
      </w:r>
    </w:p>
    <w:p w14:paraId="5B187F63" w14:textId="77777777" w:rsidR="00483380" w:rsidRPr="00483380" w:rsidRDefault="00483380" w:rsidP="00483380">
      <w:pPr>
        <w:pStyle w:val="ListParagraph"/>
        <w:numPr>
          <w:ilvl w:val="2"/>
          <w:numId w:val="13"/>
        </w:numPr>
        <w:rPr>
          <w:sz w:val="22"/>
          <w:szCs w:val="22"/>
        </w:rPr>
      </w:pPr>
      <w:r w:rsidRPr="00483380">
        <w:rPr>
          <w:sz w:val="22"/>
          <w:szCs w:val="22"/>
        </w:rPr>
        <w:t>Next Amount Details (Installment + interest)</w:t>
      </w:r>
    </w:p>
    <w:p w14:paraId="717A293B" w14:textId="77777777" w:rsidR="00483380" w:rsidRPr="00483380" w:rsidRDefault="00483380" w:rsidP="00483380">
      <w:pPr>
        <w:pStyle w:val="ListParagraph"/>
        <w:numPr>
          <w:ilvl w:val="2"/>
          <w:numId w:val="13"/>
        </w:numPr>
        <w:rPr>
          <w:sz w:val="22"/>
          <w:szCs w:val="22"/>
        </w:rPr>
      </w:pPr>
      <w:r w:rsidRPr="00483380">
        <w:rPr>
          <w:sz w:val="22"/>
          <w:szCs w:val="22"/>
        </w:rPr>
        <w:t>Payoff amount</w:t>
      </w:r>
    </w:p>
    <w:p w14:paraId="768CBEF5" w14:textId="77777777" w:rsidR="00483380" w:rsidRPr="00483380" w:rsidRDefault="00483380" w:rsidP="00483380">
      <w:pPr>
        <w:pStyle w:val="ListParagraph"/>
        <w:numPr>
          <w:ilvl w:val="2"/>
          <w:numId w:val="13"/>
        </w:numPr>
        <w:rPr>
          <w:sz w:val="22"/>
          <w:szCs w:val="22"/>
        </w:rPr>
      </w:pPr>
      <w:r w:rsidRPr="00483380">
        <w:rPr>
          <w:sz w:val="22"/>
          <w:szCs w:val="22"/>
        </w:rPr>
        <w:t>Total Number of EMIs</w:t>
      </w:r>
    </w:p>
    <w:p w14:paraId="1086A708" w14:textId="77777777" w:rsidR="00483380" w:rsidRPr="00483380" w:rsidRDefault="00483380" w:rsidP="00483380">
      <w:pPr>
        <w:pStyle w:val="ListParagraph"/>
        <w:numPr>
          <w:ilvl w:val="2"/>
          <w:numId w:val="13"/>
        </w:numPr>
        <w:rPr>
          <w:sz w:val="22"/>
          <w:szCs w:val="22"/>
        </w:rPr>
      </w:pPr>
      <w:r w:rsidRPr="00483380">
        <w:rPr>
          <w:sz w:val="22"/>
          <w:szCs w:val="22"/>
        </w:rPr>
        <w:t>Total EMIs Paid</w:t>
      </w:r>
    </w:p>
    <w:p w14:paraId="18C29249" w14:textId="77777777" w:rsidR="00483380" w:rsidRPr="00483380" w:rsidRDefault="00483380" w:rsidP="00483380">
      <w:pPr>
        <w:pStyle w:val="ListParagraph"/>
        <w:numPr>
          <w:ilvl w:val="2"/>
          <w:numId w:val="13"/>
        </w:numPr>
        <w:rPr>
          <w:sz w:val="22"/>
          <w:szCs w:val="22"/>
        </w:rPr>
      </w:pPr>
      <w:r w:rsidRPr="00483380">
        <w:rPr>
          <w:sz w:val="22"/>
          <w:szCs w:val="22"/>
        </w:rPr>
        <w:t>Pending EMIs</w:t>
      </w:r>
    </w:p>
    <w:p w14:paraId="4BE36735" w14:textId="77777777" w:rsidR="00483380" w:rsidRDefault="00483380" w:rsidP="00483380">
      <w:pPr>
        <w:pStyle w:val="ListParagraph"/>
        <w:numPr>
          <w:ilvl w:val="0"/>
          <w:numId w:val="13"/>
        </w:numPr>
        <w:rPr>
          <w:sz w:val="22"/>
          <w:szCs w:val="22"/>
        </w:rPr>
      </w:pPr>
      <w:r>
        <w:rPr>
          <w:sz w:val="22"/>
          <w:szCs w:val="22"/>
        </w:rPr>
        <w:t>User will have the option to view the following:</w:t>
      </w:r>
    </w:p>
    <w:p w14:paraId="7B72ACB8" w14:textId="76D590B2" w:rsidR="00483380" w:rsidRDefault="00483380" w:rsidP="00483380">
      <w:pPr>
        <w:pStyle w:val="ListParagraph"/>
        <w:numPr>
          <w:ilvl w:val="1"/>
          <w:numId w:val="13"/>
        </w:numPr>
        <w:rPr>
          <w:sz w:val="22"/>
          <w:szCs w:val="22"/>
        </w:rPr>
      </w:pPr>
      <w:r w:rsidRPr="00483380">
        <w:rPr>
          <w:sz w:val="22"/>
          <w:szCs w:val="22"/>
        </w:rPr>
        <w:t>Loan Statement</w:t>
      </w:r>
      <w:r>
        <w:rPr>
          <w:sz w:val="22"/>
          <w:szCs w:val="22"/>
        </w:rPr>
        <w:t xml:space="preserve"> – On click of the button, app will redirect to the loan statement screen.</w:t>
      </w:r>
    </w:p>
    <w:p w14:paraId="412807E7" w14:textId="49103FB6" w:rsidR="00483380" w:rsidRPr="00483380" w:rsidRDefault="00483380" w:rsidP="00483380">
      <w:pPr>
        <w:pStyle w:val="ListParagraph"/>
        <w:numPr>
          <w:ilvl w:val="1"/>
          <w:numId w:val="13"/>
        </w:numPr>
        <w:rPr>
          <w:sz w:val="22"/>
          <w:szCs w:val="22"/>
        </w:rPr>
      </w:pPr>
      <w:r w:rsidRPr="00483380">
        <w:rPr>
          <w:sz w:val="22"/>
          <w:szCs w:val="22"/>
        </w:rPr>
        <w:t xml:space="preserve">Loan </w:t>
      </w:r>
      <w:r>
        <w:rPr>
          <w:sz w:val="22"/>
          <w:szCs w:val="22"/>
        </w:rPr>
        <w:t>Schedule – On click of the button, app will redirect to the loan schedule screen.</w:t>
      </w:r>
    </w:p>
    <w:p w14:paraId="26A82D02" w14:textId="1091D1AA" w:rsidR="00483380" w:rsidRPr="005B4FF1" w:rsidRDefault="00483380" w:rsidP="009C1FA7">
      <w:pPr>
        <w:ind w:firstLine="360"/>
        <w:rPr>
          <w:sz w:val="22"/>
          <w:szCs w:val="22"/>
        </w:rPr>
      </w:pPr>
      <w:r w:rsidRPr="003D5054">
        <w:rPr>
          <w:b/>
          <w:bCs/>
          <w:sz w:val="22"/>
          <w:szCs w:val="22"/>
        </w:rPr>
        <w:t xml:space="preserve">APIs: </w:t>
      </w:r>
      <w:r w:rsidR="009C1FA7">
        <w:rPr>
          <w:b/>
          <w:bCs/>
          <w:sz w:val="22"/>
          <w:szCs w:val="22"/>
        </w:rPr>
        <w:t>T</w:t>
      </w:r>
      <w:r w:rsidRPr="005B4FF1">
        <w:rPr>
          <w:sz w:val="22"/>
          <w:szCs w:val="22"/>
        </w:rPr>
        <w:t xml:space="preserve">he app will invoke the </w:t>
      </w:r>
      <w:r>
        <w:rPr>
          <w:sz w:val="22"/>
          <w:szCs w:val="22"/>
        </w:rPr>
        <w:t>Loan</w:t>
      </w:r>
      <w:r w:rsidRPr="005B4FF1">
        <w:rPr>
          <w:sz w:val="22"/>
          <w:szCs w:val="22"/>
        </w:rPr>
        <w:t xml:space="preserve"> </w:t>
      </w:r>
      <w:r>
        <w:rPr>
          <w:sz w:val="22"/>
          <w:szCs w:val="22"/>
        </w:rPr>
        <w:t>Details</w:t>
      </w:r>
      <w:r w:rsidRPr="005B4FF1">
        <w:rPr>
          <w:sz w:val="22"/>
          <w:szCs w:val="22"/>
        </w:rPr>
        <w:t xml:space="preserve"> API.</w:t>
      </w:r>
    </w:p>
    <w:p w14:paraId="4843B8DC" w14:textId="13924038" w:rsidR="00124BF1" w:rsidRDefault="00396878" w:rsidP="00396878">
      <w:pPr>
        <w:pStyle w:val="Heading2"/>
        <w:numPr>
          <w:ilvl w:val="1"/>
          <w:numId w:val="4"/>
        </w:numPr>
        <w:tabs>
          <w:tab w:val="left" w:pos="990"/>
        </w:tabs>
        <w:rPr>
          <w:sz w:val="24"/>
          <w:szCs w:val="24"/>
        </w:rPr>
      </w:pPr>
      <w:bookmarkStart w:id="56" w:name="_Toc117274600"/>
      <w:r w:rsidRPr="00396878">
        <w:rPr>
          <w:sz w:val="24"/>
          <w:szCs w:val="24"/>
        </w:rPr>
        <w:t>Loan Statement</w:t>
      </w:r>
      <w:bookmarkEnd w:id="56"/>
    </w:p>
    <w:p w14:paraId="112AEFAB" w14:textId="1CC2F540" w:rsidR="00396878" w:rsidRPr="00620D7D" w:rsidRDefault="00396878" w:rsidP="00396878">
      <w:pPr>
        <w:ind w:left="360"/>
        <w:rPr>
          <w:sz w:val="22"/>
          <w:szCs w:val="22"/>
        </w:rPr>
      </w:pPr>
      <w:r w:rsidRPr="00620D7D">
        <w:rPr>
          <w:b/>
          <w:bCs/>
          <w:sz w:val="22"/>
          <w:szCs w:val="22"/>
        </w:rPr>
        <w:t>Navigations:</w:t>
      </w:r>
      <w:r w:rsidRPr="00620D7D">
        <w:rPr>
          <w:sz w:val="22"/>
          <w:szCs w:val="22"/>
        </w:rPr>
        <w:t xml:space="preserve"> Login -&gt; Menu -&gt; </w:t>
      </w:r>
      <w:r w:rsidR="00D108B4">
        <w:rPr>
          <w:sz w:val="22"/>
          <w:szCs w:val="22"/>
        </w:rPr>
        <w:t xml:space="preserve">Loans </w:t>
      </w:r>
      <w:r w:rsidRPr="00816B83">
        <w:rPr>
          <w:sz w:val="22"/>
          <w:szCs w:val="22"/>
        </w:rPr>
        <w:t xml:space="preserve">-&gt; </w:t>
      </w:r>
      <w:r>
        <w:rPr>
          <w:sz w:val="22"/>
          <w:szCs w:val="22"/>
        </w:rPr>
        <w:t>Loan summary -&gt; Loan Details -&gt; Loan Statement</w:t>
      </w:r>
    </w:p>
    <w:p w14:paraId="37393BA7" w14:textId="3133FF09" w:rsidR="00396878" w:rsidRDefault="00396878" w:rsidP="00396878">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loan statement.</w:t>
      </w:r>
    </w:p>
    <w:p w14:paraId="32CBBE6F" w14:textId="10B07FE1" w:rsidR="00396878" w:rsidRDefault="00396878" w:rsidP="00396878">
      <w:pPr>
        <w:pStyle w:val="ListParagraph"/>
        <w:numPr>
          <w:ilvl w:val="0"/>
          <w:numId w:val="13"/>
        </w:numPr>
        <w:rPr>
          <w:sz w:val="22"/>
          <w:szCs w:val="22"/>
        </w:rPr>
      </w:pPr>
      <w:r>
        <w:rPr>
          <w:sz w:val="22"/>
          <w:szCs w:val="22"/>
        </w:rPr>
        <w:t>The following details will be displayed as part of loan statement:</w:t>
      </w:r>
    </w:p>
    <w:p w14:paraId="7D3A27EC" w14:textId="1D8CEDC8" w:rsidR="00396878" w:rsidRDefault="00396878" w:rsidP="00396878">
      <w:pPr>
        <w:pStyle w:val="ListParagraph"/>
        <w:numPr>
          <w:ilvl w:val="1"/>
          <w:numId w:val="13"/>
        </w:numPr>
        <w:rPr>
          <w:sz w:val="22"/>
          <w:szCs w:val="22"/>
        </w:rPr>
      </w:pPr>
      <w:r>
        <w:rPr>
          <w:sz w:val="22"/>
          <w:szCs w:val="22"/>
        </w:rPr>
        <w:t>Transaction Date</w:t>
      </w:r>
    </w:p>
    <w:p w14:paraId="428ACF06" w14:textId="71CB8DE7" w:rsidR="00396878" w:rsidRDefault="00396878" w:rsidP="00396878">
      <w:pPr>
        <w:pStyle w:val="ListParagraph"/>
        <w:numPr>
          <w:ilvl w:val="1"/>
          <w:numId w:val="13"/>
        </w:numPr>
        <w:rPr>
          <w:sz w:val="22"/>
          <w:szCs w:val="22"/>
        </w:rPr>
      </w:pPr>
      <w:r>
        <w:rPr>
          <w:sz w:val="22"/>
          <w:szCs w:val="22"/>
        </w:rPr>
        <w:t>Transaction Description</w:t>
      </w:r>
    </w:p>
    <w:p w14:paraId="1D846DDC" w14:textId="4483D968" w:rsidR="00396878" w:rsidRDefault="00396878" w:rsidP="00396878">
      <w:pPr>
        <w:pStyle w:val="ListParagraph"/>
        <w:numPr>
          <w:ilvl w:val="1"/>
          <w:numId w:val="13"/>
        </w:numPr>
        <w:rPr>
          <w:sz w:val="22"/>
          <w:szCs w:val="22"/>
        </w:rPr>
      </w:pPr>
      <w:r>
        <w:rPr>
          <w:sz w:val="22"/>
          <w:szCs w:val="22"/>
        </w:rPr>
        <w:t>Amount</w:t>
      </w:r>
    </w:p>
    <w:p w14:paraId="11385735" w14:textId="7299B247" w:rsidR="00396878" w:rsidRDefault="00396878" w:rsidP="00396878">
      <w:pPr>
        <w:pStyle w:val="ListParagraph"/>
        <w:numPr>
          <w:ilvl w:val="1"/>
          <w:numId w:val="13"/>
        </w:numPr>
        <w:rPr>
          <w:sz w:val="22"/>
          <w:szCs w:val="22"/>
        </w:rPr>
      </w:pPr>
      <w:r>
        <w:rPr>
          <w:sz w:val="22"/>
          <w:szCs w:val="22"/>
        </w:rPr>
        <w:t>Currency</w:t>
      </w:r>
    </w:p>
    <w:p w14:paraId="3BBBF0C7" w14:textId="3B6F4508" w:rsidR="00396878" w:rsidRDefault="00396878" w:rsidP="005436F9">
      <w:pPr>
        <w:pStyle w:val="ListParagraph"/>
        <w:numPr>
          <w:ilvl w:val="1"/>
          <w:numId w:val="13"/>
        </w:numPr>
        <w:rPr>
          <w:sz w:val="22"/>
          <w:szCs w:val="22"/>
        </w:rPr>
      </w:pPr>
      <w:r w:rsidRPr="00396878">
        <w:rPr>
          <w:sz w:val="22"/>
          <w:szCs w:val="22"/>
        </w:rPr>
        <w:t>Debit / Credit Indicator</w:t>
      </w:r>
    </w:p>
    <w:p w14:paraId="61550BF5" w14:textId="69A6D8CF" w:rsidR="009C1FA7" w:rsidRDefault="009C1FA7" w:rsidP="005436F9">
      <w:pPr>
        <w:pStyle w:val="ListParagraph"/>
        <w:numPr>
          <w:ilvl w:val="0"/>
          <w:numId w:val="13"/>
        </w:numPr>
        <w:ind w:firstLine="360"/>
        <w:rPr>
          <w:sz w:val="22"/>
          <w:szCs w:val="22"/>
        </w:rPr>
      </w:pPr>
      <w:r w:rsidRPr="009C1FA7">
        <w:rPr>
          <w:sz w:val="22"/>
          <w:szCs w:val="22"/>
        </w:rPr>
        <w:t xml:space="preserve">The user should have the option to download the </w:t>
      </w:r>
      <w:r>
        <w:rPr>
          <w:sz w:val="22"/>
          <w:szCs w:val="22"/>
        </w:rPr>
        <w:t>Loan statement</w:t>
      </w:r>
      <w:r w:rsidRPr="009C1FA7">
        <w:rPr>
          <w:sz w:val="22"/>
          <w:szCs w:val="22"/>
        </w:rPr>
        <w:t xml:space="preserve"> in PDF format.</w:t>
      </w:r>
    </w:p>
    <w:p w14:paraId="4C99D9CE" w14:textId="223E10EC" w:rsidR="00396878" w:rsidRDefault="00396878" w:rsidP="009C1FA7">
      <w:pPr>
        <w:ind w:firstLine="360"/>
        <w:rPr>
          <w:sz w:val="22"/>
          <w:szCs w:val="22"/>
        </w:rPr>
      </w:pPr>
      <w:r w:rsidRPr="009C1FA7">
        <w:rPr>
          <w:b/>
          <w:bCs/>
          <w:sz w:val="22"/>
          <w:szCs w:val="22"/>
        </w:rPr>
        <w:t xml:space="preserve">APIs:  </w:t>
      </w:r>
      <w:r w:rsidRPr="009C1FA7">
        <w:rPr>
          <w:sz w:val="22"/>
          <w:szCs w:val="22"/>
        </w:rPr>
        <w:t>The app will invoke the Loan Statement API.</w:t>
      </w:r>
    </w:p>
    <w:p w14:paraId="4F14DC0C" w14:textId="2F435A85" w:rsidR="00396878" w:rsidRDefault="00396878" w:rsidP="00396878">
      <w:pPr>
        <w:pStyle w:val="Heading2"/>
        <w:numPr>
          <w:ilvl w:val="1"/>
          <w:numId w:val="4"/>
        </w:numPr>
        <w:tabs>
          <w:tab w:val="left" w:pos="990"/>
        </w:tabs>
        <w:rPr>
          <w:sz w:val="24"/>
          <w:szCs w:val="24"/>
        </w:rPr>
      </w:pPr>
      <w:bookmarkStart w:id="57" w:name="_Toc117274601"/>
      <w:r w:rsidRPr="00396878">
        <w:rPr>
          <w:sz w:val="24"/>
          <w:szCs w:val="24"/>
        </w:rPr>
        <w:t>Loa</w:t>
      </w:r>
      <w:r w:rsidR="00D108B4">
        <w:rPr>
          <w:sz w:val="24"/>
          <w:szCs w:val="24"/>
        </w:rPr>
        <w:t>n</w:t>
      </w:r>
      <w:r w:rsidRPr="00396878">
        <w:rPr>
          <w:sz w:val="24"/>
          <w:szCs w:val="24"/>
        </w:rPr>
        <w:t xml:space="preserve"> Schedule</w:t>
      </w:r>
      <w:bookmarkEnd w:id="57"/>
    </w:p>
    <w:p w14:paraId="27E8D4DD" w14:textId="16CD3F41" w:rsidR="00396878" w:rsidRPr="00620D7D" w:rsidRDefault="00396878" w:rsidP="00396878">
      <w:pPr>
        <w:ind w:left="360"/>
        <w:rPr>
          <w:sz w:val="22"/>
          <w:szCs w:val="22"/>
        </w:rPr>
      </w:pPr>
      <w:r w:rsidRPr="00620D7D">
        <w:rPr>
          <w:b/>
          <w:bCs/>
          <w:sz w:val="22"/>
          <w:szCs w:val="22"/>
        </w:rPr>
        <w:t>Navigations:</w:t>
      </w:r>
      <w:r w:rsidRPr="00620D7D">
        <w:rPr>
          <w:sz w:val="22"/>
          <w:szCs w:val="22"/>
        </w:rPr>
        <w:t xml:space="preserve"> Login -&gt; Menu -&gt; </w:t>
      </w:r>
      <w:r w:rsidR="00D108B4">
        <w:rPr>
          <w:sz w:val="22"/>
          <w:szCs w:val="22"/>
        </w:rPr>
        <w:t xml:space="preserve">Loans </w:t>
      </w:r>
      <w:r w:rsidRPr="00816B83">
        <w:rPr>
          <w:sz w:val="22"/>
          <w:szCs w:val="22"/>
        </w:rPr>
        <w:t xml:space="preserve">-&gt; </w:t>
      </w:r>
      <w:r>
        <w:rPr>
          <w:sz w:val="22"/>
          <w:szCs w:val="22"/>
        </w:rPr>
        <w:t>Loan summary -&gt; Loan Details -&gt; Loan Schedule</w:t>
      </w:r>
    </w:p>
    <w:p w14:paraId="2A3AE93E" w14:textId="504DCE49" w:rsidR="00396878" w:rsidRDefault="00396878" w:rsidP="00396878">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loan schedule.</w:t>
      </w:r>
    </w:p>
    <w:p w14:paraId="3112C9E3" w14:textId="62291D25" w:rsidR="00396878" w:rsidRDefault="00396878" w:rsidP="00396878">
      <w:pPr>
        <w:pStyle w:val="ListParagraph"/>
        <w:numPr>
          <w:ilvl w:val="0"/>
          <w:numId w:val="13"/>
        </w:numPr>
        <w:rPr>
          <w:sz w:val="22"/>
          <w:szCs w:val="22"/>
        </w:rPr>
      </w:pPr>
      <w:r>
        <w:rPr>
          <w:sz w:val="22"/>
          <w:szCs w:val="22"/>
        </w:rPr>
        <w:t>The following details will be displayed as part of loan schedule:</w:t>
      </w:r>
    </w:p>
    <w:p w14:paraId="38D7E58D" w14:textId="7E968034" w:rsidR="00396878" w:rsidRDefault="00396878" w:rsidP="00396878">
      <w:pPr>
        <w:pStyle w:val="ListParagraph"/>
        <w:numPr>
          <w:ilvl w:val="1"/>
          <w:numId w:val="13"/>
        </w:numPr>
        <w:rPr>
          <w:sz w:val="22"/>
          <w:szCs w:val="22"/>
        </w:rPr>
      </w:pPr>
      <w:r>
        <w:rPr>
          <w:sz w:val="22"/>
          <w:szCs w:val="22"/>
        </w:rPr>
        <w:t>Payment Date</w:t>
      </w:r>
    </w:p>
    <w:p w14:paraId="24684C65" w14:textId="77777777" w:rsidR="00396878" w:rsidRDefault="00396878" w:rsidP="00396878">
      <w:pPr>
        <w:pStyle w:val="ListParagraph"/>
        <w:numPr>
          <w:ilvl w:val="1"/>
          <w:numId w:val="13"/>
        </w:numPr>
        <w:rPr>
          <w:sz w:val="22"/>
          <w:szCs w:val="22"/>
        </w:rPr>
      </w:pPr>
      <w:r>
        <w:rPr>
          <w:sz w:val="22"/>
          <w:szCs w:val="22"/>
        </w:rPr>
        <w:t>Currency</w:t>
      </w:r>
    </w:p>
    <w:p w14:paraId="639903D6" w14:textId="50477397" w:rsidR="00396878" w:rsidRDefault="00396878" w:rsidP="00396878">
      <w:pPr>
        <w:pStyle w:val="ListParagraph"/>
        <w:numPr>
          <w:ilvl w:val="1"/>
          <w:numId w:val="13"/>
        </w:numPr>
        <w:rPr>
          <w:sz w:val="22"/>
          <w:szCs w:val="22"/>
        </w:rPr>
      </w:pPr>
      <w:r>
        <w:rPr>
          <w:sz w:val="22"/>
          <w:szCs w:val="22"/>
        </w:rPr>
        <w:t>Total Amount</w:t>
      </w:r>
    </w:p>
    <w:p w14:paraId="602A4AD6" w14:textId="0AA78A98" w:rsidR="00396878" w:rsidRDefault="00396878" w:rsidP="00396878">
      <w:pPr>
        <w:pStyle w:val="ListParagraph"/>
        <w:numPr>
          <w:ilvl w:val="1"/>
          <w:numId w:val="13"/>
        </w:numPr>
        <w:rPr>
          <w:sz w:val="22"/>
          <w:szCs w:val="22"/>
        </w:rPr>
      </w:pPr>
      <w:r>
        <w:rPr>
          <w:sz w:val="22"/>
          <w:szCs w:val="22"/>
        </w:rPr>
        <w:t>Interest</w:t>
      </w:r>
    </w:p>
    <w:p w14:paraId="587C9D98" w14:textId="780CBDC6" w:rsidR="00396878" w:rsidRDefault="00396878" w:rsidP="00396878">
      <w:pPr>
        <w:pStyle w:val="ListParagraph"/>
        <w:numPr>
          <w:ilvl w:val="1"/>
          <w:numId w:val="13"/>
        </w:numPr>
        <w:rPr>
          <w:sz w:val="22"/>
          <w:szCs w:val="22"/>
        </w:rPr>
      </w:pPr>
      <w:r>
        <w:rPr>
          <w:sz w:val="22"/>
          <w:szCs w:val="22"/>
        </w:rPr>
        <w:lastRenderedPageBreak/>
        <w:t>Principal</w:t>
      </w:r>
    </w:p>
    <w:p w14:paraId="5937997A" w14:textId="4E05B2DC" w:rsidR="009C1FA7" w:rsidRDefault="00396878" w:rsidP="009C1FA7">
      <w:pPr>
        <w:pStyle w:val="ListParagraph"/>
        <w:numPr>
          <w:ilvl w:val="1"/>
          <w:numId w:val="13"/>
        </w:numPr>
        <w:rPr>
          <w:sz w:val="22"/>
          <w:szCs w:val="22"/>
        </w:rPr>
      </w:pPr>
      <w:r>
        <w:rPr>
          <w:sz w:val="22"/>
          <w:szCs w:val="22"/>
        </w:rPr>
        <w:t>Outstanding Due</w:t>
      </w:r>
    </w:p>
    <w:p w14:paraId="619367D4" w14:textId="1750E74F" w:rsidR="00762639" w:rsidRPr="009C1FA7" w:rsidRDefault="00762639" w:rsidP="009C1FA7">
      <w:pPr>
        <w:pStyle w:val="ListParagraph"/>
        <w:numPr>
          <w:ilvl w:val="1"/>
          <w:numId w:val="13"/>
        </w:numPr>
        <w:rPr>
          <w:sz w:val="22"/>
          <w:szCs w:val="22"/>
        </w:rPr>
      </w:pPr>
      <w:r>
        <w:rPr>
          <w:sz w:val="22"/>
          <w:szCs w:val="22"/>
        </w:rPr>
        <w:t>Status (Paid/Upcoming)</w:t>
      </w:r>
    </w:p>
    <w:p w14:paraId="1DB930EA" w14:textId="65FBAB4B" w:rsidR="00396878" w:rsidRPr="00396878" w:rsidRDefault="00396878" w:rsidP="00396878">
      <w:pPr>
        <w:ind w:firstLine="360"/>
        <w:rPr>
          <w:sz w:val="22"/>
          <w:szCs w:val="22"/>
        </w:rPr>
      </w:pPr>
      <w:r w:rsidRPr="00396878">
        <w:rPr>
          <w:b/>
          <w:bCs/>
          <w:sz w:val="22"/>
          <w:szCs w:val="22"/>
        </w:rPr>
        <w:t xml:space="preserve">APIs:  </w:t>
      </w:r>
      <w:r w:rsidRPr="00396878">
        <w:rPr>
          <w:sz w:val="22"/>
          <w:szCs w:val="22"/>
        </w:rPr>
        <w:t xml:space="preserve">The app will invoke the Loan </w:t>
      </w:r>
      <w:r>
        <w:rPr>
          <w:sz w:val="22"/>
          <w:szCs w:val="22"/>
        </w:rPr>
        <w:t>Schedule</w:t>
      </w:r>
      <w:r w:rsidRPr="00396878">
        <w:rPr>
          <w:sz w:val="22"/>
          <w:szCs w:val="22"/>
        </w:rPr>
        <w:t xml:space="preserve"> API.</w:t>
      </w:r>
    </w:p>
    <w:p w14:paraId="1908BA91" w14:textId="77777777" w:rsidR="00396878" w:rsidRPr="00396878" w:rsidRDefault="00396878" w:rsidP="00396878"/>
    <w:p w14:paraId="705DCE7F" w14:textId="1297FBC2" w:rsidR="00124BF1" w:rsidRDefault="00124BF1" w:rsidP="00124BF1">
      <w:pPr>
        <w:pStyle w:val="Heading1"/>
        <w:numPr>
          <w:ilvl w:val="0"/>
          <w:numId w:val="4"/>
        </w:numPr>
        <w:jc w:val="both"/>
        <w:rPr>
          <w:rFonts w:cstheme="minorHAnsi"/>
          <w:sz w:val="24"/>
          <w:szCs w:val="24"/>
        </w:rPr>
      </w:pPr>
      <w:bookmarkStart w:id="58" w:name="_Toc117274602"/>
      <w:r w:rsidRPr="00124BF1">
        <w:rPr>
          <w:rFonts w:cstheme="minorHAnsi"/>
          <w:sz w:val="24"/>
          <w:szCs w:val="24"/>
        </w:rPr>
        <w:t>Investments</w:t>
      </w:r>
      <w:bookmarkEnd w:id="58"/>
    </w:p>
    <w:p w14:paraId="6C06B72D" w14:textId="04992469" w:rsidR="00D108B4" w:rsidRDefault="00D108B4" w:rsidP="00D108B4">
      <w:pPr>
        <w:pStyle w:val="ListParagraph"/>
        <w:numPr>
          <w:ilvl w:val="0"/>
          <w:numId w:val="13"/>
        </w:numPr>
        <w:rPr>
          <w:sz w:val="22"/>
          <w:szCs w:val="22"/>
        </w:rPr>
      </w:pPr>
      <w:r w:rsidRPr="005A0EF9">
        <w:rPr>
          <w:sz w:val="22"/>
          <w:szCs w:val="22"/>
        </w:rPr>
        <w:t xml:space="preserve">This section is for the user to view their entire </w:t>
      </w:r>
      <w:r>
        <w:rPr>
          <w:sz w:val="22"/>
          <w:szCs w:val="22"/>
        </w:rPr>
        <w:t xml:space="preserve">investment </w:t>
      </w:r>
      <w:r w:rsidRPr="005A0EF9">
        <w:rPr>
          <w:sz w:val="22"/>
          <w:szCs w:val="22"/>
        </w:rPr>
        <w:t>account related information</w:t>
      </w:r>
      <w:r>
        <w:rPr>
          <w:sz w:val="22"/>
          <w:szCs w:val="22"/>
        </w:rPr>
        <w:t xml:space="preserve"> including the following:</w:t>
      </w:r>
    </w:p>
    <w:p w14:paraId="58AE3C19" w14:textId="6CC6B6FD" w:rsidR="00D108B4" w:rsidRDefault="00D108B4" w:rsidP="00D108B4">
      <w:pPr>
        <w:pStyle w:val="ListParagraph"/>
        <w:numPr>
          <w:ilvl w:val="1"/>
          <w:numId w:val="13"/>
        </w:numPr>
        <w:rPr>
          <w:sz w:val="22"/>
          <w:szCs w:val="22"/>
        </w:rPr>
      </w:pPr>
      <w:r>
        <w:rPr>
          <w:sz w:val="22"/>
          <w:szCs w:val="22"/>
        </w:rPr>
        <w:t>Investment Summary</w:t>
      </w:r>
    </w:p>
    <w:p w14:paraId="2F446393" w14:textId="5E6A4E1B" w:rsidR="00D108B4" w:rsidRDefault="00D108B4" w:rsidP="00D108B4">
      <w:pPr>
        <w:pStyle w:val="ListParagraph"/>
        <w:numPr>
          <w:ilvl w:val="1"/>
          <w:numId w:val="13"/>
        </w:numPr>
        <w:rPr>
          <w:sz w:val="22"/>
          <w:szCs w:val="22"/>
        </w:rPr>
      </w:pPr>
      <w:r>
        <w:rPr>
          <w:sz w:val="22"/>
          <w:szCs w:val="22"/>
        </w:rPr>
        <w:t>Investment Details</w:t>
      </w:r>
    </w:p>
    <w:p w14:paraId="6DACC5BB" w14:textId="1C0A8527" w:rsidR="00D108B4" w:rsidRDefault="008449C6" w:rsidP="00D108B4">
      <w:pPr>
        <w:pStyle w:val="Heading2"/>
        <w:numPr>
          <w:ilvl w:val="1"/>
          <w:numId w:val="4"/>
        </w:numPr>
        <w:tabs>
          <w:tab w:val="left" w:pos="990"/>
        </w:tabs>
        <w:rPr>
          <w:sz w:val="24"/>
          <w:szCs w:val="24"/>
        </w:rPr>
      </w:pPr>
      <w:bookmarkStart w:id="59" w:name="_Toc117274603"/>
      <w:r w:rsidRPr="008449C6">
        <w:rPr>
          <w:sz w:val="24"/>
          <w:szCs w:val="24"/>
        </w:rPr>
        <w:t xml:space="preserve">Investment </w:t>
      </w:r>
      <w:r w:rsidR="00D108B4" w:rsidRPr="009225BB">
        <w:rPr>
          <w:sz w:val="24"/>
          <w:szCs w:val="24"/>
        </w:rPr>
        <w:t>Summary</w:t>
      </w:r>
      <w:bookmarkEnd w:id="59"/>
    </w:p>
    <w:p w14:paraId="182A9424" w14:textId="5228141B" w:rsidR="00D108B4" w:rsidRPr="00816B83" w:rsidRDefault="00D108B4" w:rsidP="00D108B4">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Investments</w:t>
      </w:r>
      <w:r w:rsidRPr="00816B83">
        <w:rPr>
          <w:sz w:val="22"/>
          <w:szCs w:val="22"/>
        </w:rPr>
        <w:t xml:space="preserve"> -&gt; </w:t>
      </w:r>
      <w:r>
        <w:rPr>
          <w:sz w:val="22"/>
          <w:szCs w:val="22"/>
        </w:rPr>
        <w:t>Investments</w:t>
      </w:r>
      <w:r w:rsidRPr="00816B83">
        <w:rPr>
          <w:sz w:val="22"/>
          <w:szCs w:val="22"/>
        </w:rPr>
        <w:t xml:space="preserve"> </w:t>
      </w:r>
      <w:r>
        <w:rPr>
          <w:sz w:val="22"/>
          <w:szCs w:val="22"/>
        </w:rPr>
        <w:t>summary</w:t>
      </w:r>
    </w:p>
    <w:p w14:paraId="3481F0A3" w14:textId="17ADD16F" w:rsidR="00D108B4" w:rsidRDefault="00D108B4" w:rsidP="00D108B4">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sidR="008449C6">
        <w:rPr>
          <w:sz w:val="22"/>
          <w:szCs w:val="22"/>
        </w:rPr>
        <w:t>investments</w:t>
      </w:r>
      <w:r w:rsidR="008449C6" w:rsidRPr="00816B83">
        <w:rPr>
          <w:sz w:val="22"/>
          <w:szCs w:val="22"/>
        </w:rPr>
        <w:t xml:space="preserve"> </w:t>
      </w:r>
      <w:r>
        <w:rPr>
          <w:sz w:val="22"/>
          <w:szCs w:val="22"/>
        </w:rPr>
        <w:t>summary which includes the following details:</w:t>
      </w:r>
    </w:p>
    <w:p w14:paraId="090774A0" w14:textId="77777777" w:rsidR="008449C6" w:rsidRPr="008449C6" w:rsidRDefault="008449C6" w:rsidP="008449C6">
      <w:pPr>
        <w:pStyle w:val="ListParagraph"/>
        <w:numPr>
          <w:ilvl w:val="1"/>
          <w:numId w:val="13"/>
        </w:numPr>
        <w:rPr>
          <w:sz w:val="22"/>
          <w:szCs w:val="22"/>
        </w:rPr>
      </w:pPr>
      <w:r w:rsidRPr="008449C6">
        <w:rPr>
          <w:sz w:val="22"/>
          <w:szCs w:val="22"/>
        </w:rPr>
        <w:t>Security Name</w:t>
      </w:r>
    </w:p>
    <w:p w14:paraId="7E11D964" w14:textId="77777777" w:rsidR="008449C6" w:rsidRPr="008449C6" w:rsidRDefault="008449C6" w:rsidP="008449C6">
      <w:pPr>
        <w:pStyle w:val="ListParagraph"/>
        <w:numPr>
          <w:ilvl w:val="1"/>
          <w:numId w:val="13"/>
        </w:numPr>
        <w:rPr>
          <w:sz w:val="22"/>
          <w:szCs w:val="22"/>
        </w:rPr>
      </w:pPr>
      <w:r w:rsidRPr="008449C6">
        <w:rPr>
          <w:sz w:val="22"/>
          <w:szCs w:val="22"/>
        </w:rPr>
        <w:t>Type</w:t>
      </w:r>
    </w:p>
    <w:p w14:paraId="0DCDC52C" w14:textId="77777777" w:rsidR="008449C6" w:rsidRPr="008449C6" w:rsidRDefault="008449C6" w:rsidP="008449C6">
      <w:pPr>
        <w:pStyle w:val="ListParagraph"/>
        <w:numPr>
          <w:ilvl w:val="1"/>
          <w:numId w:val="13"/>
        </w:numPr>
        <w:rPr>
          <w:sz w:val="22"/>
          <w:szCs w:val="22"/>
        </w:rPr>
      </w:pPr>
      <w:r w:rsidRPr="008449C6">
        <w:rPr>
          <w:sz w:val="22"/>
          <w:szCs w:val="22"/>
        </w:rPr>
        <w:t>Investment Number</w:t>
      </w:r>
    </w:p>
    <w:p w14:paraId="573AD763" w14:textId="14407AFE" w:rsidR="00D108B4" w:rsidRPr="008449C6" w:rsidRDefault="008449C6" w:rsidP="005436F9">
      <w:pPr>
        <w:pStyle w:val="ListParagraph"/>
        <w:numPr>
          <w:ilvl w:val="1"/>
          <w:numId w:val="13"/>
        </w:numPr>
        <w:rPr>
          <w:sz w:val="22"/>
          <w:szCs w:val="22"/>
        </w:rPr>
      </w:pPr>
      <w:r w:rsidRPr="008449C6">
        <w:rPr>
          <w:sz w:val="22"/>
          <w:szCs w:val="22"/>
        </w:rPr>
        <w:t xml:space="preserve">Cost </w:t>
      </w:r>
    </w:p>
    <w:p w14:paraId="0765E149" w14:textId="08BB1CDF" w:rsidR="00D108B4" w:rsidRDefault="00D108B4" w:rsidP="00D108B4">
      <w:pPr>
        <w:pStyle w:val="ListParagraph"/>
        <w:numPr>
          <w:ilvl w:val="1"/>
          <w:numId w:val="13"/>
        </w:numPr>
        <w:rPr>
          <w:sz w:val="22"/>
          <w:szCs w:val="22"/>
        </w:rPr>
      </w:pPr>
      <w:r w:rsidRPr="00143D5A">
        <w:rPr>
          <w:sz w:val="22"/>
          <w:szCs w:val="22"/>
        </w:rPr>
        <w:t>Currency</w:t>
      </w:r>
    </w:p>
    <w:p w14:paraId="6A806BB5" w14:textId="28460F02" w:rsidR="00D108B4" w:rsidRDefault="00D108B4" w:rsidP="00D108B4">
      <w:pPr>
        <w:pStyle w:val="ListParagraph"/>
        <w:numPr>
          <w:ilvl w:val="0"/>
          <w:numId w:val="13"/>
        </w:numPr>
        <w:rPr>
          <w:sz w:val="22"/>
          <w:szCs w:val="22"/>
        </w:rPr>
      </w:pPr>
      <w:r>
        <w:rPr>
          <w:sz w:val="22"/>
          <w:szCs w:val="22"/>
        </w:rPr>
        <w:t xml:space="preserve">On click of the detail link, app will navigate to the respective </w:t>
      </w:r>
      <w:r w:rsidR="008449C6">
        <w:rPr>
          <w:sz w:val="22"/>
          <w:szCs w:val="22"/>
        </w:rPr>
        <w:t>investment</w:t>
      </w:r>
      <w:r>
        <w:rPr>
          <w:sz w:val="22"/>
          <w:szCs w:val="22"/>
        </w:rPr>
        <w:t xml:space="preserve"> details screen.</w:t>
      </w:r>
    </w:p>
    <w:p w14:paraId="5BB0F5D0" w14:textId="77777777" w:rsidR="00D108B4" w:rsidRDefault="00D108B4" w:rsidP="00D108B4">
      <w:pPr>
        <w:ind w:firstLine="360"/>
        <w:rPr>
          <w:b/>
          <w:bCs/>
          <w:sz w:val="22"/>
          <w:szCs w:val="22"/>
        </w:rPr>
      </w:pPr>
      <w:r w:rsidRPr="00412260">
        <w:rPr>
          <w:b/>
          <w:bCs/>
          <w:sz w:val="22"/>
          <w:szCs w:val="22"/>
        </w:rPr>
        <w:t xml:space="preserve">APIs: </w:t>
      </w:r>
    </w:p>
    <w:p w14:paraId="2ED31E74" w14:textId="7C89613B" w:rsidR="00D108B4" w:rsidRDefault="00D108B4" w:rsidP="00D108B4">
      <w:pPr>
        <w:pStyle w:val="ListParagraph"/>
        <w:numPr>
          <w:ilvl w:val="0"/>
          <w:numId w:val="13"/>
        </w:numPr>
        <w:rPr>
          <w:sz w:val="22"/>
          <w:szCs w:val="22"/>
        </w:rPr>
      </w:pPr>
      <w:r>
        <w:rPr>
          <w:sz w:val="22"/>
          <w:szCs w:val="22"/>
        </w:rPr>
        <w:t xml:space="preserve">The app will invoke the </w:t>
      </w:r>
      <w:r w:rsidR="008449C6">
        <w:rPr>
          <w:sz w:val="22"/>
          <w:szCs w:val="22"/>
        </w:rPr>
        <w:t>Investments</w:t>
      </w:r>
      <w:r w:rsidR="008449C6" w:rsidRPr="00816B83">
        <w:rPr>
          <w:sz w:val="22"/>
          <w:szCs w:val="22"/>
        </w:rPr>
        <w:t xml:space="preserve"> </w:t>
      </w:r>
      <w:r>
        <w:rPr>
          <w:sz w:val="22"/>
          <w:szCs w:val="22"/>
        </w:rPr>
        <w:t>Summary API.</w:t>
      </w:r>
    </w:p>
    <w:p w14:paraId="4323FA3F" w14:textId="77777777" w:rsidR="00D108B4" w:rsidRPr="00D108B4" w:rsidRDefault="00D108B4" w:rsidP="00D108B4">
      <w:pPr>
        <w:rPr>
          <w:sz w:val="22"/>
          <w:szCs w:val="22"/>
        </w:rPr>
      </w:pPr>
    </w:p>
    <w:p w14:paraId="3A6D8210" w14:textId="68F799C0" w:rsidR="00D108B4" w:rsidRDefault="008449C6" w:rsidP="00D108B4">
      <w:pPr>
        <w:pStyle w:val="Heading2"/>
        <w:numPr>
          <w:ilvl w:val="1"/>
          <w:numId w:val="4"/>
        </w:numPr>
        <w:tabs>
          <w:tab w:val="left" w:pos="990"/>
        </w:tabs>
        <w:rPr>
          <w:sz w:val="24"/>
          <w:szCs w:val="24"/>
        </w:rPr>
      </w:pPr>
      <w:bookmarkStart w:id="60" w:name="_Toc117274604"/>
      <w:r w:rsidRPr="008449C6">
        <w:rPr>
          <w:sz w:val="24"/>
          <w:szCs w:val="24"/>
        </w:rPr>
        <w:t xml:space="preserve">Investment </w:t>
      </w:r>
      <w:r w:rsidR="00D108B4">
        <w:rPr>
          <w:sz w:val="24"/>
          <w:szCs w:val="24"/>
        </w:rPr>
        <w:t>Details</w:t>
      </w:r>
      <w:bookmarkEnd w:id="60"/>
    </w:p>
    <w:p w14:paraId="16236280" w14:textId="79EAD592" w:rsidR="00D108B4" w:rsidRPr="00620D7D" w:rsidRDefault="00D108B4" w:rsidP="00D108B4">
      <w:pPr>
        <w:ind w:left="360"/>
        <w:rPr>
          <w:sz w:val="22"/>
          <w:szCs w:val="22"/>
        </w:rPr>
      </w:pPr>
      <w:r w:rsidRPr="00620D7D">
        <w:rPr>
          <w:b/>
          <w:bCs/>
          <w:sz w:val="22"/>
          <w:szCs w:val="22"/>
        </w:rPr>
        <w:t>Navigations:</w:t>
      </w:r>
      <w:r w:rsidRPr="00620D7D">
        <w:rPr>
          <w:sz w:val="22"/>
          <w:szCs w:val="22"/>
        </w:rPr>
        <w:t xml:space="preserve"> Login -&gt; Menu -&gt; </w:t>
      </w:r>
      <w:r>
        <w:rPr>
          <w:sz w:val="22"/>
          <w:szCs w:val="22"/>
        </w:rPr>
        <w:t>Investments</w:t>
      </w:r>
      <w:r w:rsidRPr="00816B83">
        <w:rPr>
          <w:sz w:val="22"/>
          <w:szCs w:val="22"/>
        </w:rPr>
        <w:t xml:space="preserve"> -&gt; </w:t>
      </w:r>
      <w:r>
        <w:rPr>
          <w:sz w:val="22"/>
          <w:szCs w:val="22"/>
        </w:rPr>
        <w:t>Investments</w:t>
      </w:r>
      <w:r w:rsidRPr="00816B83">
        <w:rPr>
          <w:sz w:val="22"/>
          <w:szCs w:val="22"/>
        </w:rPr>
        <w:t xml:space="preserve"> </w:t>
      </w:r>
      <w:r>
        <w:rPr>
          <w:sz w:val="22"/>
          <w:szCs w:val="22"/>
        </w:rPr>
        <w:t>summary -&gt; Investments</w:t>
      </w:r>
      <w:r w:rsidRPr="00816B83">
        <w:rPr>
          <w:sz w:val="22"/>
          <w:szCs w:val="22"/>
        </w:rPr>
        <w:t xml:space="preserve"> </w:t>
      </w:r>
      <w:r>
        <w:rPr>
          <w:sz w:val="22"/>
          <w:szCs w:val="22"/>
        </w:rPr>
        <w:t>Details</w:t>
      </w:r>
    </w:p>
    <w:p w14:paraId="6686954D" w14:textId="41EF04ED" w:rsidR="00D108B4" w:rsidRDefault="00D108B4" w:rsidP="00D108B4">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sidR="008449C6">
        <w:rPr>
          <w:sz w:val="22"/>
          <w:szCs w:val="22"/>
        </w:rPr>
        <w:t>i</w:t>
      </w:r>
      <w:r w:rsidR="008449C6" w:rsidRPr="008449C6">
        <w:rPr>
          <w:sz w:val="22"/>
          <w:szCs w:val="22"/>
        </w:rPr>
        <w:t xml:space="preserve">nvestment </w:t>
      </w:r>
      <w:r>
        <w:rPr>
          <w:sz w:val="22"/>
          <w:szCs w:val="22"/>
        </w:rPr>
        <w:t>details.</w:t>
      </w:r>
    </w:p>
    <w:p w14:paraId="541A8BC7" w14:textId="71FDBAC3" w:rsidR="00D108B4" w:rsidRDefault="00D108B4" w:rsidP="00D108B4">
      <w:pPr>
        <w:pStyle w:val="ListParagraph"/>
        <w:numPr>
          <w:ilvl w:val="0"/>
          <w:numId w:val="13"/>
        </w:numPr>
        <w:rPr>
          <w:sz w:val="22"/>
          <w:szCs w:val="22"/>
        </w:rPr>
      </w:pPr>
      <w:r>
        <w:rPr>
          <w:sz w:val="22"/>
          <w:szCs w:val="22"/>
        </w:rPr>
        <w:t xml:space="preserve">The </w:t>
      </w:r>
      <w:r w:rsidR="008449C6">
        <w:rPr>
          <w:sz w:val="22"/>
          <w:szCs w:val="22"/>
        </w:rPr>
        <w:t>i</w:t>
      </w:r>
      <w:r w:rsidR="008449C6" w:rsidRPr="008449C6">
        <w:rPr>
          <w:sz w:val="22"/>
          <w:szCs w:val="22"/>
        </w:rPr>
        <w:t xml:space="preserve">nvestment </w:t>
      </w:r>
      <w:r>
        <w:rPr>
          <w:sz w:val="22"/>
          <w:szCs w:val="22"/>
        </w:rPr>
        <w:t xml:space="preserve">details </w:t>
      </w:r>
      <w:r w:rsidR="008449C6">
        <w:rPr>
          <w:sz w:val="22"/>
          <w:szCs w:val="22"/>
        </w:rPr>
        <w:t>section will display the following:</w:t>
      </w:r>
    </w:p>
    <w:p w14:paraId="54EAAF33" w14:textId="77777777" w:rsidR="008449C6" w:rsidRPr="008449C6" w:rsidRDefault="008449C6" w:rsidP="008449C6">
      <w:pPr>
        <w:pStyle w:val="ListParagraph"/>
        <w:numPr>
          <w:ilvl w:val="1"/>
          <w:numId w:val="13"/>
        </w:numPr>
        <w:rPr>
          <w:sz w:val="22"/>
          <w:szCs w:val="22"/>
        </w:rPr>
      </w:pPr>
      <w:r w:rsidRPr="008449C6">
        <w:rPr>
          <w:sz w:val="22"/>
          <w:szCs w:val="22"/>
        </w:rPr>
        <w:t>Sec Number</w:t>
      </w:r>
    </w:p>
    <w:p w14:paraId="4A502A04" w14:textId="77777777" w:rsidR="008449C6" w:rsidRPr="008449C6" w:rsidRDefault="008449C6" w:rsidP="008449C6">
      <w:pPr>
        <w:pStyle w:val="ListParagraph"/>
        <w:numPr>
          <w:ilvl w:val="1"/>
          <w:numId w:val="13"/>
        </w:numPr>
        <w:rPr>
          <w:sz w:val="22"/>
          <w:szCs w:val="22"/>
        </w:rPr>
      </w:pPr>
      <w:r w:rsidRPr="008449C6">
        <w:rPr>
          <w:sz w:val="22"/>
          <w:szCs w:val="22"/>
        </w:rPr>
        <w:t>Security Name</w:t>
      </w:r>
    </w:p>
    <w:p w14:paraId="0068CA47" w14:textId="77777777" w:rsidR="008449C6" w:rsidRPr="008449C6" w:rsidRDefault="008449C6" w:rsidP="008449C6">
      <w:pPr>
        <w:pStyle w:val="ListParagraph"/>
        <w:numPr>
          <w:ilvl w:val="1"/>
          <w:numId w:val="13"/>
        </w:numPr>
        <w:rPr>
          <w:sz w:val="22"/>
          <w:szCs w:val="22"/>
        </w:rPr>
      </w:pPr>
      <w:r w:rsidRPr="008449C6">
        <w:rPr>
          <w:sz w:val="22"/>
          <w:szCs w:val="22"/>
        </w:rPr>
        <w:t>Bond Share</w:t>
      </w:r>
    </w:p>
    <w:p w14:paraId="4F24ABB5" w14:textId="77777777" w:rsidR="008449C6" w:rsidRPr="008449C6" w:rsidRDefault="008449C6" w:rsidP="008449C6">
      <w:pPr>
        <w:pStyle w:val="ListParagraph"/>
        <w:numPr>
          <w:ilvl w:val="1"/>
          <w:numId w:val="13"/>
        </w:numPr>
        <w:rPr>
          <w:sz w:val="22"/>
          <w:szCs w:val="22"/>
        </w:rPr>
      </w:pPr>
      <w:r w:rsidRPr="008449C6">
        <w:rPr>
          <w:sz w:val="22"/>
          <w:szCs w:val="22"/>
        </w:rPr>
        <w:t>Currency</w:t>
      </w:r>
    </w:p>
    <w:p w14:paraId="4CDC1526" w14:textId="77777777" w:rsidR="008449C6" w:rsidRPr="008449C6" w:rsidRDefault="008449C6" w:rsidP="008449C6">
      <w:pPr>
        <w:pStyle w:val="ListParagraph"/>
        <w:numPr>
          <w:ilvl w:val="1"/>
          <w:numId w:val="13"/>
        </w:numPr>
        <w:rPr>
          <w:sz w:val="22"/>
          <w:szCs w:val="22"/>
        </w:rPr>
      </w:pPr>
      <w:r w:rsidRPr="008449C6">
        <w:rPr>
          <w:sz w:val="22"/>
          <w:szCs w:val="22"/>
        </w:rPr>
        <w:t>Depo Name</w:t>
      </w:r>
    </w:p>
    <w:p w14:paraId="3224253A" w14:textId="77777777" w:rsidR="008449C6" w:rsidRPr="008449C6" w:rsidRDefault="008449C6" w:rsidP="008449C6">
      <w:pPr>
        <w:pStyle w:val="ListParagraph"/>
        <w:numPr>
          <w:ilvl w:val="1"/>
          <w:numId w:val="13"/>
        </w:numPr>
        <w:rPr>
          <w:sz w:val="22"/>
          <w:szCs w:val="22"/>
        </w:rPr>
      </w:pPr>
      <w:r w:rsidRPr="008449C6">
        <w:rPr>
          <w:sz w:val="22"/>
          <w:szCs w:val="22"/>
        </w:rPr>
        <w:t>Nominal</w:t>
      </w:r>
    </w:p>
    <w:p w14:paraId="2FB4F46B" w14:textId="77777777" w:rsidR="008449C6" w:rsidRPr="008449C6" w:rsidRDefault="008449C6" w:rsidP="008449C6">
      <w:pPr>
        <w:pStyle w:val="ListParagraph"/>
        <w:numPr>
          <w:ilvl w:val="1"/>
          <w:numId w:val="13"/>
        </w:numPr>
        <w:rPr>
          <w:sz w:val="22"/>
          <w:szCs w:val="22"/>
        </w:rPr>
      </w:pPr>
      <w:r w:rsidRPr="008449C6">
        <w:rPr>
          <w:sz w:val="22"/>
          <w:szCs w:val="22"/>
        </w:rPr>
        <w:t>Price/Rate</w:t>
      </w:r>
    </w:p>
    <w:p w14:paraId="4C117840" w14:textId="77777777" w:rsidR="008449C6" w:rsidRPr="008449C6" w:rsidRDefault="008449C6" w:rsidP="008449C6">
      <w:pPr>
        <w:pStyle w:val="ListParagraph"/>
        <w:numPr>
          <w:ilvl w:val="1"/>
          <w:numId w:val="13"/>
        </w:numPr>
        <w:rPr>
          <w:sz w:val="22"/>
          <w:szCs w:val="22"/>
        </w:rPr>
      </w:pPr>
      <w:r w:rsidRPr="008449C6">
        <w:rPr>
          <w:sz w:val="22"/>
          <w:szCs w:val="22"/>
        </w:rPr>
        <w:lastRenderedPageBreak/>
        <w:t>Value</w:t>
      </w:r>
    </w:p>
    <w:p w14:paraId="553EFEBF" w14:textId="77777777" w:rsidR="008449C6" w:rsidRPr="008449C6" w:rsidRDefault="008449C6" w:rsidP="008449C6">
      <w:pPr>
        <w:pStyle w:val="ListParagraph"/>
        <w:numPr>
          <w:ilvl w:val="1"/>
          <w:numId w:val="13"/>
        </w:numPr>
        <w:rPr>
          <w:sz w:val="22"/>
          <w:szCs w:val="22"/>
        </w:rPr>
      </w:pPr>
      <w:r w:rsidRPr="008449C6">
        <w:rPr>
          <w:sz w:val="22"/>
          <w:szCs w:val="22"/>
        </w:rPr>
        <w:t>Cost</w:t>
      </w:r>
    </w:p>
    <w:p w14:paraId="6CBFDADF" w14:textId="77777777" w:rsidR="008449C6" w:rsidRPr="008449C6" w:rsidRDefault="008449C6" w:rsidP="008449C6">
      <w:pPr>
        <w:pStyle w:val="ListParagraph"/>
        <w:numPr>
          <w:ilvl w:val="1"/>
          <w:numId w:val="13"/>
        </w:numPr>
        <w:rPr>
          <w:sz w:val="22"/>
          <w:szCs w:val="22"/>
        </w:rPr>
      </w:pPr>
      <w:r w:rsidRPr="008449C6">
        <w:rPr>
          <w:sz w:val="22"/>
          <w:szCs w:val="22"/>
        </w:rPr>
        <w:t>Maturity Date</w:t>
      </w:r>
    </w:p>
    <w:p w14:paraId="21F61FAE" w14:textId="1EA5E39B" w:rsidR="00D108B4" w:rsidRPr="008449C6" w:rsidRDefault="008449C6" w:rsidP="00602F2A">
      <w:pPr>
        <w:pStyle w:val="ListParagraph"/>
        <w:numPr>
          <w:ilvl w:val="1"/>
          <w:numId w:val="13"/>
        </w:numPr>
        <w:shd w:val="clear" w:color="auto" w:fill="FFFF00"/>
        <w:rPr>
          <w:sz w:val="22"/>
          <w:szCs w:val="22"/>
        </w:rPr>
      </w:pPr>
      <w:r w:rsidRPr="008449C6">
        <w:rPr>
          <w:sz w:val="22"/>
          <w:szCs w:val="22"/>
        </w:rPr>
        <w:t>Unreal PL</w:t>
      </w:r>
    </w:p>
    <w:p w14:paraId="7A2A203D" w14:textId="77777777" w:rsidR="00D108B4" w:rsidRPr="003D5054" w:rsidRDefault="00D108B4" w:rsidP="00D108B4">
      <w:pPr>
        <w:ind w:firstLine="360"/>
        <w:rPr>
          <w:b/>
          <w:bCs/>
          <w:sz w:val="22"/>
          <w:szCs w:val="22"/>
        </w:rPr>
      </w:pPr>
      <w:r w:rsidRPr="003D5054">
        <w:rPr>
          <w:b/>
          <w:bCs/>
          <w:sz w:val="22"/>
          <w:szCs w:val="22"/>
        </w:rPr>
        <w:t xml:space="preserve">APIs: </w:t>
      </w:r>
    </w:p>
    <w:p w14:paraId="3D23AFAF" w14:textId="5413DD17" w:rsidR="00D108B4" w:rsidRPr="005B4FF1" w:rsidRDefault="00D108B4" w:rsidP="00D108B4">
      <w:pPr>
        <w:pStyle w:val="ListParagraph"/>
        <w:numPr>
          <w:ilvl w:val="0"/>
          <w:numId w:val="13"/>
        </w:numPr>
        <w:rPr>
          <w:sz w:val="22"/>
          <w:szCs w:val="22"/>
        </w:rPr>
      </w:pPr>
      <w:r w:rsidRPr="005B4FF1">
        <w:rPr>
          <w:sz w:val="22"/>
          <w:szCs w:val="22"/>
        </w:rPr>
        <w:t xml:space="preserve">The app will invoke the </w:t>
      </w:r>
      <w:r w:rsidR="008449C6">
        <w:rPr>
          <w:sz w:val="22"/>
          <w:szCs w:val="22"/>
        </w:rPr>
        <w:t>Investment</w:t>
      </w:r>
      <w:r w:rsidRPr="005B4FF1">
        <w:rPr>
          <w:sz w:val="22"/>
          <w:szCs w:val="22"/>
        </w:rPr>
        <w:t xml:space="preserve"> </w:t>
      </w:r>
      <w:r>
        <w:rPr>
          <w:sz w:val="22"/>
          <w:szCs w:val="22"/>
        </w:rPr>
        <w:t>Details</w:t>
      </w:r>
      <w:r w:rsidRPr="005B4FF1">
        <w:rPr>
          <w:sz w:val="22"/>
          <w:szCs w:val="22"/>
        </w:rPr>
        <w:t xml:space="preserve"> API.</w:t>
      </w:r>
    </w:p>
    <w:p w14:paraId="6BA1FE51" w14:textId="77777777" w:rsidR="00124BF1" w:rsidRPr="00124BF1" w:rsidRDefault="00124BF1" w:rsidP="00124BF1"/>
    <w:p w14:paraId="11D964BA" w14:textId="5A61F39D" w:rsidR="00063394" w:rsidRDefault="00063394" w:rsidP="00816B83">
      <w:pPr>
        <w:pStyle w:val="Heading1"/>
        <w:numPr>
          <w:ilvl w:val="0"/>
          <w:numId w:val="4"/>
        </w:numPr>
        <w:jc w:val="both"/>
        <w:rPr>
          <w:rFonts w:cstheme="minorHAnsi"/>
          <w:sz w:val="24"/>
          <w:szCs w:val="24"/>
        </w:rPr>
      </w:pPr>
      <w:bookmarkStart w:id="61" w:name="_Toc117274605"/>
      <w:r>
        <w:rPr>
          <w:rFonts w:cstheme="minorHAnsi"/>
          <w:sz w:val="24"/>
          <w:szCs w:val="24"/>
        </w:rPr>
        <w:t>Transfers</w:t>
      </w:r>
      <w:bookmarkEnd w:id="61"/>
    </w:p>
    <w:p w14:paraId="6F4F95C8" w14:textId="75FFF08C" w:rsidR="00063394" w:rsidRDefault="009225BB" w:rsidP="00816B83">
      <w:pPr>
        <w:pStyle w:val="Heading2"/>
        <w:numPr>
          <w:ilvl w:val="1"/>
          <w:numId w:val="4"/>
        </w:numPr>
        <w:rPr>
          <w:sz w:val="24"/>
          <w:szCs w:val="24"/>
        </w:rPr>
      </w:pPr>
      <w:bookmarkStart w:id="62" w:name="_Toc117274606"/>
      <w:r w:rsidRPr="006A0EC1">
        <w:rPr>
          <w:sz w:val="24"/>
          <w:szCs w:val="24"/>
        </w:rPr>
        <w:t>Manage Beneficiaries</w:t>
      </w:r>
      <w:bookmarkEnd w:id="62"/>
    </w:p>
    <w:p w14:paraId="66911016" w14:textId="77777777" w:rsidR="003C6CD7" w:rsidRPr="00816B83" w:rsidRDefault="003C6CD7" w:rsidP="003C6CD7">
      <w:pPr>
        <w:ind w:firstLine="360"/>
        <w:rPr>
          <w:sz w:val="22"/>
          <w:szCs w:val="22"/>
        </w:rPr>
      </w:pPr>
      <w:r w:rsidRPr="00816B83">
        <w:rPr>
          <w:b/>
          <w:bCs/>
          <w:sz w:val="22"/>
          <w:szCs w:val="22"/>
        </w:rPr>
        <w:t>Navigations:</w:t>
      </w:r>
      <w:r w:rsidRPr="00816B83">
        <w:rPr>
          <w:sz w:val="22"/>
          <w:szCs w:val="22"/>
        </w:rPr>
        <w:t xml:space="preserve"> Login -&gt; Menu -&gt; Transfers -&gt; Manage Beneficiaries</w:t>
      </w:r>
    </w:p>
    <w:p w14:paraId="30E2A09F" w14:textId="77777777" w:rsidR="00D7356B" w:rsidRPr="00816B83" w:rsidRDefault="003C6CD7" w:rsidP="00872582">
      <w:pPr>
        <w:pStyle w:val="ListParagraph"/>
        <w:numPr>
          <w:ilvl w:val="0"/>
          <w:numId w:val="13"/>
        </w:numPr>
        <w:rPr>
          <w:sz w:val="22"/>
          <w:szCs w:val="22"/>
        </w:rPr>
      </w:pPr>
      <w:r w:rsidRPr="00816B83">
        <w:rPr>
          <w:sz w:val="22"/>
          <w:szCs w:val="22"/>
        </w:rPr>
        <w:t xml:space="preserve">This section is for the customer to manage the beneficiaries. </w:t>
      </w:r>
    </w:p>
    <w:p w14:paraId="12A60AAB" w14:textId="15D85C67" w:rsidR="003C6CD7" w:rsidRPr="00816B83" w:rsidRDefault="003C6CD7" w:rsidP="00872582">
      <w:pPr>
        <w:pStyle w:val="ListParagraph"/>
        <w:numPr>
          <w:ilvl w:val="0"/>
          <w:numId w:val="13"/>
        </w:numPr>
        <w:rPr>
          <w:sz w:val="22"/>
          <w:szCs w:val="22"/>
        </w:rPr>
      </w:pPr>
      <w:r w:rsidRPr="00816B83">
        <w:rPr>
          <w:sz w:val="22"/>
          <w:szCs w:val="22"/>
        </w:rPr>
        <w:t xml:space="preserve">The </w:t>
      </w:r>
      <w:r w:rsidR="00D7356B" w:rsidRPr="00816B83">
        <w:rPr>
          <w:sz w:val="22"/>
          <w:szCs w:val="22"/>
        </w:rPr>
        <w:t>user will have the option to do the following:</w:t>
      </w:r>
    </w:p>
    <w:p w14:paraId="2B1CB7E3" w14:textId="4565186A" w:rsidR="00D7356B" w:rsidRPr="00816B83" w:rsidRDefault="00D7356B" w:rsidP="00872582">
      <w:pPr>
        <w:pStyle w:val="ListParagraph"/>
        <w:numPr>
          <w:ilvl w:val="1"/>
          <w:numId w:val="13"/>
        </w:numPr>
        <w:rPr>
          <w:sz w:val="22"/>
          <w:szCs w:val="22"/>
        </w:rPr>
      </w:pPr>
      <w:r w:rsidRPr="00816B83">
        <w:rPr>
          <w:sz w:val="22"/>
          <w:szCs w:val="22"/>
        </w:rPr>
        <w:t>View Beneficiary</w:t>
      </w:r>
    </w:p>
    <w:p w14:paraId="0BB8C0AE" w14:textId="1C18571D" w:rsidR="00D7356B" w:rsidRPr="00816B83" w:rsidRDefault="00D7356B" w:rsidP="00872582">
      <w:pPr>
        <w:pStyle w:val="ListParagraph"/>
        <w:numPr>
          <w:ilvl w:val="1"/>
          <w:numId w:val="13"/>
        </w:numPr>
        <w:rPr>
          <w:sz w:val="22"/>
          <w:szCs w:val="22"/>
        </w:rPr>
      </w:pPr>
      <w:r w:rsidRPr="00816B83">
        <w:rPr>
          <w:sz w:val="22"/>
          <w:szCs w:val="22"/>
        </w:rPr>
        <w:t>Add New Beneficiary</w:t>
      </w:r>
    </w:p>
    <w:p w14:paraId="126ED8B2" w14:textId="45A6AD1C" w:rsidR="00D7356B" w:rsidRPr="00816B83" w:rsidRDefault="00D7356B" w:rsidP="00872582">
      <w:pPr>
        <w:pStyle w:val="ListParagraph"/>
        <w:numPr>
          <w:ilvl w:val="1"/>
          <w:numId w:val="13"/>
        </w:numPr>
        <w:rPr>
          <w:sz w:val="22"/>
          <w:szCs w:val="22"/>
        </w:rPr>
      </w:pPr>
      <w:r w:rsidRPr="00816B83">
        <w:rPr>
          <w:sz w:val="22"/>
          <w:szCs w:val="22"/>
        </w:rPr>
        <w:t>Edit Beneficiary</w:t>
      </w:r>
    </w:p>
    <w:p w14:paraId="45B07E95" w14:textId="699FE146" w:rsidR="00D7356B" w:rsidRPr="00816B83" w:rsidRDefault="00D7356B" w:rsidP="00872582">
      <w:pPr>
        <w:pStyle w:val="ListParagraph"/>
        <w:numPr>
          <w:ilvl w:val="1"/>
          <w:numId w:val="13"/>
        </w:numPr>
        <w:rPr>
          <w:sz w:val="22"/>
          <w:szCs w:val="22"/>
        </w:rPr>
      </w:pPr>
      <w:r w:rsidRPr="00816B83">
        <w:rPr>
          <w:sz w:val="22"/>
          <w:szCs w:val="22"/>
        </w:rPr>
        <w:t>Delete Beneficiary</w:t>
      </w:r>
    </w:p>
    <w:p w14:paraId="067A117B" w14:textId="01FE70C8" w:rsidR="00D7356B" w:rsidRDefault="00D7356B" w:rsidP="00872582">
      <w:pPr>
        <w:pStyle w:val="ListParagraph"/>
        <w:numPr>
          <w:ilvl w:val="0"/>
          <w:numId w:val="13"/>
        </w:numPr>
        <w:rPr>
          <w:sz w:val="22"/>
          <w:szCs w:val="22"/>
        </w:rPr>
      </w:pPr>
      <w:r w:rsidRPr="0A7F2548">
        <w:rPr>
          <w:sz w:val="22"/>
          <w:szCs w:val="22"/>
        </w:rPr>
        <w:t xml:space="preserve">By default, on click manage </w:t>
      </w:r>
      <w:r w:rsidR="00606E0A" w:rsidRPr="0A7F2548">
        <w:rPr>
          <w:sz w:val="22"/>
          <w:szCs w:val="22"/>
        </w:rPr>
        <w:t>beneficiary’s</w:t>
      </w:r>
      <w:r w:rsidRPr="0A7F2548">
        <w:rPr>
          <w:sz w:val="22"/>
          <w:szCs w:val="22"/>
        </w:rPr>
        <w:t xml:space="preserve"> app will launch the view beneficiary screen where the list of beneficiaries will be displayed. </w:t>
      </w:r>
    </w:p>
    <w:p w14:paraId="69AAA3E2" w14:textId="6C6DD62F" w:rsidR="009225BB" w:rsidRDefault="009225BB" w:rsidP="00816B83">
      <w:pPr>
        <w:pStyle w:val="Heading3"/>
        <w:numPr>
          <w:ilvl w:val="2"/>
          <w:numId w:val="4"/>
        </w:numPr>
        <w:rPr>
          <w:sz w:val="24"/>
          <w:szCs w:val="24"/>
        </w:rPr>
      </w:pPr>
      <w:bookmarkStart w:id="63" w:name="_Toc117274607"/>
      <w:r w:rsidRPr="00375285">
        <w:rPr>
          <w:sz w:val="24"/>
          <w:szCs w:val="24"/>
        </w:rPr>
        <w:t>View Beneficiary</w:t>
      </w:r>
      <w:bookmarkEnd w:id="63"/>
    </w:p>
    <w:p w14:paraId="1A377C93" w14:textId="77777777" w:rsidR="00B56633" w:rsidRPr="00816B83" w:rsidRDefault="001378A6" w:rsidP="00872582">
      <w:pPr>
        <w:pStyle w:val="ListParagraph"/>
        <w:numPr>
          <w:ilvl w:val="0"/>
          <w:numId w:val="13"/>
        </w:numPr>
        <w:rPr>
          <w:sz w:val="22"/>
          <w:szCs w:val="22"/>
        </w:rPr>
      </w:pPr>
      <w:r w:rsidRPr="00816B83">
        <w:rPr>
          <w:sz w:val="22"/>
          <w:szCs w:val="22"/>
        </w:rPr>
        <w:t>This section is for the customer is to view the list of beneficiaries added and to view a particular beneficiary detail.</w:t>
      </w:r>
      <w:r w:rsidR="00060700" w:rsidRPr="00816B83">
        <w:rPr>
          <w:sz w:val="22"/>
          <w:szCs w:val="22"/>
        </w:rPr>
        <w:t xml:space="preserve"> The beneficiaries will be displayed in the </w:t>
      </w:r>
      <w:r w:rsidR="00BF3BF9" w:rsidRPr="00816B83">
        <w:rPr>
          <w:sz w:val="22"/>
          <w:szCs w:val="22"/>
        </w:rPr>
        <w:t>following categories:</w:t>
      </w:r>
    </w:p>
    <w:p w14:paraId="05D6C513" w14:textId="254BB12A" w:rsidR="00B56633" w:rsidRPr="00816B83" w:rsidRDefault="00BF3BF9" w:rsidP="00872582">
      <w:pPr>
        <w:pStyle w:val="ListParagraph"/>
        <w:numPr>
          <w:ilvl w:val="1"/>
          <w:numId w:val="13"/>
        </w:numPr>
        <w:rPr>
          <w:sz w:val="22"/>
          <w:szCs w:val="22"/>
        </w:rPr>
      </w:pPr>
      <w:r w:rsidRPr="00816B83">
        <w:rPr>
          <w:sz w:val="22"/>
          <w:szCs w:val="22"/>
        </w:rPr>
        <w:t xml:space="preserve">Within </w:t>
      </w:r>
      <w:r w:rsidR="00FD4910">
        <w:rPr>
          <w:sz w:val="22"/>
          <w:szCs w:val="22"/>
        </w:rPr>
        <w:t xml:space="preserve">Al </w:t>
      </w:r>
      <w:r w:rsidRPr="00816B83">
        <w:rPr>
          <w:sz w:val="22"/>
          <w:szCs w:val="22"/>
        </w:rPr>
        <w:t>Masraf</w:t>
      </w:r>
    </w:p>
    <w:p w14:paraId="6F9F7A7E" w14:textId="77777777" w:rsidR="004C0D09" w:rsidRPr="00816B83" w:rsidRDefault="00BF3BF9" w:rsidP="00872582">
      <w:pPr>
        <w:pStyle w:val="ListParagraph"/>
        <w:numPr>
          <w:ilvl w:val="1"/>
          <w:numId w:val="13"/>
        </w:numPr>
        <w:rPr>
          <w:sz w:val="22"/>
          <w:szCs w:val="22"/>
        </w:rPr>
      </w:pPr>
      <w:r w:rsidRPr="00816B83">
        <w:rPr>
          <w:sz w:val="22"/>
          <w:szCs w:val="22"/>
        </w:rPr>
        <w:t>Within UAE</w:t>
      </w:r>
    </w:p>
    <w:p w14:paraId="54BD4A25" w14:textId="6BF9F7AC" w:rsidR="00B56633" w:rsidRPr="00816B83" w:rsidRDefault="00BF3BF9" w:rsidP="00872582">
      <w:pPr>
        <w:pStyle w:val="ListParagraph"/>
        <w:numPr>
          <w:ilvl w:val="1"/>
          <w:numId w:val="13"/>
        </w:numPr>
        <w:rPr>
          <w:sz w:val="22"/>
          <w:szCs w:val="22"/>
        </w:rPr>
      </w:pPr>
      <w:r w:rsidRPr="00816B83">
        <w:rPr>
          <w:sz w:val="22"/>
          <w:szCs w:val="22"/>
        </w:rPr>
        <w:t>International Beneficiaries</w:t>
      </w:r>
    </w:p>
    <w:p w14:paraId="3FCBCF14" w14:textId="37B817C7" w:rsidR="00BF3BF9" w:rsidRPr="00816B83" w:rsidRDefault="00BF3BF9" w:rsidP="00872582">
      <w:pPr>
        <w:pStyle w:val="ListParagraph"/>
        <w:numPr>
          <w:ilvl w:val="0"/>
          <w:numId w:val="13"/>
        </w:numPr>
        <w:rPr>
          <w:sz w:val="22"/>
          <w:szCs w:val="22"/>
        </w:rPr>
      </w:pPr>
      <w:r w:rsidRPr="00816B83">
        <w:rPr>
          <w:sz w:val="22"/>
          <w:szCs w:val="22"/>
        </w:rPr>
        <w:t xml:space="preserve">By default, the </w:t>
      </w:r>
      <w:r w:rsidR="00B56633" w:rsidRPr="00816B83">
        <w:rPr>
          <w:b/>
          <w:bCs/>
          <w:sz w:val="22"/>
          <w:szCs w:val="22"/>
        </w:rPr>
        <w:t>W</w:t>
      </w:r>
      <w:r w:rsidRPr="00816B83">
        <w:rPr>
          <w:b/>
          <w:bCs/>
          <w:sz w:val="22"/>
          <w:szCs w:val="22"/>
        </w:rPr>
        <w:t xml:space="preserve">ithin </w:t>
      </w:r>
      <w:r w:rsidR="00FD4910">
        <w:rPr>
          <w:b/>
          <w:bCs/>
          <w:sz w:val="22"/>
          <w:szCs w:val="22"/>
        </w:rPr>
        <w:t xml:space="preserve">Al </w:t>
      </w:r>
      <w:r w:rsidRPr="00816B83">
        <w:rPr>
          <w:b/>
          <w:bCs/>
          <w:sz w:val="22"/>
          <w:szCs w:val="22"/>
        </w:rPr>
        <w:t>Masraf</w:t>
      </w:r>
      <w:r w:rsidRPr="00816B83">
        <w:rPr>
          <w:sz w:val="22"/>
          <w:szCs w:val="22"/>
        </w:rPr>
        <w:t xml:space="preserve"> tab will be selected and the beneficiaries will be displayed below.</w:t>
      </w:r>
    </w:p>
    <w:p w14:paraId="142CDE61" w14:textId="19FFE2C7" w:rsidR="002507B4" w:rsidRPr="00816B83" w:rsidRDefault="002507B4" w:rsidP="00872582">
      <w:pPr>
        <w:pStyle w:val="ListParagraph"/>
        <w:numPr>
          <w:ilvl w:val="0"/>
          <w:numId w:val="13"/>
        </w:numPr>
        <w:rPr>
          <w:sz w:val="22"/>
          <w:szCs w:val="22"/>
        </w:rPr>
      </w:pPr>
      <w:r w:rsidRPr="00816B83">
        <w:rPr>
          <w:sz w:val="22"/>
          <w:szCs w:val="22"/>
        </w:rPr>
        <w:t>On select any record within the list, app will redirect to the detail screen and the complete details about the beneficiary will be displayed with the following options:</w:t>
      </w:r>
    </w:p>
    <w:p w14:paraId="3CC3A73A" w14:textId="5DFE6B33" w:rsidR="002507B4" w:rsidRPr="00816B83" w:rsidRDefault="002507B4" w:rsidP="00872582">
      <w:pPr>
        <w:pStyle w:val="ListParagraph"/>
        <w:numPr>
          <w:ilvl w:val="1"/>
          <w:numId w:val="13"/>
        </w:numPr>
        <w:rPr>
          <w:sz w:val="22"/>
          <w:szCs w:val="22"/>
        </w:rPr>
      </w:pPr>
      <w:r w:rsidRPr="00816B83">
        <w:rPr>
          <w:b/>
          <w:bCs/>
          <w:sz w:val="22"/>
          <w:szCs w:val="22"/>
        </w:rPr>
        <w:t>Edit</w:t>
      </w:r>
      <w:r w:rsidRPr="00816B83">
        <w:rPr>
          <w:sz w:val="22"/>
          <w:szCs w:val="22"/>
        </w:rPr>
        <w:t xml:space="preserve"> – On click the button, will redirect to the edit beneficiary screen with the respective beneficiary details prefilled in the fields.</w:t>
      </w:r>
    </w:p>
    <w:p w14:paraId="0FD25F44" w14:textId="29A4936A" w:rsidR="002507B4" w:rsidRPr="00816B83" w:rsidRDefault="002507B4" w:rsidP="00872582">
      <w:pPr>
        <w:pStyle w:val="ListParagraph"/>
        <w:numPr>
          <w:ilvl w:val="1"/>
          <w:numId w:val="13"/>
        </w:numPr>
        <w:rPr>
          <w:sz w:val="22"/>
          <w:szCs w:val="22"/>
        </w:rPr>
      </w:pPr>
      <w:r w:rsidRPr="00816B83">
        <w:rPr>
          <w:b/>
          <w:bCs/>
          <w:sz w:val="22"/>
          <w:szCs w:val="22"/>
        </w:rPr>
        <w:t>Delete</w:t>
      </w:r>
      <w:r w:rsidRPr="00816B83">
        <w:rPr>
          <w:sz w:val="22"/>
          <w:szCs w:val="22"/>
        </w:rPr>
        <w:t xml:space="preserve"> - On click the button, app will invoke the delete beneficiary flow.</w:t>
      </w:r>
    </w:p>
    <w:p w14:paraId="1736DBB5" w14:textId="60DDBAE7" w:rsidR="0082070C" w:rsidRPr="00816B83" w:rsidRDefault="002507B4" w:rsidP="00872582">
      <w:pPr>
        <w:pStyle w:val="ListParagraph"/>
        <w:numPr>
          <w:ilvl w:val="1"/>
          <w:numId w:val="13"/>
        </w:numPr>
        <w:rPr>
          <w:sz w:val="22"/>
          <w:szCs w:val="22"/>
        </w:rPr>
      </w:pPr>
      <w:r w:rsidRPr="00816B83">
        <w:rPr>
          <w:b/>
          <w:bCs/>
          <w:sz w:val="22"/>
          <w:szCs w:val="22"/>
        </w:rPr>
        <w:t>Transfer</w:t>
      </w:r>
      <w:r w:rsidRPr="00816B83">
        <w:rPr>
          <w:sz w:val="22"/>
          <w:szCs w:val="22"/>
        </w:rPr>
        <w:t xml:space="preserve"> (If beneficiary is accounts) – On click the button, will redirect to the fund transfer screen with the respective beneficiary details prefilled in the fields.</w:t>
      </w:r>
    </w:p>
    <w:p w14:paraId="26DA837F" w14:textId="75BE3504" w:rsidR="002507B4" w:rsidRDefault="002507B4" w:rsidP="00872582">
      <w:pPr>
        <w:pStyle w:val="ListParagraph"/>
        <w:numPr>
          <w:ilvl w:val="1"/>
          <w:numId w:val="13"/>
        </w:numPr>
        <w:rPr>
          <w:sz w:val="22"/>
          <w:szCs w:val="22"/>
        </w:rPr>
      </w:pPr>
      <w:r w:rsidRPr="00816B83">
        <w:rPr>
          <w:b/>
          <w:bCs/>
          <w:sz w:val="22"/>
          <w:szCs w:val="22"/>
        </w:rPr>
        <w:t>Card Payment</w:t>
      </w:r>
      <w:r w:rsidRPr="00816B83">
        <w:rPr>
          <w:sz w:val="22"/>
          <w:szCs w:val="22"/>
        </w:rPr>
        <w:t xml:space="preserve"> (If beneficiary is cards) – On click the button, will redirect to the card payment screen with the respective beneficiary details prefilled in the fields.</w:t>
      </w:r>
    </w:p>
    <w:p w14:paraId="26DC2D1F" w14:textId="77777777" w:rsidR="000A5013" w:rsidRDefault="000A5013" w:rsidP="000A5013">
      <w:pPr>
        <w:ind w:firstLine="360"/>
        <w:rPr>
          <w:b/>
          <w:bCs/>
          <w:sz w:val="22"/>
          <w:szCs w:val="22"/>
        </w:rPr>
      </w:pPr>
      <w:r w:rsidRPr="00412260">
        <w:rPr>
          <w:b/>
          <w:bCs/>
          <w:sz w:val="22"/>
          <w:szCs w:val="22"/>
        </w:rPr>
        <w:lastRenderedPageBreak/>
        <w:t xml:space="preserve">APIs: </w:t>
      </w:r>
    </w:p>
    <w:p w14:paraId="67BBBDA6" w14:textId="3A6914EE" w:rsidR="000A5013" w:rsidRDefault="000A5013" w:rsidP="000A5013">
      <w:pPr>
        <w:pStyle w:val="ListParagraph"/>
        <w:numPr>
          <w:ilvl w:val="0"/>
          <w:numId w:val="13"/>
        </w:numPr>
        <w:rPr>
          <w:sz w:val="22"/>
          <w:szCs w:val="22"/>
        </w:rPr>
      </w:pPr>
      <w:r w:rsidRPr="005B4FF1">
        <w:rPr>
          <w:sz w:val="22"/>
          <w:szCs w:val="22"/>
        </w:rPr>
        <w:t xml:space="preserve">The app will invoke the </w:t>
      </w:r>
      <w:r>
        <w:rPr>
          <w:sz w:val="22"/>
          <w:szCs w:val="22"/>
        </w:rPr>
        <w:t>Fetch beneficiary</w:t>
      </w:r>
      <w:r w:rsidRPr="005B4FF1">
        <w:rPr>
          <w:sz w:val="22"/>
          <w:szCs w:val="22"/>
        </w:rPr>
        <w:t xml:space="preserve"> API.</w:t>
      </w:r>
    </w:p>
    <w:p w14:paraId="037D8068" w14:textId="2C00D32B" w:rsidR="002507B4" w:rsidRDefault="002507B4" w:rsidP="00816B83">
      <w:pPr>
        <w:pStyle w:val="Heading4"/>
        <w:framePr w:wrap="auto" w:vAnchor="margin" w:yAlign="inline"/>
        <w:numPr>
          <w:ilvl w:val="3"/>
          <w:numId w:val="4"/>
        </w:numPr>
        <w:pBdr>
          <w:left w:val="none" w:sz="0" w:space="0" w:color="auto"/>
          <w:right w:val="none" w:sz="0" w:space="0" w:color="auto"/>
        </w:pBdr>
        <w:rPr>
          <w:szCs w:val="24"/>
        </w:rPr>
      </w:pPr>
      <w:r w:rsidRPr="0005449A">
        <w:rPr>
          <w:szCs w:val="24"/>
        </w:rPr>
        <w:t xml:space="preserve">Within </w:t>
      </w:r>
      <w:r w:rsidR="00FD4910">
        <w:rPr>
          <w:szCs w:val="24"/>
        </w:rPr>
        <w:t xml:space="preserve">Al </w:t>
      </w:r>
      <w:r w:rsidRPr="0005449A">
        <w:rPr>
          <w:szCs w:val="24"/>
        </w:rPr>
        <w:t>Masraf</w:t>
      </w:r>
    </w:p>
    <w:p w14:paraId="58A01AEF" w14:textId="620D7B9E" w:rsidR="0005449A" w:rsidRPr="00816B83" w:rsidRDefault="00C43C92" w:rsidP="00872582">
      <w:pPr>
        <w:pStyle w:val="ListParagraph"/>
        <w:numPr>
          <w:ilvl w:val="0"/>
          <w:numId w:val="13"/>
        </w:numPr>
        <w:rPr>
          <w:sz w:val="22"/>
          <w:szCs w:val="22"/>
        </w:rPr>
      </w:pPr>
      <w:r w:rsidRPr="00816B83">
        <w:rPr>
          <w:sz w:val="22"/>
          <w:szCs w:val="22"/>
        </w:rPr>
        <w:t xml:space="preserve">On select within </w:t>
      </w:r>
      <w:r w:rsidR="00FD4910">
        <w:rPr>
          <w:sz w:val="22"/>
          <w:szCs w:val="22"/>
        </w:rPr>
        <w:t xml:space="preserve">Al </w:t>
      </w:r>
      <w:r w:rsidRPr="00816B83">
        <w:rPr>
          <w:sz w:val="22"/>
          <w:szCs w:val="22"/>
        </w:rPr>
        <w:t xml:space="preserve">Masraf tab in the </w:t>
      </w:r>
      <w:proofErr w:type="gramStart"/>
      <w:r w:rsidR="00991E2F" w:rsidRPr="00816B83">
        <w:rPr>
          <w:sz w:val="22"/>
          <w:szCs w:val="22"/>
        </w:rPr>
        <w:t>beneficiaries</w:t>
      </w:r>
      <w:proofErr w:type="gramEnd"/>
      <w:r w:rsidRPr="00816B83">
        <w:rPr>
          <w:sz w:val="22"/>
          <w:szCs w:val="22"/>
        </w:rPr>
        <w:t xml:space="preserve"> section</w:t>
      </w:r>
      <w:r w:rsidR="00F92E18" w:rsidRPr="00816B83">
        <w:rPr>
          <w:sz w:val="22"/>
          <w:szCs w:val="22"/>
        </w:rPr>
        <w:t>,</w:t>
      </w:r>
      <w:r w:rsidRPr="00816B83">
        <w:rPr>
          <w:sz w:val="22"/>
          <w:szCs w:val="22"/>
        </w:rPr>
        <w:t xml:space="preserve"> the </w:t>
      </w:r>
      <w:r w:rsidR="00DC5672" w:rsidRPr="00816B83">
        <w:rPr>
          <w:sz w:val="22"/>
          <w:szCs w:val="22"/>
        </w:rPr>
        <w:t xml:space="preserve">list of </w:t>
      </w:r>
      <w:r w:rsidR="00A039C1" w:rsidRPr="00816B83">
        <w:rPr>
          <w:sz w:val="22"/>
          <w:szCs w:val="22"/>
        </w:rPr>
        <w:t>beneficiaries</w:t>
      </w:r>
      <w:r w:rsidR="00F92E18" w:rsidRPr="00816B83">
        <w:rPr>
          <w:sz w:val="22"/>
          <w:szCs w:val="22"/>
        </w:rPr>
        <w:t xml:space="preserve"> will be displayed with the following details:</w:t>
      </w:r>
    </w:p>
    <w:p w14:paraId="7021FFFB" w14:textId="14691B26" w:rsidR="00F92E18" w:rsidRPr="00816B83" w:rsidRDefault="00F92E18" w:rsidP="00872582">
      <w:pPr>
        <w:pStyle w:val="ListParagraph"/>
        <w:numPr>
          <w:ilvl w:val="1"/>
          <w:numId w:val="13"/>
        </w:numPr>
        <w:rPr>
          <w:sz w:val="22"/>
          <w:szCs w:val="22"/>
        </w:rPr>
      </w:pPr>
      <w:r w:rsidRPr="00816B83">
        <w:rPr>
          <w:sz w:val="22"/>
          <w:szCs w:val="22"/>
        </w:rPr>
        <w:t>Nick Name</w:t>
      </w:r>
    </w:p>
    <w:p w14:paraId="45689901" w14:textId="0DB24025" w:rsidR="00F92E18" w:rsidRPr="00816B83" w:rsidRDefault="00F92E18" w:rsidP="00872582">
      <w:pPr>
        <w:pStyle w:val="ListParagraph"/>
        <w:numPr>
          <w:ilvl w:val="1"/>
          <w:numId w:val="13"/>
        </w:numPr>
        <w:rPr>
          <w:sz w:val="22"/>
          <w:szCs w:val="22"/>
        </w:rPr>
      </w:pPr>
      <w:r w:rsidRPr="00816B83">
        <w:rPr>
          <w:sz w:val="22"/>
          <w:szCs w:val="22"/>
        </w:rPr>
        <w:t>Account Number</w:t>
      </w:r>
    </w:p>
    <w:p w14:paraId="07CDA326" w14:textId="3A341647" w:rsidR="00F92E18" w:rsidRPr="00816B83" w:rsidRDefault="00F92E18" w:rsidP="00872582">
      <w:pPr>
        <w:pStyle w:val="ListParagraph"/>
        <w:numPr>
          <w:ilvl w:val="1"/>
          <w:numId w:val="13"/>
        </w:numPr>
        <w:rPr>
          <w:sz w:val="22"/>
          <w:szCs w:val="22"/>
        </w:rPr>
      </w:pPr>
      <w:r w:rsidRPr="00816B83">
        <w:rPr>
          <w:sz w:val="22"/>
          <w:szCs w:val="22"/>
        </w:rPr>
        <w:t>Account Currency</w:t>
      </w:r>
    </w:p>
    <w:p w14:paraId="3514E13A" w14:textId="56E1BD40" w:rsidR="00F92E18" w:rsidRPr="00816B83" w:rsidRDefault="00F92E18" w:rsidP="00872582">
      <w:pPr>
        <w:pStyle w:val="ListParagraph"/>
        <w:numPr>
          <w:ilvl w:val="1"/>
          <w:numId w:val="13"/>
        </w:numPr>
        <w:rPr>
          <w:sz w:val="22"/>
          <w:szCs w:val="22"/>
        </w:rPr>
      </w:pPr>
      <w:r w:rsidRPr="00816B83">
        <w:rPr>
          <w:sz w:val="22"/>
          <w:szCs w:val="22"/>
        </w:rPr>
        <w:t>Bank Name</w:t>
      </w:r>
    </w:p>
    <w:p w14:paraId="1A40C31C" w14:textId="44A57F88" w:rsidR="00F92E18" w:rsidRPr="00816B83" w:rsidRDefault="00F92E18" w:rsidP="00872582">
      <w:pPr>
        <w:pStyle w:val="ListParagraph"/>
        <w:numPr>
          <w:ilvl w:val="0"/>
          <w:numId w:val="13"/>
        </w:numPr>
        <w:rPr>
          <w:sz w:val="22"/>
          <w:szCs w:val="22"/>
        </w:rPr>
      </w:pPr>
      <w:r w:rsidRPr="00816B83">
        <w:rPr>
          <w:sz w:val="22"/>
          <w:szCs w:val="22"/>
        </w:rPr>
        <w:t>On select a particular record the following details will be displayed:</w:t>
      </w:r>
    </w:p>
    <w:p w14:paraId="1ECD6C37" w14:textId="3C78DB19" w:rsidR="00F92E18" w:rsidRPr="00816B83" w:rsidRDefault="00F92E18" w:rsidP="00872582">
      <w:pPr>
        <w:pStyle w:val="ListParagraph"/>
        <w:numPr>
          <w:ilvl w:val="1"/>
          <w:numId w:val="13"/>
        </w:numPr>
        <w:rPr>
          <w:sz w:val="22"/>
          <w:szCs w:val="22"/>
        </w:rPr>
      </w:pPr>
      <w:r w:rsidRPr="00816B83">
        <w:rPr>
          <w:sz w:val="22"/>
          <w:szCs w:val="22"/>
        </w:rPr>
        <w:t>Nick Name</w:t>
      </w:r>
    </w:p>
    <w:p w14:paraId="0D04D995" w14:textId="77777777" w:rsidR="00F92E18" w:rsidRPr="00816B83" w:rsidRDefault="00F92E18" w:rsidP="00872582">
      <w:pPr>
        <w:pStyle w:val="ListParagraph"/>
        <w:numPr>
          <w:ilvl w:val="1"/>
          <w:numId w:val="13"/>
        </w:numPr>
        <w:rPr>
          <w:sz w:val="22"/>
          <w:szCs w:val="22"/>
        </w:rPr>
      </w:pPr>
      <w:r w:rsidRPr="00816B83">
        <w:rPr>
          <w:sz w:val="22"/>
          <w:szCs w:val="22"/>
        </w:rPr>
        <w:t>Full Name</w:t>
      </w:r>
    </w:p>
    <w:p w14:paraId="49BD2C8F" w14:textId="7DE9CA5A" w:rsidR="00F92E18" w:rsidRPr="00816B83" w:rsidRDefault="00F92E18" w:rsidP="00872582">
      <w:pPr>
        <w:pStyle w:val="ListParagraph"/>
        <w:numPr>
          <w:ilvl w:val="1"/>
          <w:numId w:val="13"/>
        </w:numPr>
        <w:rPr>
          <w:sz w:val="22"/>
          <w:szCs w:val="22"/>
        </w:rPr>
      </w:pPr>
      <w:r w:rsidRPr="00816B83">
        <w:rPr>
          <w:sz w:val="22"/>
          <w:szCs w:val="22"/>
        </w:rPr>
        <w:t>Account Number</w:t>
      </w:r>
    </w:p>
    <w:p w14:paraId="796334B9" w14:textId="77777777" w:rsidR="00F92E18" w:rsidRPr="00816B83" w:rsidRDefault="00F92E18" w:rsidP="00872582">
      <w:pPr>
        <w:pStyle w:val="ListParagraph"/>
        <w:numPr>
          <w:ilvl w:val="1"/>
          <w:numId w:val="13"/>
        </w:numPr>
        <w:rPr>
          <w:sz w:val="22"/>
          <w:szCs w:val="22"/>
        </w:rPr>
      </w:pPr>
      <w:r w:rsidRPr="00816B83">
        <w:rPr>
          <w:sz w:val="22"/>
          <w:szCs w:val="22"/>
        </w:rPr>
        <w:t>Account Currency</w:t>
      </w:r>
    </w:p>
    <w:p w14:paraId="76B9184A" w14:textId="4E446F37" w:rsidR="00F92E18" w:rsidRPr="00816B83" w:rsidRDefault="00F92E18" w:rsidP="00872582">
      <w:pPr>
        <w:pStyle w:val="ListParagraph"/>
        <w:numPr>
          <w:ilvl w:val="1"/>
          <w:numId w:val="13"/>
        </w:numPr>
        <w:rPr>
          <w:sz w:val="22"/>
          <w:szCs w:val="22"/>
        </w:rPr>
      </w:pPr>
      <w:r w:rsidRPr="00816B83">
        <w:rPr>
          <w:sz w:val="22"/>
          <w:szCs w:val="22"/>
        </w:rPr>
        <w:t>Bank Name</w:t>
      </w:r>
    </w:p>
    <w:p w14:paraId="7949598F" w14:textId="5F7FC929" w:rsidR="002507B4" w:rsidRDefault="002507B4" w:rsidP="00816B83">
      <w:pPr>
        <w:pStyle w:val="Heading4"/>
        <w:framePr w:wrap="auto" w:vAnchor="margin" w:yAlign="inline"/>
        <w:numPr>
          <w:ilvl w:val="3"/>
          <w:numId w:val="4"/>
        </w:numPr>
        <w:pBdr>
          <w:left w:val="none" w:sz="0" w:space="0" w:color="auto"/>
          <w:right w:val="none" w:sz="0" w:space="0" w:color="auto"/>
        </w:pBdr>
        <w:rPr>
          <w:szCs w:val="24"/>
        </w:rPr>
      </w:pPr>
      <w:r w:rsidRPr="0005449A">
        <w:rPr>
          <w:szCs w:val="24"/>
        </w:rPr>
        <w:t>Within UAE</w:t>
      </w:r>
    </w:p>
    <w:p w14:paraId="2A1D03F5" w14:textId="7C937197" w:rsidR="00F92E18" w:rsidRPr="00816B83" w:rsidRDefault="00F92E18" w:rsidP="00872582">
      <w:pPr>
        <w:pStyle w:val="ListParagraph"/>
        <w:numPr>
          <w:ilvl w:val="0"/>
          <w:numId w:val="13"/>
        </w:numPr>
        <w:rPr>
          <w:sz w:val="22"/>
          <w:szCs w:val="22"/>
        </w:rPr>
      </w:pPr>
      <w:r w:rsidRPr="00816B83">
        <w:rPr>
          <w:sz w:val="22"/>
          <w:szCs w:val="22"/>
        </w:rPr>
        <w:t xml:space="preserve">On select within UAE tab in the </w:t>
      </w:r>
      <w:proofErr w:type="gramStart"/>
      <w:r w:rsidRPr="00816B83">
        <w:rPr>
          <w:sz w:val="22"/>
          <w:szCs w:val="22"/>
        </w:rPr>
        <w:t>beneficiaries</w:t>
      </w:r>
      <w:proofErr w:type="gramEnd"/>
      <w:r w:rsidRPr="00816B83">
        <w:rPr>
          <w:sz w:val="22"/>
          <w:szCs w:val="22"/>
        </w:rPr>
        <w:t xml:space="preserve"> section, the list of </w:t>
      </w:r>
      <w:r w:rsidR="00A039C1" w:rsidRPr="00816B83">
        <w:rPr>
          <w:sz w:val="22"/>
          <w:szCs w:val="22"/>
        </w:rPr>
        <w:t xml:space="preserve">beneficiaries </w:t>
      </w:r>
      <w:r w:rsidRPr="00816B83">
        <w:rPr>
          <w:sz w:val="22"/>
          <w:szCs w:val="22"/>
        </w:rPr>
        <w:t>will be displayed with the following details:</w:t>
      </w:r>
    </w:p>
    <w:p w14:paraId="362D8514" w14:textId="256A1369" w:rsidR="00F92E18" w:rsidRPr="00816B83" w:rsidRDefault="00F92E18" w:rsidP="00872582">
      <w:pPr>
        <w:pStyle w:val="ListParagraph"/>
        <w:numPr>
          <w:ilvl w:val="1"/>
          <w:numId w:val="13"/>
        </w:numPr>
        <w:rPr>
          <w:sz w:val="22"/>
          <w:szCs w:val="22"/>
        </w:rPr>
      </w:pPr>
      <w:r w:rsidRPr="00816B83">
        <w:rPr>
          <w:sz w:val="22"/>
          <w:szCs w:val="22"/>
        </w:rPr>
        <w:t>Nick Name</w:t>
      </w:r>
    </w:p>
    <w:p w14:paraId="0B571727" w14:textId="44615790" w:rsidR="00F92E18" w:rsidRPr="00816B83" w:rsidRDefault="00F92E18" w:rsidP="00872582">
      <w:pPr>
        <w:pStyle w:val="ListParagraph"/>
        <w:numPr>
          <w:ilvl w:val="1"/>
          <w:numId w:val="13"/>
        </w:numPr>
        <w:rPr>
          <w:sz w:val="22"/>
          <w:szCs w:val="22"/>
        </w:rPr>
      </w:pPr>
      <w:r w:rsidRPr="00816B83">
        <w:rPr>
          <w:sz w:val="22"/>
          <w:szCs w:val="22"/>
        </w:rPr>
        <w:t>IBAN Number</w:t>
      </w:r>
    </w:p>
    <w:p w14:paraId="2C72B71F" w14:textId="77777777" w:rsidR="00F92E18" w:rsidRPr="00816B83" w:rsidRDefault="00F92E18" w:rsidP="00872582">
      <w:pPr>
        <w:pStyle w:val="ListParagraph"/>
        <w:numPr>
          <w:ilvl w:val="1"/>
          <w:numId w:val="13"/>
        </w:numPr>
        <w:rPr>
          <w:sz w:val="22"/>
          <w:szCs w:val="22"/>
        </w:rPr>
      </w:pPr>
      <w:r w:rsidRPr="00816B83">
        <w:rPr>
          <w:sz w:val="22"/>
          <w:szCs w:val="22"/>
        </w:rPr>
        <w:t>Account Currency</w:t>
      </w:r>
    </w:p>
    <w:p w14:paraId="271FE034" w14:textId="77777777" w:rsidR="00F92E18" w:rsidRPr="00816B83" w:rsidRDefault="00F92E18" w:rsidP="00872582">
      <w:pPr>
        <w:pStyle w:val="ListParagraph"/>
        <w:numPr>
          <w:ilvl w:val="1"/>
          <w:numId w:val="13"/>
        </w:numPr>
        <w:rPr>
          <w:sz w:val="22"/>
          <w:szCs w:val="22"/>
        </w:rPr>
      </w:pPr>
      <w:r w:rsidRPr="00816B83">
        <w:rPr>
          <w:sz w:val="22"/>
          <w:szCs w:val="22"/>
        </w:rPr>
        <w:t>Bank Name</w:t>
      </w:r>
    </w:p>
    <w:p w14:paraId="2E4C4E0F" w14:textId="77777777" w:rsidR="00F92E18" w:rsidRPr="00816B83" w:rsidRDefault="00F92E18" w:rsidP="00872582">
      <w:pPr>
        <w:pStyle w:val="ListParagraph"/>
        <w:numPr>
          <w:ilvl w:val="0"/>
          <w:numId w:val="13"/>
        </w:numPr>
        <w:rPr>
          <w:sz w:val="22"/>
          <w:szCs w:val="22"/>
        </w:rPr>
      </w:pPr>
      <w:r w:rsidRPr="00816B83">
        <w:rPr>
          <w:sz w:val="22"/>
          <w:szCs w:val="22"/>
        </w:rPr>
        <w:t>On select a particular record the following details will be displayed:</w:t>
      </w:r>
    </w:p>
    <w:p w14:paraId="405B6D91" w14:textId="77777777" w:rsidR="00F92E18" w:rsidRPr="00816B83" w:rsidRDefault="00F92E18" w:rsidP="00872582">
      <w:pPr>
        <w:pStyle w:val="ListParagraph"/>
        <w:numPr>
          <w:ilvl w:val="1"/>
          <w:numId w:val="13"/>
        </w:numPr>
        <w:rPr>
          <w:sz w:val="22"/>
          <w:szCs w:val="22"/>
        </w:rPr>
      </w:pPr>
      <w:r w:rsidRPr="00816B83">
        <w:rPr>
          <w:sz w:val="22"/>
          <w:szCs w:val="22"/>
        </w:rPr>
        <w:t>Nick Name</w:t>
      </w:r>
    </w:p>
    <w:p w14:paraId="0E871E88" w14:textId="77777777" w:rsidR="00F92E18" w:rsidRPr="00816B83" w:rsidRDefault="00F92E18" w:rsidP="00872582">
      <w:pPr>
        <w:pStyle w:val="ListParagraph"/>
        <w:numPr>
          <w:ilvl w:val="1"/>
          <w:numId w:val="13"/>
        </w:numPr>
        <w:rPr>
          <w:sz w:val="22"/>
          <w:szCs w:val="22"/>
        </w:rPr>
      </w:pPr>
      <w:r w:rsidRPr="00816B83">
        <w:rPr>
          <w:sz w:val="22"/>
          <w:szCs w:val="22"/>
        </w:rPr>
        <w:t>Full Name</w:t>
      </w:r>
    </w:p>
    <w:p w14:paraId="0A185FFC" w14:textId="77777777" w:rsidR="00F92E18" w:rsidRPr="00816B83" w:rsidRDefault="00F92E18" w:rsidP="00872582">
      <w:pPr>
        <w:pStyle w:val="ListParagraph"/>
        <w:numPr>
          <w:ilvl w:val="1"/>
          <w:numId w:val="13"/>
        </w:numPr>
        <w:rPr>
          <w:sz w:val="22"/>
          <w:szCs w:val="22"/>
        </w:rPr>
      </w:pPr>
      <w:r w:rsidRPr="00816B83">
        <w:rPr>
          <w:sz w:val="22"/>
          <w:szCs w:val="22"/>
        </w:rPr>
        <w:t>IBAN Number</w:t>
      </w:r>
    </w:p>
    <w:p w14:paraId="6D0B0361" w14:textId="77777777" w:rsidR="00F92E18" w:rsidRPr="00816B83" w:rsidRDefault="00F92E18" w:rsidP="00872582">
      <w:pPr>
        <w:pStyle w:val="ListParagraph"/>
        <w:numPr>
          <w:ilvl w:val="1"/>
          <w:numId w:val="13"/>
        </w:numPr>
        <w:rPr>
          <w:sz w:val="22"/>
          <w:szCs w:val="22"/>
        </w:rPr>
      </w:pPr>
      <w:r w:rsidRPr="00816B83">
        <w:rPr>
          <w:sz w:val="22"/>
          <w:szCs w:val="22"/>
        </w:rPr>
        <w:t>Account Currency</w:t>
      </w:r>
    </w:p>
    <w:p w14:paraId="5A8D96B3" w14:textId="77777777" w:rsidR="00F92E18" w:rsidRPr="00816B83" w:rsidRDefault="00F92E18" w:rsidP="00872582">
      <w:pPr>
        <w:pStyle w:val="ListParagraph"/>
        <w:numPr>
          <w:ilvl w:val="1"/>
          <w:numId w:val="13"/>
        </w:numPr>
        <w:rPr>
          <w:sz w:val="22"/>
          <w:szCs w:val="22"/>
        </w:rPr>
      </w:pPr>
      <w:r w:rsidRPr="00816B83">
        <w:rPr>
          <w:sz w:val="22"/>
          <w:szCs w:val="22"/>
        </w:rPr>
        <w:t>Bank Name</w:t>
      </w:r>
    </w:p>
    <w:p w14:paraId="0E012383" w14:textId="0E302D5A" w:rsidR="002507B4" w:rsidRDefault="002507B4" w:rsidP="00816B83">
      <w:pPr>
        <w:pStyle w:val="Heading4"/>
        <w:framePr w:wrap="auto" w:vAnchor="margin" w:yAlign="inline"/>
        <w:numPr>
          <w:ilvl w:val="3"/>
          <w:numId w:val="4"/>
        </w:numPr>
        <w:pBdr>
          <w:left w:val="none" w:sz="0" w:space="0" w:color="auto"/>
          <w:right w:val="none" w:sz="0" w:space="0" w:color="auto"/>
        </w:pBdr>
        <w:rPr>
          <w:szCs w:val="24"/>
        </w:rPr>
      </w:pPr>
      <w:r w:rsidRPr="0005449A">
        <w:rPr>
          <w:szCs w:val="24"/>
        </w:rPr>
        <w:t>International Benefic</w:t>
      </w:r>
      <w:r w:rsidR="0005449A">
        <w:rPr>
          <w:szCs w:val="24"/>
        </w:rPr>
        <w:t>i</w:t>
      </w:r>
      <w:r w:rsidRPr="0005449A">
        <w:rPr>
          <w:szCs w:val="24"/>
        </w:rPr>
        <w:t>ary</w:t>
      </w:r>
    </w:p>
    <w:p w14:paraId="10929913" w14:textId="25A336BA" w:rsidR="00F92E18" w:rsidRPr="00816B83" w:rsidRDefault="00F92E18" w:rsidP="00872582">
      <w:pPr>
        <w:pStyle w:val="ListParagraph"/>
        <w:numPr>
          <w:ilvl w:val="0"/>
          <w:numId w:val="13"/>
        </w:numPr>
        <w:rPr>
          <w:sz w:val="22"/>
          <w:szCs w:val="22"/>
        </w:rPr>
      </w:pPr>
      <w:r w:rsidRPr="00816B83">
        <w:rPr>
          <w:sz w:val="22"/>
          <w:szCs w:val="22"/>
        </w:rPr>
        <w:t xml:space="preserve">On select </w:t>
      </w:r>
      <w:r w:rsidR="00FD4910">
        <w:rPr>
          <w:sz w:val="22"/>
          <w:szCs w:val="22"/>
        </w:rPr>
        <w:t>international beneficiary</w:t>
      </w:r>
      <w:r w:rsidRPr="00816B83">
        <w:rPr>
          <w:sz w:val="22"/>
          <w:szCs w:val="22"/>
        </w:rPr>
        <w:t xml:space="preserve"> tab in the </w:t>
      </w:r>
      <w:proofErr w:type="gramStart"/>
      <w:r w:rsidRPr="00816B83">
        <w:rPr>
          <w:sz w:val="22"/>
          <w:szCs w:val="22"/>
        </w:rPr>
        <w:t>beneficiaries</w:t>
      </w:r>
      <w:proofErr w:type="gramEnd"/>
      <w:r w:rsidRPr="00816B83">
        <w:rPr>
          <w:sz w:val="22"/>
          <w:szCs w:val="22"/>
        </w:rPr>
        <w:t xml:space="preserve"> section, the list of </w:t>
      </w:r>
      <w:r w:rsidR="00A039C1" w:rsidRPr="00816B83">
        <w:rPr>
          <w:sz w:val="22"/>
          <w:szCs w:val="22"/>
        </w:rPr>
        <w:t xml:space="preserve">beneficiaries </w:t>
      </w:r>
      <w:r w:rsidRPr="00816B83">
        <w:rPr>
          <w:sz w:val="22"/>
          <w:szCs w:val="22"/>
        </w:rPr>
        <w:t>will be displayed with the following details:</w:t>
      </w:r>
    </w:p>
    <w:p w14:paraId="630734A2" w14:textId="77777777" w:rsidR="00F92E18" w:rsidRPr="00816B83" w:rsidRDefault="00F92E18" w:rsidP="00872582">
      <w:pPr>
        <w:pStyle w:val="ListParagraph"/>
        <w:numPr>
          <w:ilvl w:val="1"/>
          <w:numId w:val="13"/>
        </w:numPr>
        <w:rPr>
          <w:sz w:val="22"/>
          <w:szCs w:val="22"/>
        </w:rPr>
      </w:pPr>
      <w:r w:rsidRPr="00816B83">
        <w:rPr>
          <w:sz w:val="22"/>
          <w:szCs w:val="22"/>
        </w:rPr>
        <w:t>Nick Name</w:t>
      </w:r>
    </w:p>
    <w:p w14:paraId="267B16AD" w14:textId="2B72BAD7" w:rsidR="00F92E18" w:rsidRPr="00816B83" w:rsidRDefault="00F92E18" w:rsidP="00872582">
      <w:pPr>
        <w:pStyle w:val="ListParagraph"/>
        <w:numPr>
          <w:ilvl w:val="1"/>
          <w:numId w:val="13"/>
        </w:numPr>
        <w:rPr>
          <w:sz w:val="22"/>
          <w:szCs w:val="22"/>
        </w:rPr>
      </w:pPr>
      <w:r w:rsidRPr="00816B83">
        <w:rPr>
          <w:sz w:val="22"/>
          <w:szCs w:val="22"/>
        </w:rPr>
        <w:t>IBAN Number or Account Number &amp; Routing Code</w:t>
      </w:r>
    </w:p>
    <w:p w14:paraId="5B21ACEF" w14:textId="77777777" w:rsidR="00F92E18" w:rsidRPr="00816B83" w:rsidRDefault="00F92E18" w:rsidP="00872582">
      <w:pPr>
        <w:pStyle w:val="ListParagraph"/>
        <w:numPr>
          <w:ilvl w:val="1"/>
          <w:numId w:val="13"/>
        </w:numPr>
        <w:rPr>
          <w:sz w:val="22"/>
          <w:szCs w:val="22"/>
        </w:rPr>
      </w:pPr>
      <w:r w:rsidRPr="00816B83">
        <w:rPr>
          <w:sz w:val="22"/>
          <w:szCs w:val="22"/>
        </w:rPr>
        <w:t>Account Currency</w:t>
      </w:r>
    </w:p>
    <w:p w14:paraId="35F42E9B" w14:textId="77777777" w:rsidR="00F92E18" w:rsidRPr="00816B83" w:rsidRDefault="00F92E18" w:rsidP="00872582">
      <w:pPr>
        <w:pStyle w:val="ListParagraph"/>
        <w:numPr>
          <w:ilvl w:val="1"/>
          <w:numId w:val="13"/>
        </w:numPr>
        <w:rPr>
          <w:sz w:val="22"/>
          <w:szCs w:val="22"/>
        </w:rPr>
      </w:pPr>
      <w:r w:rsidRPr="00816B83">
        <w:rPr>
          <w:sz w:val="22"/>
          <w:szCs w:val="22"/>
        </w:rPr>
        <w:t>Bank Name</w:t>
      </w:r>
    </w:p>
    <w:p w14:paraId="73ACCBB8" w14:textId="77777777" w:rsidR="00F92E18" w:rsidRPr="00816B83" w:rsidRDefault="00F92E18" w:rsidP="00872582">
      <w:pPr>
        <w:pStyle w:val="ListParagraph"/>
        <w:numPr>
          <w:ilvl w:val="0"/>
          <w:numId w:val="13"/>
        </w:numPr>
        <w:rPr>
          <w:sz w:val="22"/>
          <w:szCs w:val="22"/>
        </w:rPr>
      </w:pPr>
      <w:r w:rsidRPr="00816B83">
        <w:rPr>
          <w:sz w:val="22"/>
          <w:szCs w:val="22"/>
        </w:rPr>
        <w:t>On select a particular record the following details will be displayed:</w:t>
      </w:r>
    </w:p>
    <w:p w14:paraId="471042C3" w14:textId="77777777" w:rsidR="00F92E18" w:rsidRPr="00816B83" w:rsidRDefault="00F92E18" w:rsidP="00872582">
      <w:pPr>
        <w:pStyle w:val="ListParagraph"/>
        <w:numPr>
          <w:ilvl w:val="1"/>
          <w:numId w:val="13"/>
        </w:numPr>
        <w:rPr>
          <w:sz w:val="22"/>
          <w:szCs w:val="22"/>
        </w:rPr>
      </w:pPr>
      <w:r w:rsidRPr="00816B83">
        <w:rPr>
          <w:sz w:val="22"/>
          <w:szCs w:val="22"/>
        </w:rPr>
        <w:t>Nick Name</w:t>
      </w:r>
    </w:p>
    <w:p w14:paraId="55DE027D" w14:textId="77777777" w:rsidR="00F92E18" w:rsidRPr="00816B83" w:rsidRDefault="00F92E18" w:rsidP="00872582">
      <w:pPr>
        <w:pStyle w:val="ListParagraph"/>
        <w:numPr>
          <w:ilvl w:val="1"/>
          <w:numId w:val="13"/>
        </w:numPr>
        <w:rPr>
          <w:sz w:val="22"/>
          <w:szCs w:val="22"/>
        </w:rPr>
      </w:pPr>
      <w:r w:rsidRPr="00816B83">
        <w:rPr>
          <w:sz w:val="22"/>
          <w:szCs w:val="22"/>
        </w:rPr>
        <w:lastRenderedPageBreak/>
        <w:t>Full Name</w:t>
      </w:r>
    </w:p>
    <w:p w14:paraId="42DA28C7" w14:textId="77777777" w:rsidR="00F92E18" w:rsidRPr="00816B83" w:rsidRDefault="00F92E18" w:rsidP="00872582">
      <w:pPr>
        <w:pStyle w:val="ListParagraph"/>
        <w:numPr>
          <w:ilvl w:val="1"/>
          <w:numId w:val="13"/>
        </w:numPr>
        <w:rPr>
          <w:sz w:val="22"/>
          <w:szCs w:val="22"/>
        </w:rPr>
      </w:pPr>
      <w:r w:rsidRPr="00816B83">
        <w:rPr>
          <w:sz w:val="22"/>
          <w:szCs w:val="22"/>
        </w:rPr>
        <w:t>Country</w:t>
      </w:r>
    </w:p>
    <w:p w14:paraId="4319C529" w14:textId="32961616" w:rsidR="00F92E18" w:rsidRPr="00816B83" w:rsidRDefault="00F92E18" w:rsidP="00872582">
      <w:pPr>
        <w:pStyle w:val="ListParagraph"/>
        <w:numPr>
          <w:ilvl w:val="1"/>
          <w:numId w:val="13"/>
        </w:numPr>
        <w:rPr>
          <w:sz w:val="22"/>
          <w:szCs w:val="22"/>
        </w:rPr>
      </w:pPr>
      <w:r w:rsidRPr="00816B83">
        <w:rPr>
          <w:sz w:val="22"/>
          <w:szCs w:val="22"/>
        </w:rPr>
        <w:t>IBAN Number or Account Number &amp; Routing Code</w:t>
      </w:r>
    </w:p>
    <w:p w14:paraId="76F2B65C" w14:textId="77777777" w:rsidR="00F92E18" w:rsidRPr="00816B83" w:rsidRDefault="00F92E18" w:rsidP="00872582">
      <w:pPr>
        <w:pStyle w:val="ListParagraph"/>
        <w:numPr>
          <w:ilvl w:val="1"/>
          <w:numId w:val="13"/>
        </w:numPr>
        <w:rPr>
          <w:sz w:val="22"/>
          <w:szCs w:val="22"/>
        </w:rPr>
      </w:pPr>
      <w:r w:rsidRPr="00816B83">
        <w:rPr>
          <w:sz w:val="22"/>
          <w:szCs w:val="22"/>
        </w:rPr>
        <w:t>Account Currency</w:t>
      </w:r>
    </w:p>
    <w:p w14:paraId="584ACF6C" w14:textId="77777777" w:rsidR="00F92E18" w:rsidRPr="00816B83" w:rsidRDefault="00F92E18" w:rsidP="00872582">
      <w:pPr>
        <w:pStyle w:val="ListParagraph"/>
        <w:numPr>
          <w:ilvl w:val="1"/>
          <w:numId w:val="13"/>
        </w:numPr>
        <w:rPr>
          <w:sz w:val="22"/>
          <w:szCs w:val="22"/>
        </w:rPr>
      </w:pPr>
      <w:r w:rsidRPr="00816B83">
        <w:rPr>
          <w:sz w:val="22"/>
          <w:szCs w:val="22"/>
        </w:rPr>
        <w:t>Bank Name</w:t>
      </w:r>
    </w:p>
    <w:p w14:paraId="2D109C95" w14:textId="4AD17A25" w:rsidR="00F92E18" w:rsidRPr="00816B83" w:rsidRDefault="00F92E18" w:rsidP="00872582">
      <w:pPr>
        <w:pStyle w:val="ListParagraph"/>
        <w:numPr>
          <w:ilvl w:val="1"/>
          <w:numId w:val="13"/>
        </w:numPr>
        <w:rPr>
          <w:sz w:val="22"/>
          <w:szCs w:val="22"/>
        </w:rPr>
      </w:pPr>
      <w:r w:rsidRPr="00816B83">
        <w:rPr>
          <w:sz w:val="22"/>
          <w:szCs w:val="22"/>
        </w:rPr>
        <w:t>Branch Name</w:t>
      </w:r>
    </w:p>
    <w:p w14:paraId="182C6CDF" w14:textId="201C6475" w:rsidR="00F92E18" w:rsidRPr="00816B83" w:rsidRDefault="00F92E18" w:rsidP="00872582">
      <w:pPr>
        <w:pStyle w:val="ListParagraph"/>
        <w:numPr>
          <w:ilvl w:val="1"/>
          <w:numId w:val="13"/>
        </w:numPr>
        <w:rPr>
          <w:sz w:val="22"/>
          <w:szCs w:val="22"/>
        </w:rPr>
      </w:pPr>
      <w:r w:rsidRPr="00816B83">
        <w:rPr>
          <w:sz w:val="22"/>
          <w:szCs w:val="22"/>
        </w:rPr>
        <w:t>Branch Address</w:t>
      </w:r>
    </w:p>
    <w:p w14:paraId="681734B6" w14:textId="10757522" w:rsidR="009225BB" w:rsidRDefault="009225BB" w:rsidP="00816B83">
      <w:pPr>
        <w:pStyle w:val="Heading3"/>
        <w:numPr>
          <w:ilvl w:val="2"/>
          <w:numId w:val="4"/>
        </w:numPr>
        <w:rPr>
          <w:sz w:val="24"/>
          <w:szCs w:val="24"/>
        </w:rPr>
      </w:pPr>
      <w:bookmarkStart w:id="64" w:name="_Toc117274608"/>
      <w:r w:rsidRPr="00375285">
        <w:rPr>
          <w:sz w:val="24"/>
          <w:szCs w:val="24"/>
        </w:rPr>
        <w:t>Add Beneficiary</w:t>
      </w:r>
      <w:bookmarkEnd w:id="64"/>
    </w:p>
    <w:p w14:paraId="754A129C" w14:textId="5BEB758F" w:rsidR="00F35A36" w:rsidRPr="00816B83" w:rsidRDefault="00F35A36" w:rsidP="00F35A36">
      <w:pPr>
        <w:ind w:firstLine="360"/>
        <w:rPr>
          <w:sz w:val="22"/>
          <w:szCs w:val="22"/>
        </w:rPr>
      </w:pPr>
      <w:r w:rsidRPr="00816B83">
        <w:rPr>
          <w:b/>
          <w:bCs/>
          <w:sz w:val="22"/>
          <w:szCs w:val="22"/>
        </w:rPr>
        <w:t>Navigations:</w:t>
      </w:r>
      <w:r w:rsidRPr="00816B83">
        <w:rPr>
          <w:sz w:val="22"/>
          <w:szCs w:val="22"/>
        </w:rPr>
        <w:t xml:space="preserve"> Login -&gt; Menu -&gt; Transfers -&gt; Manage Beneficiaries -&gt; Add Beneficiary</w:t>
      </w:r>
    </w:p>
    <w:p w14:paraId="35B8F238" w14:textId="4B297D4A" w:rsidR="00F35A36" w:rsidRPr="00816B83" w:rsidRDefault="00F35A36" w:rsidP="00872582">
      <w:pPr>
        <w:pStyle w:val="ListParagraph"/>
        <w:numPr>
          <w:ilvl w:val="0"/>
          <w:numId w:val="13"/>
        </w:numPr>
        <w:rPr>
          <w:sz w:val="22"/>
          <w:szCs w:val="22"/>
        </w:rPr>
      </w:pPr>
      <w:r w:rsidRPr="00816B83">
        <w:rPr>
          <w:sz w:val="22"/>
          <w:szCs w:val="22"/>
        </w:rPr>
        <w:t xml:space="preserve">This section is for the customer is to add a new </w:t>
      </w:r>
      <w:r w:rsidR="00136E65" w:rsidRPr="00816B83">
        <w:rPr>
          <w:sz w:val="22"/>
          <w:szCs w:val="22"/>
        </w:rPr>
        <w:t xml:space="preserve">beneficiary. User can add a new beneficiary for the </w:t>
      </w:r>
      <w:r w:rsidRPr="00816B83">
        <w:rPr>
          <w:sz w:val="22"/>
          <w:szCs w:val="22"/>
        </w:rPr>
        <w:t>following categories:</w:t>
      </w:r>
    </w:p>
    <w:p w14:paraId="13311873" w14:textId="0AB3630F" w:rsidR="00F35A36" w:rsidRPr="00816B83" w:rsidRDefault="00F35A36" w:rsidP="00872582">
      <w:pPr>
        <w:pStyle w:val="ListParagraph"/>
        <w:numPr>
          <w:ilvl w:val="1"/>
          <w:numId w:val="13"/>
        </w:numPr>
        <w:rPr>
          <w:sz w:val="22"/>
          <w:szCs w:val="22"/>
        </w:rPr>
      </w:pPr>
      <w:r w:rsidRPr="00816B83">
        <w:rPr>
          <w:sz w:val="22"/>
          <w:szCs w:val="22"/>
        </w:rPr>
        <w:t xml:space="preserve">Within </w:t>
      </w:r>
      <w:r w:rsidR="009E13AD">
        <w:rPr>
          <w:rFonts w:cstheme="minorHAnsi"/>
          <w:sz w:val="22"/>
          <w:szCs w:val="22"/>
        </w:rPr>
        <w:t xml:space="preserve">Al </w:t>
      </w:r>
      <w:r w:rsidRPr="00816B83">
        <w:rPr>
          <w:sz w:val="22"/>
          <w:szCs w:val="22"/>
        </w:rPr>
        <w:t>Masraf</w:t>
      </w:r>
    </w:p>
    <w:p w14:paraId="5D83BFE7" w14:textId="77777777" w:rsidR="00F35A36" w:rsidRPr="00816B83" w:rsidRDefault="00F35A36" w:rsidP="00872582">
      <w:pPr>
        <w:pStyle w:val="ListParagraph"/>
        <w:numPr>
          <w:ilvl w:val="1"/>
          <w:numId w:val="13"/>
        </w:numPr>
        <w:rPr>
          <w:sz w:val="22"/>
          <w:szCs w:val="22"/>
        </w:rPr>
      </w:pPr>
      <w:r w:rsidRPr="00816B83">
        <w:rPr>
          <w:sz w:val="22"/>
          <w:szCs w:val="22"/>
        </w:rPr>
        <w:t>Within UAE</w:t>
      </w:r>
    </w:p>
    <w:p w14:paraId="2265EFBD" w14:textId="77777777" w:rsidR="00F35A36" w:rsidRPr="00816B83" w:rsidRDefault="00F35A36" w:rsidP="00872582">
      <w:pPr>
        <w:pStyle w:val="ListParagraph"/>
        <w:numPr>
          <w:ilvl w:val="1"/>
          <w:numId w:val="13"/>
        </w:numPr>
        <w:rPr>
          <w:sz w:val="22"/>
          <w:szCs w:val="22"/>
        </w:rPr>
      </w:pPr>
      <w:r w:rsidRPr="00816B83">
        <w:rPr>
          <w:sz w:val="22"/>
          <w:szCs w:val="22"/>
        </w:rPr>
        <w:t>International Beneficiaries</w:t>
      </w:r>
    </w:p>
    <w:p w14:paraId="3BAAF1F0" w14:textId="1EEBFBAF" w:rsidR="00F35A36" w:rsidRDefault="00136E65" w:rsidP="00872582">
      <w:pPr>
        <w:pStyle w:val="ListParagraph"/>
        <w:numPr>
          <w:ilvl w:val="0"/>
          <w:numId w:val="13"/>
        </w:numPr>
        <w:rPr>
          <w:sz w:val="22"/>
          <w:szCs w:val="22"/>
        </w:rPr>
      </w:pPr>
      <w:r w:rsidRPr="00816B83">
        <w:rPr>
          <w:sz w:val="22"/>
          <w:szCs w:val="22"/>
        </w:rPr>
        <w:t xml:space="preserve">On click add new </w:t>
      </w:r>
      <w:r w:rsidR="00795964" w:rsidRPr="00816B83">
        <w:rPr>
          <w:sz w:val="22"/>
          <w:szCs w:val="22"/>
        </w:rPr>
        <w:t>beneficiary, b</w:t>
      </w:r>
      <w:r w:rsidR="00F35A36" w:rsidRPr="00816B83">
        <w:rPr>
          <w:sz w:val="22"/>
          <w:szCs w:val="22"/>
        </w:rPr>
        <w:t xml:space="preserve">y default the </w:t>
      </w:r>
      <w:r w:rsidR="00F35A36" w:rsidRPr="00816B83">
        <w:rPr>
          <w:b/>
          <w:bCs/>
          <w:sz w:val="22"/>
          <w:szCs w:val="22"/>
        </w:rPr>
        <w:t xml:space="preserve">Within </w:t>
      </w:r>
      <w:r w:rsidR="009E13AD" w:rsidRPr="009E13AD">
        <w:rPr>
          <w:rFonts w:cstheme="minorHAnsi"/>
          <w:b/>
          <w:bCs/>
          <w:sz w:val="22"/>
          <w:szCs w:val="22"/>
        </w:rPr>
        <w:t>Al</w:t>
      </w:r>
      <w:r w:rsidR="009E13AD">
        <w:rPr>
          <w:rFonts w:cstheme="minorHAnsi"/>
          <w:sz w:val="22"/>
          <w:szCs w:val="22"/>
        </w:rPr>
        <w:t xml:space="preserve"> </w:t>
      </w:r>
      <w:r w:rsidR="00F35A36" w:rsidRPr="00816B83">
        <w:rPr>
          <w:b/>
          <w:bCs/>
          <w:sz w:val="22"/>
          <w:szCs w:val="22"/>
        </w:rPr>
        <w:t>Masraf</w:t>
      </w:r>
      <w:r w:rsidR="00F35A36" w:rsidRPr="00816B83">
        <w:rPr>
          <w:sz w:val="22"/>
          <w:szCs w:val="22"/>
        </w:rPr>
        <w:t xml:space="preserve"> </w:t>
      </w:r>
      <w:r w:rsidR="00795964" w:rsidRPr="00816B83">
        <w:rPr>
          <w:sz w:val="22"/>
          <w:szCs w:val="22"/>
        </w:rPr>
        <w:t>beneficiary type</w:t>
      </w:r>
      <w:r w:rsidR="00F35A36" w:rsidRPr="00816B83">
        <w:rPr>
          <w:sz w:val="22"/>
          <w:szCs w:val="22"/>
        </w:rPr>
        <w:t xml:space="preserve"> will be selected and </w:t>
      </w:r>
      <w:r w:rsidR="00795964" w:rsidRPr="00816B83">
        <w:rPr>
          <w:sz w:val="22"/>
          <w:szCs w:val="22"/>
        </w:rPr>
        <w:t>user will have the option to select other beneficiary types.</w:t>
      </w:r>
    </w:p>
    <w:p w14:paraId="26FA9D83" w14:textId="77777777" w:rsidR="000A5013" w:rsidRDefault="000A5013" w:rsidP="000A5013">
      <w:pPr>
        <w:ind w:firstLine="360"/>
        <w:rPr>
          <w:b/>
          <w:bCs/>
          <w:sz w:val="22"/>
          <w:szCs w:val="22"/>
        </w:rPr>
      </w:pPr>
      <w:r w:rsidRPr="00412260">
        <w:rPr>
          <w:b/>
          <w:bCs/>
          <w:sz w:val="22"/>
          <w:szCs w:val="22"/>
        </w:rPr>
        <w:t xml:space="preserve">APIs: </w:t>
      </w:r>
    </w:p>
    <w:p w14:paraId="777960C3" w14:textId="5BC4CE31" w:rsidR="000A5013" w:rsidRDefault="000A5013" w:rsidP="000A5013">
      <w:pPr>
        <w:pStyle w:val="ListParagraph"/>
        <w:numPr>
          <w:ilvl w:val="0"/>
          <w:numId w:val="13"/>
        </w:numPr>
        <w:rPr>
          <w:sz w:val="22"/>
          <w:szCs w:val="22"/>
        </w:rPr>
      </w:pPr>
      <w:r w:rsidRPr="005B4FF1">
        <w:rPr>
          <w:sz w:val="22"/>
          <w:szCs w:val="22"/>
        </w:rPr>
        <w:t xml:space="preserve">The app will invoke the </w:t>
      </w:r>
      <w:r>
        <w:rPr>
          <w:sz w:val="22"/>
          <w:szCs w:val="22"/>
        </w:rPr>
        <w:t>create beneficiary</w:t>
      </w:r>
      <w:r w:rsidRPr="005B4FF1">
        <w:rPr>
          <w:sz w:val="22"/>
          <w:szCs w:val="22"/>
        </w:rPr>
        <w:t xml:space="preserve"> API.</w:t>
      </w:r>
    </w:p>
    <w:p w14:paraId="26F21FCA" w14:textId="2D2DD765" w:rsidR="00F35A36" w:rsidRDefault="00F35A36" w:rsidP="00816B83">
      <w:pPr>
        <w:pStyle w:val="Heading4"/>
        <w:framePr w:wrap="auto" w:vAnchor="margin" w:yAlign="inline"/>
        <w:numPr>
          <w:ilvl w:val="3"/>
          <w:numId w:val="4"/>
        </w:numPr>
        <w:pBdr>
          <w:left w:val="none" w:sz="0" w:space="0" w:color="auto"/>
          <w:right w:val="none" w:sz="0" w:space="0" w:color="auto"/>
        </w:pBdr>
        <w:rPr>
          <w:szCs w:val="24"/>
        </w:rPr>
      </w:pPr>
      <w:r w:rsidRPr="0005449A">
        <w:rPr>
          <w:szCs w:val="24"/>
        </w:rPr>
        <w:t>Within</w:t>
      </w:r>
      <w:r w:rsidR="00FD4910">
        <w:rPr>
          <w:szCs w:val="24"/>
        </w:rPr>
        <w:t xml:space="preserve"> Al</w:t>
      </w:r>
      <w:r w:rsidRPr="0005449A">
        <w:rPr>
          <w:szCs w:val="24"/>
        </w:rPr>
        <w:t xml:space="preserve"> Masraf</w:t>
      </w:r>
    </w:p>
    <w:p w14:paraId="7827588B" w14:textId="1B1B55D9" w:rsidR="00795964" w:rsidRPr="00816B83" w:rsidRDefault="00795964" w:rsidP="00872582">
      <w:pPr>
        <w:pStyle w:val="ListParagraph"/>
        <w:numPr>
          <w:ilvl w:val="0"/>
          <w:numId w:val="13"/>
        </w:numPr>
        <w:rPr>
          <w:sz w:val="22"/>
          <w:szCs w:val="22"/>
        </w:rPr>
      </w:pPr>
      <w:r w:rsidRPr="00816B83">
        <w:rPr>
          <w:sz w:val="22"/>
          <w:szCs w:val="22"/>
        </w:rPr>
        <w:t xml:space="preserve">This section is for the customer </w:t>
      </w:r>
      <w:r w:rsidR="005F5D5F">
        <w:rPr>
          <w:sz w:val="22"/>
          <w:szCs w:val="22"/>
        </w:rPr>
        <w:t xml:space="preserve">to add </w:t>
      </w:r>
      <w:r w:rsidRPr="00816B83">
        <w:rPr>
          <w:sz w:val="22"/>
          <w:szCs w:val="22"/>
        </w:rPr>
        <w:t xml:space="preserve">an Al Masraf </w:t>
      </w:r>
      <w:r w:rsidR="005F5D5F">
        <w:rPr>
          <w:sz w:val="22"/>
          <w:szCs w:val="22"/>
        </w:rPr>
        <w:t xml:space="preserve">bank </w:t>
      </w:r>
      <w:r w:rsidRPr="00816B83">
        <w:rPr>
          <w:sz w:val="22"/>
          <w:szCs w:val="22"/>
        </w:rPr>
        <w:t>account holder as beneficiary.</w:t>
      </w:r>
    </w:p>
    <w:p w14:paraId="04178891" w14:textId="5BE939EA" w:rsidR="00707B7C" w:rsidRPr="00816B83" w:rsidRDefault="00707B7C" w:rsidP="00707B7C">
      <w:pPr>
        <w:ind w:left="360"/>
        <w:rPr>
          <w:b/>
          <w:bCs/>
          <w:sz w:val="24"/>
          <w:szCs w:val="24"/>
        </w:rPr>
      </w:pPr>
      <w:r w:rsidRPr="00816B83">
        <w:rPr>
          <w:b/>
          <w:bCs/>
          <w:sz w:val="24"/>
          <w:szCs w:val="24"/>
        </w:rPr>
        <w:t>Screen 1:</w:t>
      </w:r>
    </w:p>
    <w:p w14:paraId="7134B045" w14:textId="6FB7B472" w:rsidR="004A0291" w:rsidRDefault="00921526" w:rsidP="00872582">
      <w:pPr>
        <w:pStyle w:val="ListParagraph"/>
        <w:numPr>
          <w:ilvl w:val="0"/>
          <w:numId w:val="13"/>
        </w:numPr>
        <w:rPr>
          <w:sz w:val="22"/>
          <w:szCs w:val="22"/>
        </w:rPr>
      </w:pPr>
      <w:r w:rsidRPr="00816B83">
        <w:rPr>
          <w:sz w:val="22"/>
          <w:szCs w:val="22"/>
        </w:rPr>
        <w:t xml:space="preserve">The </w:t>
      </w:r>
      <w:r w:rsidR="004A0291">
        <w:rPr>
          <w:sz w:val="22"/>
          <w:szCs w:val="22"/>
        </w:rPr>
        <w:t>beneficiaries account number need to be captured.</w:t>
      </w:r>
    </w:p>
    <w:p w14:paraId="664FC6A0" w14:textId="64EE39BF" w:rsidR="00921526" w:rsidRDefault="00A77979" w:rsidP="00872582">
      <w:pPr>
        <w:pStyle w:val="ListParagraph"/>
        <w:numPr>
          <w:ilvl w:val="0"/>
          <w:numId w:val="13"/>
        </w:numPr>
        <w:rPr>
          <w:sz w:val="22"/>
          <w:szCs w:val="22"/>
        </w:rPr>
      </w:pPr>
      <w:r>
        <w:rPr>
          <w:sz w:val="22"/>
          <w:szCs w:val="22"/>
        </w:rPr>
        <w:t>As well as</w:t>
      </w:r>
      <w:r w:rsidR="004A0291">
        <w:rPr>
          <w:sz w:val="22"/>
          <w:szCs w:val="22"/>
        </w:rPr>
        <w:t xml:space="preserve"> u</w:t>
      </w:r>
      <w:r w:rsidR="00921526" w:rsidRPr="00816B83">
        <w:rPr>
          <w:sz w:val="22"/>
          <w:szCs w:val="22"/>
        </w:rPr>
        <w:t>ser needs to verify the account number provided as part of the beneficiary addition.</w:t>
      </w:r>
      <w:r w:rsidR="004A0291">
        <w:rPr>
          <w:sz w:val="22"/>
          <w:szCs w:val="22"/>
        </w:rPr>
        <w:t xml:space="preserve"> Once the account number is entered and on click verify button</w:t>
      </w:r>
      <w:r w:rsidR="008067DF">
        <w:rPr>
          <w:sz w:val="22"/>
          <w:szCs w:val="22"/>
        </w:rPr>
        <w:t xml:space="preserve"> app will invoke API and verify the account number</w:t>
      </w:r>
      <w:r w:rsidR="004A0291">
        <w:rPr>
          <w:sz w:val="22"/>
          <w:szCs w:val="22"/>
        </w:rPr>
        <w:t>:</w:t>
      </w:r>
    </w:p>
    <w:p w14:paraId="4914E012" w14:textId="42ED56FC" w:rsidR="004A0291" w:rsidRDefault="004A0291" w:rsidP="00872582">
      <w:pPr>
        <w:pStyle w:val="ListParagraph"/>
        <w:numPr>
          <w:ilvl w:val="1"/>
          <w:numId w:val="13"/>
        </w:numPr>
        <w:rPr>
          <w:sz w:val="22"/>
          <w:szCs w:val="22"/>
        </w:rPr>
      </w:pPr>
      <w:r>
        <w:rPr>
          <w:sz w:val="22"/>
          <w:szCs w:val="22"/>
        </w:rPr>
        <w:t xml:space="preserve">If </w:t>
      </w:r>
      <w:r w:rsidR="008067DF">
        <w:rPr>
          <w:sz w:val="22"/>
          <w:szCs w:val="22"/>
        </w:rPr>
        <w:t>the Account is available, the app will display green tick mark.</w:t>
      </w:r>
    </w:p>
    <w:p w14:paraId="6D27D15B" w14:textId="04247810" w:rsidR="008067DF" w:rsidRPr="008067DF" w:rsidRDefault="008067DF" w:rsidP="00872582">
      <w:pPr>
        <w:pStyle w:val="ListParagraph"/>
        <w:numPr>
          <w:ilvl w:val="1"/>
          <w:numId w:val="13"/>
        </w:numPr>
        <w:rPr>
          <w:sz w:val="22"/>
          <w:szCs w:val="22"/>
        </w:rPr>
      </w:pPr>
      <w:r w:rsidRPr="008067DF">
        <w:rPr>
          <w:sz w:val="22"/>
          <w:szCs w:val="22"/>
        </w:rPr>
        <w:t xml:space="preserve">If the Account is not available, the app will display </w:t>
      </w:r>
      <w:r>
        <w:rPr>
          <w:sz w:val="22"/>
          <w:szCs w:val="22"/>
        </w:rPr>
        <w:t xml:space="preserve">inline error message “Account doesn’t exist. Please </w:t>
      </w:r>
      <w:r w:rsidR="00A77979">
        <w:rPr>
          <w:sz w:val="22"/>
          <w:szCs w:val="22"/>
        </w:rPr>
        <w:t>enter</w:t>
      </w:r>
      <w:r>
        <w:rPr>
          <w:sz w:val="22"/>
          <w:szCs w:val="22"/>
        </w:rPr>
        <w:t xml:space="preserve"> valid account number”</w:t>
      </w:r>
      <w:r w:rsidRPr="008067DF">
        <w:rPr>
          <w:sz w:val="22"/>
          <w:szCs w:val="22"/>
        </w:rPr>
        <w:t>.</w:t>
      </w:r>
    </w:p>
    <w:p w14:paraId="6BFAB945" w14:textId="77777777" w:rsidR="00921526" w:rsidRPr="00816B83" w:rsidRDefault="00921526" w:rsidP="00872582">
      <w:pPr>
        <w:pStyle w:val="ListParagraph"/>
        <w:numPr>
          <w:ilvl w:val="0"/>
          <w:numId w:val="13"/>
        </w:numPr>
        <w:rPr>
          <w:sz w:val="22"/>
          <w:szCs w:val="22"/>
        </w:rPr>
      </w:pPr>
      <w:r w:rsidRPr="00816B83">
        <w:rPr>
          <w:sz w:val="22"/>
          <w:szCs w:val="22"/>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9C5D8A" w14:paraId="3BB5E0C6" w14:textId="77777777" w:rsidTr="738D65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AF695E8" w14:textId="77777777" w:rsidR="009C5D8A" w:rsidRDefault="009C5D8A" w:rsidP="00F31A86">
            <w:proofErr w:type="gramStart"/>
            <w:r>
              <w:rPr>
                <w:rFonts w:ascii="Calibri" w:hAnsi="Calibri" w:cs="Calibri"/>
                <w:b w:val="0"/>
                <w:bCs w:val="0"/>
                <w:color w:val="FFFFFF"/>
              </w:rPr>
              <w:t>#.No</w:t>
            </w:r>
            <w:proofErr w:type="gramEnd"/>
          </w:p>
        </w:tc>
        <w:tc>
          <w:tcPr>
            <w:tcW w:w="1675" w:type="dxa"/>
          </w:tcPr>
          <w:p w14:paraId="70E1C2A4" w14:textId="77777777" w:rsidR="009C5D8A" w:rsidRDefault="009C5D8A"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1FF4F3DC" w14:textId="77777777" w:rsidR="009C5D8A" w:rsidRDefault="009C5D8A"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133BF027" w14:textId="77777777" w:rsidR="009C5D8A" w:rsidRDefault="009C5D8A"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7D78C89A" w14:textId="77777777" w:rsidR="009C5D8A" w:rsidRDefault="009C5D8A" w:rsidP="00F31A86">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1DB4C43E" w14:textId="77777777" w:rsidR="009C5D8A" w:rsidRDefault="009C5D8A"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3AD94196" w14:textId="77777777" w:rsidR="009C5D8A" w:rsidRDefault="009C5D8A"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C5D8A" w14:paraId="2871E190" w14:textId="77777777" w:rsidTr="738D6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B7CD822" w14:textId="77777777" w:rsidR="009C5D8A" w:rsidRPr="001A09D4" w:rsidRDefault="009C5D8A" w:rsidP="00872582">
            <w:pPr>
              <w:pStyle w:val="ListParagraph"/>
              <w:numPr>
                <w:ilvl w:val="0"/>
                <w:numId w:val="14"/>
              </w:numPr>
              <w:spacing w:before="60"/>
              <w:contextualSpacing w:val="0"/>
              <w:jc w:val="both"/>
            </w:pPr>
          </w:p>
        </w:tc>
        <w:tc>
          <w:tcPr>
            <w:tcW w:w="1675" w:type="dxa"/>
          </w:tcPr>
          <w:p w14:paraId="0F7C5FC7"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Nick Name</w:t>
            </w:r>
          </w:p>
        </w:tc>
        <w:tc>
          <w:tcPr>
            <w:tcW w:w="1335" w:type="dxa"/>
          </w:tcPr>
          <w:p w14:paraId="31731D73"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283D9B8C"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Numeric</w:t>
            </w:r>
          </w:p>
        </w:tc>
        <w:tc>
          <w:tcPr>
            <w:tcW w:w="1043" w:type="dxa"/>
          </w:tcPr>
          <w:p w14:paraId="5E850A5F"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30EBC76A"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604DEC5F"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r>
      <w:tr w:rsidR="009C5D8A" w14:paraId="401037FC" w14:textId="77777777" w:rsidTr="738D6556">
        <w:tc>
          <w:tcPr>
            <w:cnfStyle w:val="001000000000" w:firstRow="0" w:lastRow="0" w:firstColumn="1" w:lastColumn="0" w:oddVBand="0" w:evenVBand="0" w:oddHBand="0" w:evenHBand="0" w:firstRowFirstColumn="0" w:firstRowLastColumn="0" w:lastRowFirstColumn="0" w:lastRowLastColumn="0"/>
            <w:tcW w:w="640" w:type="dxa"/>
          </w:tcPr>
          <w:p w14:paraId="33E71E1D" w14:textId="77777777" w:rsidR="009C5D8A" w:rsidRPr="001A09D4" w:rsidRDefault="009C5D8A" w:rsidP="00872582">
            <w:pPr>
              <w:pStyle w:val="ListParagraph"/>
              <w:numPr>
                <w:ilvl w:val="0"/>
                <w:numId w:val="14"/>
              </w:numPr>
              <w:spacing w:before="60"/>
              <w:contextualSpacing w:val="0"/>
              <w:jc w:val="both"/>
            </w:pPr>
          </w:p>
        </w:tc>
        <w:tc>
          <w:tcPr>
            <w:tcW w:w="1675" w:type="dxa"/>
          </w:tcPr>
          <w:p w14:paraId="447B1F58" w14:textId="47EF933C" w:rsidR="009C5D8A" w:rsidRDefault="009C5D8A" w:rsidP="00F31A86">
            <w:pPr>
              <w:cnfStyle w:val="000000000000" w:firstRow="0" w:lastRow="0" w:firstColumn="0" w:lastColumn="0" w:oddVBand="0" w:evenVBand="0" w:oddHBand="0" w:evenHBand="0" w:firstRowFirstColumn="0" w:firstRowLastColumn="0" w:lastRowFirstColumn="0" w:lastRowLastColumn="0"/>
            </w:pPr>
            <w:r>
              <w:t>Account Number</w:t>
            </w:r>
          </w:p>
        </w:tc>
        <w:tc>
          <w:tcPr>
            <w:tcW w:w="1335" w:type="dxa"/>
          </w:tcPr>
          <w:p w14:paraId="426E4085"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1AAE0815"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Numeric</w:t>
            </w:r>
          </w:p>
        </w:tc>
        <w:tc>
          <w:tcPr>
            <w:tcW w:w="1043" w:type="dxa"/>
          </w:tcPr>
          <w:p w14:paraId="2178D856"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10 - 12</w:t>
            </w:r>
          </w:p>
        </w:tc>
        <w:tc>
          <w:tcPr>
            <w:tcW w:w="1308" w:type="dxa"/>
          </w:tcPr>
          <w:p w14:paraId="34101264"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679E542D"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 xml:space="preserve">By default, the primary account should be selected. </w:t>
            </w:r>
            <w:r>
              <w:br/>
            </w:r>
            <w:r>
              <w:br/>
              <w:t xml:space="preserve">If only one account is </w:t>
            </w:r>
            <w:r>
              <w:lastRenderedPageBreak/>
              <w:t>there, it should be defaulted.</w:t>
            </w:r>
          </w:p>
        </w:tc>
      </w:tr>
      <w:tr w:rsidR="009C5D8A" w14:paraId="41DEA603" w14:textId="77777777" w:rsidTr="738D6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9409F21" w14:textId="77777777" w:rsidR="009C5D8A" w:rsidRPr="001A09D4" w:rsidRDefault="009C5D8A" w:rsidP="00872582">
            <w:pPr>
              <w:pStyle w:val="ListParagraph"/>
              <w:numPr>
                <w:ilvl w:val="0"/>
                <w:numId w:val="14"/>
              </w:numPr>
              <w:spacing w:before="60"/>
              <w:contextualSpacing w:val="0"/>
              <w:jc w:val="both"/>
            </w:pPr>
          </w:p>
        </w:tc>
        <w:tc>
          <w:tcPr>
            <w:tcW w:w="1675" w:type="dxa"/>
          </w:tcPr>
          <w:p w14:paraId="4F2593FF"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Verify</w:t>
            </w:r>
          </w:p>
        </w:tc>
        <w:tc>
          <w:tcPr>
            <w:tcW w:w="1335" w:type="dxa"/>
          </w:tcPr>
          <w:p w14:paraId="6FAB83C3"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Link</w:t>
            </w:r>
          </w:p>
        </w:tc>
        <w:tc>
          <w:tcPr>
            <w:tcW w:w="1467" w:type="dxa"/>
          </w:tcPr>
          <w:p w14:paraId="21EABFC9"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45CC43E2"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485501FA"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0039BB9A"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On click verify, need to valid the account, and give response.</w:t>
            </w:r>
          </w:p>
        </w:tc>
      </w:tr>
      <w:tr w:rsidR="009C5D8A" w14:paraId="3CAA2647" w14:textId="77777777" w:rsidTr="738D6556">
        <w:tc>
          <w:tcPr>
            <w:cnfStyle w:val="001000000000" w:firstRow="0" w:lastRow="0" w:firstColumn="1" w:lastColumn="0" w:oddVBand="0" w:evenVBand="0" w:oddHBand="0" w:evenHBand="0" w:firstRowFirstColumn="0" w:firstRowLastColumn="0" w:lastRowFirstColumn="0" w:lastRowLastColumn="0"/>
            <w:tcW w:w="640" w:type="dxa"/>
          </w:tcPr>
          <w:p w14:paraId="15939B3C" w14:textId="77777777" w:rsidR="009C5D8A" w:rsidRPr="001A09D4" w:rsidRDefault="009C5D8A" w:rsidP="00872582">
            <w:pPr>
              <w:pStyle w:val="ListParagraph"/>
              <w:numPr>
                <w:ilvl w:val="0"/>
                <w:numId w:val="14"/>
              </w:numPr>
              <w:spacing w:before="60"/>
              <w:contextualSpacing w:val="0"/>
              <w:jc w:val="both"/>
            </w:pPr>
          </w:p>
        </w:tc>
        <w:tc>
          <w:tcPr>
            <w:tcW w:w="1675" w:type="dxa"/>
          </w:tcPr>
          <w:p w14:paraId="5AB6FC00"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Full Name</w:t>
            </w:r>
          </w:p>
        </w:tc>
        <w:tc>
          <w:tcPr>
            <w:tcW w:w="1335" w:type="dxa"/>
          </w:tcPr>
          <w:p w14:paraId="38EE7679" w14:textId="4EFFC591" w:rsidR="009C5D8A" w:rsidRDefault="00C52459" w:rsidP="00F31A86">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2F43DE11"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59AB1169"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12C7BDD1"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13C9B825"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r>
      <w:tr w:rsidR="004B2105" w14:paraId="07707AC7" w14:textId="77777777" w:rsidTr="738D6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68B4C87" w14:textId="77777777" w:rsidR="009C5D8A" w:rsidRPr="001A09D4" w:rsidRDefault="009C5D8A" w:rsidP="00872582">
            <w:pPr>
              <w:pStyle w:val="ListParagraph"/>
              <w:numPr>
                <w:ilvl w:val="0"/>
                <w:numId w:val="14"/>
              </w:numPr>
              <w:spacing w:before="60"/>
              <w:contextualSpacing w:val="0"/>
              <w:jc w:val="both"/>
            </w:pPr>
          </w:p>
        </w:tc>
        <w:tc>
          <w:tcPr>
            <w:tcW w:w="1675" w:type="dxa"/>
          </w:tcPr>
          <w:p w14:paraId="0903D5FA"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Currency</w:t>
            </w:r>
          </w:p>
        </w:tc>
        <w:tc>
          <w:tcPr>
            <w:tcW w:w="1335" w:type="dxa"/>
          </w:tcPr>
          <w:p w14:paraId="73347FC1" w14:textId="2E1779D0" w:rsidR="009C5D8A" w:rsidRDefault="00C52459" w:rsidP="00F31A86">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40160833"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28455463"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06C314DD"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05040CEC"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r>
      <w:tr w:rsidR="009C5D8A" w14:paraId="52371EA4" w14:textId="77777777" w:rsidTr="738D6556">
        <w:tc>
          <w:tcPr>
            <w:cnfStyle w:val="001000000000" w:firstRow="0" w:lastRow="0" w:firstColumn="1" w:lastColumn="0" w:oddVBand="0" w:evenVBand="0" w:oddHBand="0" w:evenHBand="0" w:firstRowFirstColumn="0" w:firstRowLastColumn="0" w:lastRowFirstColumn="0" w:lastRowLastColumn="0"/>
            <w:tcW w:w="640" w:type="dxa"/>
          </w:tcPr>
          <w:p w14:paraId="0122CAE3" w14:textId="77777777" w:rsidR="009C5D8A" w:rsidRPr="001A09D4" w:rsidRDefault="009C5D8A" w:rsidP="00872582">
            <w:pPr>
              <w:pStyle w:val="ListParagraph"/>
              <w:numPr>
                <w:ilvl w:val="0"/>
                <w:numId w:val="14"/>
              </w:numPr>
              <w:spacing w:before="60"/>
              <w:contextualSpacing w:val="0"/>
              <w:jc w:val="both"/>
            </w:pPr>
          </w:p>
        </w:tc>
        <w:tc>
          <w:tcPr>
            <w:tcW w:w="1675" w:type="dxa"/>
          </w:tcPr>
          <w:p w14:paraId="2ECE087C"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Bank Name</w:t>
            </w:r>
          </w:p>
        </w:tc>
        <w:tc>
          <w:tcPr>
            <w:tcW w:w="1335" w:type="dxa"/>
          </w:tcPr>
          <w:p w14:paraId="3128425C"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70868312"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735F4235"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287BECCF"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353876EC"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r>
      <w:tr w:rsidR="004B2105" w14:paraId="6DE6FB7C" w14:textId="77777777" w:rsidTr="738D6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79F4A6D" w14:textId="77777777" w:rsidR="009C5D8A" w:rsidRPr="001A09D4" w:rsidRDefault="009C5D8A" w:rsidP="00872582">
            <w:pPr>
              <w:pStyle w:val="ListParagraph"/>
              <w:numPr>
                <w:ilvl w:val="0"/>
                <w:numId w:val="14"/>
              </w:numPr>
              <w:spacing w:before="60"/>
              <w:contextualSpacing w:val="0"/>
              <w:jc w:val="both"/>
            </w:pPr>
          </w:p>
        </w:tc>
        <w:tc>
          <w:tcPr>
            <w:tcW w:w="1675" w:type="dxa"/>
          </w:tcPr>
          <w:p w14:paraId="24F71110"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35566802"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4EE0DC5C"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237281C7"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7AE96649"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67060B28" w14:textId="77777777" w:rsidR="009C5D8A" w:rsidRDefault="009C5D8A" w:rsidP="00F31A86">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9C5D8A" w14:paraId="79F552FE" w14:textId="77777777" w:rsidTr="738D6556">
        <w:tc>
          <w:tcPr>
            <w:cnfStyle w:val="001000000000" w:firstRow="0" w:lastRow="0" w:firstColumn="1" w:lastColumn="0" w:oddVBand="0" w:evenVBand="0" w:oddHBand="0" w:evenHBand="0" w:firstRowFirstColumn="0" w:firstRowLastColumn="0" w:lastRowFirstColumn="0" w:lastRowLastColumn="0"/>
            <w:tcW w:w="640" w:type="dxa"/>
          </w:tcPr>
          <w:p w14:paraId="514AAAD9" w14:textId="77777777" w:rsidR="009C5D8A" w:rsidRPr="001A09D4" w:rsidRDefault="009C5D8A" w:rsidP="00872582">
            <w:pPr>
              <w:pStyle w:val="ListParagraph"/>
              <w:numPr>
                <w:ilvl w:val="0"/>
                <w:numId w:val="14"/>
              </w:numPr>
              <w:spacing w:before="60"/>
              <w:contextualSpacing w:val="0"/>
              <w:jc w:val="both"/>
            </w:pPr>
          </w:p>
        </w:tc>
        <w:tc>
          <w:tcPr>
            <w:tcW w:w="1675" w:type="dxa"/>
          </w:tcPr>
          <w:p w14:paraId="388928C4"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00EDAA31"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38A6DC1D"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745714DB"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4BC8166F" w14:textId="77777777" w:rsidR="009C5D8A" w:rsidRDefault="009C5D8A"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433241B9" w14:textId="03AFD931" w:rsidR="00C52459" w:rsidRDefault="009C5D8A" w:rsidP="00C5245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rsidR="00C52459">
              <w:br/>
            </w:r>
            <w:r>
              <w:t xml:space="preserve">If data are entered, </w:t>
            </w:r>
            <w:r w:rsidR="00C52459">
              <w:t>then o</w:t>
            </w:r>
            <w:r w:rsidR="00C52459">
              <w:rPr>
                <w:rFonts w:cstheme="minorHAnsi"/>
              </w:rPr>
              <w:t>n click the button app will prompt “Do you want to cancel the progress? With an option Yes and No”.</w:t>
            </w:r>
          </w:p>
          <w:p w14:paraId="7A1020E8" w14:textId="77777777" w:rsidR="00C52459" w:rsidRPr="00C52459" w:rsidRDefault="00C52459"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rPr>
                <w:rFonts w:cstheme="minorHAnsi"/>
              </w:rPr>
            </w:pPr>
            <w:r w:rsidRPr="00C52459">
              <w:rPr>
                <w:rFonts w:cstheme="minorHAnsi"/>
              </w:rPr>
              <w:t xml:space="preserve">On click Yes, app will redirect to the main screen.  </w:t>
            </w:r>
          </w:p>
          <w:p w14:paraId="56118A59" w14:textId="57CB6827" w:rsidR="009C5D8A" w:rsidRPr="00C52459" w:rsidRDefault="00C52459"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On click No, app will remain in the same screen and user can resume further.</w:t>
            </w:r>
          </w:p>
        </w:tc>
      </w:tr>
    </w:tbl>
    <w:p w14:paraId="27EFE900" w14:textId="42B638AE" w:rsidR="009616A4" w:rsidRDefault="009616A4" w:rsidP="00A77979">
      <w:pPr>
        <w:ind w:firstLine="426"/>
        <w:rPr>
          <w:b/>
          <w:bCs/>
          <w:sz w:val="24"/>
          <w:szCs w:val="24"/>
        </w:rPr>
      </w:pPr>
      <w:r w:rsidRPr="009616A4">
        <w:rPr>
          <w:b/>
          <w:bCs/>
          <w:sz w:val="24"/>
          <w:szCs w:val="24"/>
        </w:rPr>
        <w:t>Screen 2:</w:t>
      </w:r>
    </w:p>
    <w:p w14:paraId="32071CCE" w14:textId="42B5FEA9" w:rsidR="005F3607" w:rsidRPr="00816B83" w:rsidRDefault="005F3607" w:rsidP="00872582">
      <w:pPr>
        <w:pStyle w:val="ListParagraph"/>
        <w:numPr>
          <w:ilvl w:val="0"/>
          <w:numId w:val="13"/>
        </w:numPr>
        <w:rPr>
          <w:sz w:val="22"/>
          <w:szCs w:val="22"/>
        </w:rPr>
      </w:pPr>
      <w:r w:rsidRPr="00816B83">
        <w:rPr>
          <w:sz w:val="22"/>
          <w:szCs w:val="22"/>
        </w:rPr>
        <w:t xml:space="preserve">This section is for the customer to review the details entered in the previous screen and to confirm the same to proceed further for </w:t>
      </w:r>
      <w:r w:rsidR="00F509F3" w:rsidRPr="00816B83">
        <w:rPr>
          <w:sz w:val="22"/>
          <w:szCs w:val="22"/>
        </w:rPr>
        <w:t>authentication.</w:t>
      </w:r>
    </w:p>
    <w:tbl>
      <w:tblPr>
        <w:tblStyle w:val="GridTable4-Accent1"/>
        <w:tblW w:w="0" w:type="auto"/>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993892" w14:paraId="69A41071" w14:textId="77777777" w:rsidTr="0A7F25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DEF9158" w14:textId="77777777" w:rsidR="00993892" w:rsidRDefault="00993892" w:rsidP="00F31A86">
            <w:proofErr w:type="gramStart"/>
            <w:r>
              <w:rPr>
                <w:rFonts w:ascii="Calibri" w:hAnsi="Calibri" w:cs="Calibri"/>
                <w:b w:val="0"/>
                <w:bCs w:val="0"/>
                <w:color w:val="FFFFFF"/>
              </w:rPr>
              <w:t>#.No</w:t>
            </w:r>
            <w:proofErr w:type="gramEnd"/>
          </w:p>
        </w:tc>
        <w:tc>
          <w:tcPr>
            <w:tcW w:w="1675" w:type="dxa"/>
          </w:tcPr>
          <w:p w14:paraId="1AA7D36F" w14:textId="77777777" w:rsidR="00993892" w:rsidRDefault="00993892"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3367038B" w14:textId="77777777" w:rsidR="00993892" w:rsidRDefault="00993892"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11FFCA82" w14:textId="77777777" w:rsidR="00993892" w:rsidRDefault="00993892"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1D089CFE" w14:textId="77777777" w:rsidR="00993892" w:rsidRDefault="00993892" w:rsidP="00F31A86">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6E7B85DA" w14:textId="77777777" w:rsidR="00993892" w:rsidRDefault="00993892"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13CAE446" w14:textId="77777777" w:rsidR="00993892" w:rsidRDefault="00993892"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93892" w14:paraId="3A2C2766" w14:textId="77777777" w:rsidTr="0A7F2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617B609" w14:textId="77777777" w:rsidR="00993892" w:rsidRPr="004B0B79" w:rsidRDefault="00993892" w:rsidP="00872582">
            <w:pPr>
              <w:pStyle w:val="ListParagraph"/>
              <w:numPr>
                <w:ilvl w:val="0"/>
                <w:numId w:val="16"/>
              </w:numPr>
              <w:spacing w:before="60"/>
              <w:contextualSpacing w:val="0"/>
              <w:jc w:val="both"/>
            </w:pPr>
          </w:p>
        </w:tc>
        <w:tc>
          <w:tcPr>
            <w:tcW w:w="1675" w:type="dxa"/>
          </w:tcPr>
          <w:p w14:paraId="66AF6231"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r>
              <w:t>Account Number</w:t>
            </w:r>
          </w:p>
        </w:tc>
        <w:tc>
          <w:tcPr>
            <w:tcW w:w="1335" w:type="dxa"/>
          </w:tcPr>
          <w:p w14:paraId="7156D35B"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AF736EE"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69031F73"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37DA7A8F"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539C9C7C"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r>
      <w:tr w:rsidR="00993892" w14:paraId="6D980C72" w14:textId="77777777" w:rsidTr="0A7F2548">
        <w:tc>
          <w:tcPr>
            <w:cnfStyle w:val="001000000000" w:firstRow="0" w:lastRow="0" w:firstColumn="1" w:lastColumn="0" w:oddVBand="0" w:evenVBand="0" w:oddHBand="0" w:evenHBand="0" w:firstRowFirstColumn="0" w:firstRowLastColumn="0" w:lastRowFirstColumn="0" w:lastRowLastColumn="0"/>
            <w:tcW w:w="640" w:type="dxa"/>
          </w:tcPr>
          <w:p w14:paraId="4AF0528A" w14:textId="77777777" w:rsidR="00993892" w:rsidRPr="004B0B79" w:rsidRDefault="00993892" w:rsidP="00872582">
            <w:pPr>
              <w:pStyle w:val="ListParagraph"/>
              <w:numPr>
                <w:ilvl w:val="0"/>
                <w:numId w:val="16"/>
              </w:numPr>
              <w:spacing w:before="60"/>
              <w:contextualSpacing w:val="0"/>
              <w:jc w:val="both"/>
            </w:pPr>
          </w:p>
        </w:tc>
        <w:tc>
          <w:tcPr>
            <w:tcW w:w="1675" w:type="dxa"/>
          </w:tcPr>
          <w:p w14:paraId="009B53D9"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r>
              <w:t>Nick Name</w:t>
            </w:r>
          </w:p>
        </w:tc>
        <w:tc>
          <w:tcPr>
            <w:tcW w:w="1335" w:type="dxa"/>
          </w:tcPr>
          <w:p w14:paraId="61EC6BE5"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5F415A5"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3FEF3DFF"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582A3E6B"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67A98674"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r>
      <w:tr w:rsidR="004B2105" w14:paraId="4AC0617F" w14:textId="77777777" w:rsidTr="0A7F2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D22585D" w14:textId="77777777" w:rsidR="00993892" w:rsidRPr="004B0B79" w:rsidRDefault="00993892" w:rsidP="00872582">
            <w:pPr>
              <w:pStyle w:val="ListParagraph"/>
              <w:numPr>
                <w:ilvl w:val="0"/>
                <w:numId w:val="16"/>
              </w:numPr>
              <w:spacing w:before="60"/>
              <w:contextualSpacing w:val="0"/>
              <w:jc w:val="both"/>
            </w:pPr>
          </w:p>
        </w:tc>
        <w:tc>
          <w:tcPr>
            <w:tcW w:w="1675" w:type="dxa"/>
          </w:tcPr>
          <w:p w14:paraId="29A4D7CE"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r>
              <w:t>Full Name</w:t>
            </w:r>
          </w:p>
        </w:tc>
        <w:tc>
          <w:tcPr>
            <w:tcW w:w="1335" w:type="dxa"/>
          </w:tcPr>
          <w:p w14:paraId="33F7C298"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2F10302"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330D29A3"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1B0317C0"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60B2E9CE"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r>
      <w:tr w:rsidR="00993892" w14:paraId="1EB66DEB" w14:textId="77777777" w:rsidTr="0A7F2548">
        <w:tc>
          <w:tcPr>
            <w:cnfStyle w:val="001000000000" w:firstRow="0" w:lastRow="0" w:firstColumn="1" w:lastColumn="0" w:oddVBand="0" w:evenVBand="0" w:oddHBand="0" w:evenHBand="0" w:firstRowFirstColumn="0" w:firstRowLastColumn="0" w:lastRowFirstColumn="0" w:lastRowLastColumn="0"/>
            <w:tcW w:w="640" w:type="dxa"/>
          </w:tcPr>
          <w:p w14:paraId="516920EC" w14:textId="77777777" w:rsidR="00993892" w:rsidRPr="004B0B79" w:rsidRDefault="00993892" w:rsidP="00872582">
            <w:pPr>
              <w:pStyle w:val="ListParagraph"/>
              <w:numPr>
                <w:ilvl w:val="0"/>
                <w:numId w:val="16"/>
              </w:numPr>
              <w:spacing w:before="60"/>
              <w:contextualSpacing w:val="0"/>
              <w:jc w:val="both"/>
            </w:pPr>
          </w:p>
        </w:tc>
        <w:tc>
          <w:tcPr>
            <w:tcW w:w="1675" w:type="dxa"/>
          </w:tcPr>
          <w:p w14:paraId="4920EB21"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r>
              <w:t>Account Currency</w:t>
            </w:r>
          </w:p>
        </w:tc>
        <w:tc>
          <w:tcPr>
            <w:tcW w:w="1335" w:type="dxa"/>
          </w:tcPr>
          <w:p w14:paraId="0EE93253"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33C4BC2"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5B330E64"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50BC0604"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583FB2AD"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r>
      <w:tr w:rsidR="004B2105" w14:paraId="259EEC98" w14:textId="77777777" w:rsidTr="0A7F2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7A38665" w14:textId="77777777" w:rsidR="00993892" w:rsidRPr="004B0B79" w:rsidRDefault="00993892" w:rsidP="00872582">
            <w:pPr>
              <w:pStyle w:val="ListParagraph"/>
              <w:numPr>
                <w:ilvl w:val="0"/>
                <w:numId w:val="16"/>
              </w:numPr>
              <w:spacing w:before="60"/>
              <w:contextualSpacing w:val="0"/>
              <w:jc w:val="both"/>
            </w:pPr>
          </w:p>
        </w:tc>
        <w:tc>
          <w:tcPr>
            <w:tcW w:w="1675" w:type="dxa"/>
          </w:tcPr>
          <w:p w14:paraId="3767A91C"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r>
              <w:t>Bank Name</w:t>
            </w:r>
          </w:p>
        </w:tc>
        <w:tc>
          <w:tcPr>
            <w:tcW w:w="1335" w:type="dxa"/>
          </w:tcPr>
          <w:p w14:paraId="1ECF578A"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135DFDBC" w14:textId="052D5CCF"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17DBDC68"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68A343B7"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5A69BDB0" w14:textId="77777777" w:rsidR="00993892" w:rsidRDefault="00993892" w:rsidP="00F31A86">
            <w:pPr>
              <w:cnfStyle w:val="000000100000" w:firstRow="0" w:lastRow="0" w:firstColumn="0" w:lastColumn="0" w:oddVBand="0" w:evenVBand="0" w:oddHBand="1" w:evenHBand="0" w:firstRowFirstColumn="0" w:firstRowLastColumn="0" w:lastRowFirstColumn="0" w:lastRowLastColumn="0"/>
            </w:pPr>
          </w:p>
        </w:tc>
      </w:tr>
      <w:tr w:rsidR="00993892" w14:paraId="0E07E318" w14:textId="77777777" w:rsidTr="0A7F2548">
        <w:tc>
          <w:tcPr>
            <w:cnfStyle w:val="001000000000" w:firstRow="0" w:lastRow="0" w:firstColumn="1" w:lastColumn="0" w:oddVBand="0" w:evenVBand="0" w:oddHBand="0" w:evenHBand="0" w:firstRowFirstColumn="0" w:firstRowLastColumn="0" w:lastRowFirstColumn="0" w:lastRowLastColumn="0"/>
            <w:tcW w:w="640" w:type="dxa"/>
          </w:tcPr>
          <w:p w14:paraId="5CE74D06" w14:textId="77777777" w:rsidR="00993892" w:rsidRPr="004B0B79" w:rsidRDefault="00993892" w:rsidP="00872582">
            <w:pPr>
              <w:pStyle w:val="ListParagraph"/>
              <w:numPr>
                <w:ilvl w:val="0"/>
                <w:numId w:val="16"/>
              </w:numPr>
              <w:spacing w:before="60"/>
              <w:contextualSpacing w:val="0"/>
              <w:jc w:val="both"/>
              <w:rPr>
                <w:b w:val="0"/>
                <w:bCs w:val="0"/>
              </w:rPr>
            </w:pPr>
          </w:p>
        </w:tc>
        <w:tc>
          <w:tcPr>
            <w:tcW w:w="1675" w:type="dxa"/>
          </w:tcPr>
          <w:p w14:paraId="3082B5CC"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21852C0D"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0CF7B981"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169447FB"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519A31EA"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2379ADA9" w14:textId="77777777" w:rsidR="00993892" w:rsidRDefault="00993892" w:rsidP="00F31A86">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4B2105" w14:paraId="530450FA" w14:textId="77777777" w:rsidTr="0A7F2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F9FDA1F" w14:textId="77777777" w:rsidR="005F3607" w:rsidRPr="004B0B79" w:rsidRDefault="005F3607" w:rsidP="00872582">
            <w:pPr>
              <w:pStyle w:val="ListParagraph"/>
              <w:numPr>
                <w:ilvl w:val="0"/>
                <w:numId w:val="16"/>
              </w:numPr>
              <w:spacing w:before="60"/>
              <w:contextualSpacing w:val="0"/>
              <w:jc w:val="both"/>
            </w:pPr>
          </w:p>
        </w:tc>
        <w:tc>
          <w:tcPr>
            <w:tcW w:w="1675" w:type="dxa"/>
          </w:tcPr>
          <w:p w14:paraId="127FBF44" w14:textId="721E47BE" w:rsidR="005F3607" w:rsidRDefault="005F3607" w:rsidP="005F3607">
            <w:pPr>
              <w:cnfStyle w:val="000000100000" w:firstRow="0" w:lastRow="0" w:firstColumn="0" w:lastColumn="0" w:oddVBand="0" w:evenVBand="0" w:oddHBand="1" w:evenHBand="0" w:firstRowFirstColumn="0" w:firstRowLastColumn="0" w:lastRowFirstColumn="0" w:lastRowLastColumn="0"/>
            </w:pPr>
            <w:r>
              <w:t>Confirm</w:t>
            </w:r>
          </w:p>
        </w:tc>
        <w:tc>
          <w:tcPr>
            <w:tcW w:w="1335" w:type="dxa"/>
          </w:tcPr>
          <w:p w14:paraId="49D94BAD" w14:textId="77777777" w:rsidR="005F3607" w:rsidRDefault="005F3607" w:rsidP="005F3607">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3038F9A0" w14:textId="77777777" w:rsidR="005F3607" w:rsidRDefault="005F3607" w:rsidP="005F3607">
            <w:pPr>
              <w:cnfStyle w:val="000000100000" w:firstRow="0" w:lastRow="0" w:firstColumn="0" w:lastColumn="0" w:oddVBand="0" w:evenVBand="0" w:oddHBand="1" w:evenHBand="0" w:firstRowFirstColumn="0" w:firstRowLastColumn="0" w:lastRowFirstColumn="0" w:lastRowLastColumn="0"/>
            </w:pPr>
          </w:p>
        </w:tc>
        <w:tc>
          <w:tcPr>
            <w:tcW w:w="1043" w:type="dxa"/>
          </w:tcPr>
          <w:p w14:paraId="14CD376F" w14:textId="77777777" w:rsidR="005F3607" w:rsidRDefault="005F3607" w:rsidP="005F3607">
            <w:pPr>
              <w:cnfStyle w:val="000000100000" w:firstRow="0" w:lastRow="0" w:firstColumn="0" w:lastColumn="0" w:oddVBand="0" w:evenVBand="0" w:oddHBand="1" w:evenHBand="0" w:firstRowFirstColumn="0" w:firstRowLastColumn="0" w:lastRowFirstColumn="0" w:lastRowLastColumn="0"/>
            </w:pPr>
          </w:p>
        </w:tc>
        <w:tc>
          <w:tcPr>
            <w:tcW w:w="1308" w:type="dxa"/>
          </w:tcPr>
          <w:p w14:paraId="1FD45BAB" w14:textId="77777777" w:rsidR="005F3607" w:rsidRDefault="005F3607" w:rsidP="005F3607">
            <w:pPr>
              <w:cnfStyle w:val="000000100000" w:firstRow="0" w:lastRow="0" w:firstColumn="0" w:lastColumn="0" w:oddVBand="0" w:evenVBand="0" w:oddHBand="1" w:evenHBand="0" w:firstRowFirstColumn="0" w:firstRowLastColumn="0" w:lastRowFirstColumn="0" w:lastRowLastColumn="0"/>
            </w:pPr>
          </w:p>
        </w:tc>
        <w:tc>
          <w:tcPr>
            <w:tcW w:w="2445" w:type="dxa"/>
          </w:tcPr>
          <w:p w14:paraId="30CD6765" w14:textId="248920F8" w:rsidR="005F3607" w:rsidRDefault="005F3607" w:rsidP="005F3607">
            <w:pPr>
              <w:cnfStyle w:val="000000100000" w:firstRow="0" w:lastRow="0" w:firstColumn="0" w:lastColumn="0" w:oddVBand="0" w:evenVBand="0" w:oddHBand="1" w:evenHBand="0" w:firstRowFirstColumn="0" w:firstRowLastColumn="0" w:lastRowFirstColumn="0" w:lastRowLastColumn="0"/>
            </w:pPr>
            <w:r>
              <w:t>On click back button, app redirect to next screen.</w:t>
            </w:r>
          </w:p>
        </w:tc>
      </w:tr>
      <w:tr w:rsidR="005F3607" w14:paraId="20BC9E10" w14:textId="77777777" w:rsidTr="0A7F2548">
        <w:tc>
          <w:tcPr>
            <w:cnfStyle w:val="001000000000" w:firstRow="0" w:lastRow="0" w:firstColumn="1" w:lastColumn="0" w:oddVBand="0" w:evenVBand="0" w:oddHBand="0" w:evenHBand="0" w:firstRowFirstColumn="0" w:firstRowLastColumn="0" w:lastRowFirstColumn="0" w:lastRowLastColumn="0"/>
            <w:tcW w:w="640" w:type="dxa"/>
          </w:tcPr>
          <w:p w14:paraId="67A36501" w14:textId="77777777" w:rsidR="005F3607" w:rsidRPr="004B0B79" w:rsidRDefault="005F3607" w:rsidP="00872582">
            <w:pPr>
              <w:pStyle w:val="ListParagraph"/>
              <w:numPr>
                <w:ilvl w:val="0"/>
                <w:numId w:val="16"/>
              </w:numPr>
              <w:spacing w:before="60"/>
              <w:contextualSpacing w:val="0"/>
              <w:jc w:val="both"/>
            </w:pPr>
          </w:p>
        </w:tc>
        <w:tc>
          <w:tcPr>
            <w:tcW w:w="1675" w:type="dxa"/>
          </w:tcPr>
          <w:p w14:paraId="0266BD92" w14:textId="77777777" w:rsidR="005F3607" w:rsidRDefault="005F3607" w:rsidP="005F3607">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3A833439" w14:textId="77777777" w:rsidR="005F3607" w:rsidRDefault="005F3607" w:rsidP="005F3607">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567752AA" w14:textId="77777777" w:rsidR="005F3607" w:rsidRDefault="005F3607" w:rsidP="005F3607">
            <w:pPr>
              <w:cnfStyle w:val="000000000000" w:firstRow="0" w:lastRow="0" w:firstColumn="0" w:lastColumn="0" w:oddVBand="0" w:evenVBand="0" w:oddHBand="0" w:evenHBand="0" w:firstRowFirstColumn="0" w:firstRowLastColumn="0" w:lastRowFirstColumn="0" w:lastRowLastColumn="0"/>
            </w:pPr>
          </w:p>
        </w:tc>
        <w:tc>
          <w:tcPr>
            <w:tcW w:w="1043" w:type="dxa"/>
          </w:tcPr>
          <w:p w14:paraId="3AAB1A13" w14:textId="77777777" w:rsidR="005F3607" w:rsidRDefault="005F3607" w:rsidP="005F3607">
            <w:pPr>
              <w:cnfStyle w:val="000000000000" w:firstRow="0" w:lastRow="0" w:firstColumn="0" w:lastColumn="0" w:oddVBand="0" w:evenVBand="0" w:oddHBand="0" w:evenHBand="0" w:firstRowFirstColumn="0" w:firstRowLastColumn="0" w:lastRowFirstColumn="0" w:lastRowLastColumn="0"/>
            </w:pPr>
          </w:p>
        </w:tc>
        <w:tc>
          <w:tcPr>
            <w:tcW w:w="1308" w:type="dxa"/>
          </w:tcPr>
          <w:p w14:paraId="51142E55" w14:textId="77777777" w:rsidR="005F3607" w:rsidRDefault="005F3607" w:rsidP="005F3607">
            <w:pPr>
              <w:cnfStyle w:val="000000000000" w:firstRow="0" w:lastRow="0" w:firstColumn="0" w:lastColumn="0" w:oddVBand="0" w:evenVBand="0" w:oddHBand="0" w:evenHBand="0" w:firstRowFirstColumn="0" w:firstRowLastColumn="0" w:lastRowFirstColumn="0" w:lastRowLastColumn="0"/>
            </w:pPr>
          </w:p>
        </w:tc>
        <w:tc>
          <w:tcPr>
            <w:tcW w:w="2445" w:type="dxa"/>
          </w:tcPr>
          <w:p w14:paraId="775FF5B3" w14:textId="0B079439" w:rsidR="005F3607" w:rsidRDefault="005F3607" w:rsidP="005F360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3761D787" w14:textId="77777777" w:rsidR="005F3607" w:rsidRPr="00C52459" w:rsidRDefault="005F3607"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rPr>
                <w:rFonts w:cstheme="minorHAnsi"/>
              </w:rPr>
            </w:pPr>
            <w:r w:rsidRPr="00C52459">
              <w:rPr>
                <w:rFonts w:cstheme="minorHAnsi"/>
              </w:rPr>
              <w:lastRenderedPageBreak/>
              <w:t xml:space="preserve">On click Yes, app will redirect to the main screen.  </w:t>
            </w:r>
          </w:p>
          <w:p w14:paraId="0E424E25" w14:textId="3F96277E" w:rsidR="005F3607" w:rsidRDefault="005F3607" w:rsidP="005F3607">
            <w:pPr>
              <w:cnfStyle w:val="000000000000" w:firstRow="0" w:lastRow="0" w:firstColumn="0" w:lastColumn="0" w:oddVBand="0" w:evenVBand="0" w:oddHBand="0" w:evenHBand="0" w:firstRowFirstColumn="0" w:firstRowLastColumn="0" w:lastRowFirstColumn="0" w:lastRowLastColumn="0"/>
            </w:pPr>
            <w:r w:rsidRPr="00C52459">
              <w:rPr>
                <w:rFonts w:cstheme="minorHAnsi"/>
              </w:rPr>
              <w:t>On click No, app will remain in the same screen and user can resume further.</w:t>
            </w:r>
          </w:p>
        </w:tc>
      </w:tr>
    </w:tbl>
    <w:p w14:paraId="666A45E2" w14:textId="27FCC2A6" w:rsidR="00F509F3" w:rsidRDefault="00F509F3" w:rsidP="00F509F3">
      <w:pPr>
        <w:ind w:firstLine="426"/>
        <w:rPr>
          <w:b/>
          <w:bCs/>
          <w:sz w:val="24"/>
          <w:szCs w:val="24"/>
        </w:rPr>
      </w:pPr>
      <w:r w:rsidRPr="009616A4">
        <w:rPr>
          <w:b/>
          <w:bCs/>
          <w:sz w:val="24"/>
          <w:szCs w:val="24"/>
        </w:rPr>
        <w:lastRenderedPageBreak/>
        <w:t xml:space="preserve">Screen </w:t>
      </w:r>
      <w:r>
        <w:rPr>
          <w:b/>
          <w:bCs/>
          <w:sz w:val="24"/>
          <w:szCs w:val="24"/>
        </w:rPr>
        <w:t>3</w:t>
      </w:r>
      <w:r w:rsidRPr="009616A4">
        <w:rPr>
          <w:b/>
          <w:bCs/>
          <w:sz w:val="24"/>
          <w:szCs w:val="24"/>
        </w:rPr>
        <w:t>:</w:t>
      </w:r>
    </w:p>
    <w:p w14:paraId="3AFDF8B2" w14:textId="77777777" w:rsidR="00970433" w:rsidRPr="00816B83" w:rsidRDefault="00F509F3" w:rsidP="00872582">
      <w:pPr>
        <w:pStyle w:val="ListParagraph"/>
        <w:numPr>
          <w:ilvl w:val="0"/>
          <w:numId w:val="13"/>
        </w:numPr>
        <w:rPr>
          <w:sz w:val="22"/>
          <w:szCs w:val="22"/>
        </w:rPr>
      </w:pPr>
      <w:r w:rsidRPr="00816B83">
        <w:rPr>
          <w:sz w:val="22"/>
          <w:szCs w:val="22"/>
        </w:rPr>
        <w:t xml:space="preserve">This section is for the customer to authenticate adding beneficiary. </w:t>
      </w:r>
    </w:p>
    <w:p w14:paraId="1607E8A3" w14:textId="6C66B36B" w:rsidR="00F509F3" w:rsidRPr="00816B83" w:rsidRDefault="00F509F3" w:rsidP="00872582">
      <w:pPr>
        <w:pStyle w:val="ListParagraph"/>
        <w:numPr>
          <w:ilvl w:val="0"/>
          <w:numId w:val="13"/>
        </w:numPr>
        <w:rPr>
          <w:sz w:val="22"/>
          <w:szCs w:val="22"/>
        </w:rPr>
      </w:pPr>
      <w:r w:rsidRPr="00816B83">
        <w:rPr>
          <w:sz w:val="22"/>
          <w:szCs w:val="22"/>
        </w:rPr>
        <w:t xml:space="preserve">This is a configuration-based screen, where the type of authentication will be </w:t>
      </w:r>
      <w:r w:rsidR="00970433" w:rsidRPr="00816B83">
        <w:rPr>
          <w:sz w:val="22"/>
          <w:szCs w:val="22"/>
        </w:rPr>
        <w:t>displayed based on the configuration enabled for the respective feature.</w:t>
      </w:r>
    </w:p>
    <w:p w14:paraId="15397FE7" w14:textId="6F66D606" w:rsidR="00A77979" w:rsidRDefault="00A77979" w:rsidP="00A77979">
      <w:pPr>
        <w:ind w:firstLine="426"/>
        <w:rPr>
          <w:b/>
          <w:bCs/>
          <w:sz w:val="24"/>
          <w:szCs w:val="24"/>
        </w:rPr>
      </w:pPr>
      <w:r w:rsidRPr="009616A4">
        <w:rPr>
          <w:b/>
          <w:bCs/>
          <w:sz w:val="24"/>
          <w:szCs w:val="24"/>
        </w:rPr>
        <w:t xml:space="preserve">Screen </w:t>
      </w:r>
      <w:r>
        <w:rPr>
          <w:b/>
          <w:bCs/>
          <w:sz w:val="24"/>
          <w:szCs w:val="24"/>
        </w:rPr>
        <w:t>4</w:t>
      </w:r>
      <w:r w:rsidRPr="009616A4">
        <w:rPr>
          <w:b/>
          <w:bCs/>
          <w:sz w:val="24"/>
          <w:szCs w:val="24"/>
        </w:rPr>
        <w:t>:</w:t>
      </w:r>
    </w:p>
    <w:p w14:paraId="2B29D3DB" w14:textId="0A8E275D" w:rsidR="00A77979" w:rsidRDefault="00A77979" w:rsidP="00872582">
      <w:pPr>
        <w:pStyle w:val="ListParagraph"/>
        <w:numPr>
          <w:ilvl w:val="0"/>
          <w:numId w:val="13"/>
        </w:numPr>
        <w:rPr>
          <w:sz w:val="22"/>
          <w:szCs w:val="22"/>
        </w:rPr>
      </w:pPr>
      <w:r w:rsidRPr="00816B83">
        <w:rPr>
          <w:sz w:val="22"/>
          <w:szCs w:val="22"/>
        </w:rPr>
        <w:t xml:space="preserve">This </w:t>
      </w:r>
      <w:r>
        <w:rPr>
          <w:sz w:val="22"/>
          <w:szCs w:val="22"/>
        </w:rPr>
        <w:t xml:space="preserve">is </w:t>
      </w:r>
      <w:r w:rsidR="005F5D5F">
        <w:rPr>
          <w:sz w:val="22"/>
          <w:szCs w:val="22"/>
        </w:rPr>
        <w:t>a</w:t>
      </w:r>
      <w:r>
        <w:rPr>
          <w:sz w:val="22"/>
          <w:szCs w:val="22"/>
        </w:rPr>
        <w:t xml:space="preserve"> success screen where beneficiary additional success or failure will be displayed along with the following details:</w:t>
      </w:r>
    </w:p>
    <w:p w14:paraId="1C0C09AE" w14:textId="77777777" w:rsidR="00A77979" w:rsidRDefault="00A77979" w:rsidP="00872582">
      <w:pPr>
        <w:pStyle w:val="ListParagraph"/>
        <w:numPr>
          <w:ilvl w:val="1"/>
          <w:numId w:val="13"/>
        </w:numPr>
        <w:rPr>
          <w:sz w:val="22"/>
          <w:szCs w:val="22"/>
        </w:rPr>
      </w:pPr>
      <w:r>
        <w:rPr>
          <w:sz w:val="22"/>
          <w:szCs w:val="22"/>
        </w:rPr>
        <w:t>Status – Success / Failure</w:t>
      </w:r>
    </w:p>
    <w:p w14:paraId="378113C5" w14:textId="7ADEB719" w:rsidR="00A77979" w:rsidRDefault="005F5D5F" w:rsidP="00872582">
      <w:pPr>
        <w:pStyle w:val="ListParagraph"/>
        <w:numPr>
          <w:ilvl w:val="1"/>
          <w:numId w:val="13"/>
        </w:numPr>
        <w:rPr>
          <w:sz w:val="22"/>
          <w:szCs w:val="22"/>
        </w:rPr>
      </w:pPr>
      <w:r>
        <w:rPr>
          <w:sz w:val="22"/>
          <w:szCs w:val="22"/>
        </w:rPr>
        <w:t xml:space="preserve">Status </w:t>
      </w:r>
      <w:r w:rsidR="00A77979">
        <w:rPr>
          <w:sz w:val="22"/>
          <w:szCs w:val="22"/>
        </w:rPr>
        <w:t>Description</w:t>
      </w:r>
    </w:p>
    <w:p w14:paraId="2AE4C693" w14:textId="77777777" w:rsidR="005F5D5F" w:rsidRDefault="00A77979" w:rsidP="00872582">
      <w:pPr>
        <w:pStyle w:val="ListParagraph"/>
        <w:numPr>
          <w:ilvl w:val="2"/>
          <w:numId w:val="13"/>
        </w:numPr>
        <w:rPr>
          <w:sz w:val="22"/>
          <w:szCs w:val="22"/>
        </w:rPr>
      </w:pPr>
      <w:r w:rsidRPr="005F5D5F">
        <w:rPr>
          <w:sz w:val="22"/>
          <w:szCs w:val="22"/>
        </w:rPr>
        <w:t>If beneficiary added “Beneficiary added successfully”</w:t>
      </w:r>
    </w:p>
    <w:p w14:paraId="3FF5B423" w14:textId="6DC1479A" w:rsidR="005F5D5F" w:rsidRDefault="00A77979" w:rsidP="00872582">
      <w:pPr>
        <w:pStyle w:val="ListParagraph"/>
        <w:numPr>
          <w:ilvl w:val="2"/>
          <w:numId w:val="13"/>
        </w:numPr>
        <w:rPr>
          <w:sz w:val="22"/>
          <w:szCs w:val="22"/>
        </w:rPr>
      </w:pPr>
      <w:r w:rsidRPr="005F5D5F">
        <w:rPr>
          <w:sz w:val="22"/>
          <w:szCs w:val="22"/>
        </w:rPr>
        <w:t xml:space="preserve">If beneficiary addition failed “Error message based on scenarios configured” </w:t>
      </w:r>
    </w:p>
    <w:p w14:paraId="1A36DC0A" w14:textId="77777777" w:rsidR="005F5D5F" w:rsidRDefault="005F5D5F" w:rsidP="00872582">
      <w:pPr>
        <w:pStyle w:val="ListParagraph"/>
        <w:numPr>
          <w:ilvl w:val="1"/>
          <w:numId w:val="13"/>
        </w:numPr>
        <w:rPr>
          <w:sz w:val="22"/>
          <w:szCs w:val="22"/>
        </w:rPr>
      </w:pPr>
      <w:r>
        <w:rPr>
          <w:sz w:val="22"/>
          <w:szCs w:val="22"/>
        </w:rPr>
        <w:t>Transaction Reference Number</w:t>
      </w:r>
    </w:p>
    <w:p w14:paraId="2BC4066A" w14:textId="65F16072" w:rsidR="005F5D5F" w:rsidRDefault="005F5D5F" w:rsidP="00872582">
      <w:pPr>
        <w:pStyle w:val="ListParagraph"/>
        <w:numPr>
          <w:ilvl w:val="1"/>
          <w:numId w:val="13"/>
        </w:numPr>
        <w:rPr>
          <w:sz w:val="22"/>
          <w:szCs w:val="22"/>
        </w:rPr>
      </w:pPr>
      <w:r>
        <w:rPr>
          <w:sz w:val="22"/>
          <w:szCs w:val="22"/>
        </w:rPr>
        <w:t>Transaction Details</w:t>
      </w:r>
    </w:p>
    <w:p w14:paraId="471F3EE8" w14:textId="186814EB" w:rsidR="005F5D5F" w:rsidRDefault="005F5D5F" w:rsidP="00872582">
      <w:pPr>
        <w:pStyle w:val="ListParagraph"/>
        <w:numPr>
          <w:ilvl w:val="2"/>
          <w:numId w:val="13"/>
        </w:numPr>
        <w:rPr>
          <w:sz w:val="22"/>
          <w:szCs w:val="22"/>
        </w:rPr>
      </w:pPr>
      <w:r>
        <w:rPr>
          <w:sz w:val="22"/>
          <w:szCs w:val="22"/>
        </w:rPr>
        <w:t>Nick Name</w:t>
      </w:r>
    </w:p>
    <w:p w14:paraId="70BABFD6" w14:textId="77777777" w:rsidR="006E6B1D" w:rsidRDefault="006E6B1D" w:rsidP="00872582">
      <w:pPr>
        <w:pStyle w:val="ListParagraph"/>
        <w:numPr>
          <w:ilvl w:val="2"/>
          <w:numId w:val="13"/>
        </w:numPr>
        <w:rPr>
          <w:sz w:val="22"/>
          <w:szCs w:val="22"/>
        </w:rPr>
      </w:pPr>
      <w:r>
        <w:rPr>
          <w:sz w:val="22"/>
          <w:szCs w:val="22"/>
        </w:rPr>
        <w:t>Full Name</w:t>
      </w:r>
    </w:p>
    <w:p w14:paraId="7353A5D9" w14:textId="518B86AF" w:rsidR="005F5D5F" w:rsidRDefault="005F5D5F" w:rsidP="00872582">
      <w:pPr>
        <w:pStyle w:val="ListParagraph"/>
        <w:numPr>
          <w:ilvl w:val="2"/>
          <w:numId w:val="13"/>
        </w:numPr>
        <w:rPr>
          <w:sz w:val="22"/>
          <w:szCs w:val="22"/>
        </w:rPr>
      </w:pPr>
      <w:r>
        <w:rPr>
          <w:sz w:val="22"/>
          <w:szCs w:val="22"/>
        </w:rPr>
        <w:t>Account Number</w:t>
      </w:r>
    </w:p>
    <w:p w14:paraId="7C13E329" w14:textId="7134A26E" w:rsidR="005F5D5F" w:rsidRDefault="005F5D5F" w:rsidP="00872582">
      <w:pPr>
        <w:pStyle w:val="ListParagraph"/>
        <w:numPr>
          <w:ilvl w:val="2"/>
          <w:numId w:val="13"/>
        </w:numPr>
        <w:rPr>
          <w:sz w:val="22"/>
          <w:szCs w:val="22"/>
        </w:rPr>
      </w:pPr>
      <w:r>
        <w:rPr>
          <w:sz w:val="22"/>
          <w:szCs w:val="22"/>
        </w:rPr>
        <w:t>Account Currency</w:t>
      </w:r>
    </w:p>
    <w:p w14:paraId="3D482C2F" w14:textId="7EAB16AE" w:rsidR="005F5D5F" w:rsidRPr="005F5D5F" w:rsidRDefault="005F5D5F" w:rsidP="00872582">
      <w:pPr>
        <w:pStyle w:val="ListParagraph"/>
        <w:numPr>
          <w:ilvl w:val="2"/>
          <w:numId w:val="13"/>
        </w:numPr>
        <w:rPr>
          <w:sz w:val="22"/>
          <w:szCs w:val="22"/>
        </w:rPr>
      </w:pPr>
      <w:r>
        <w:rPr>
          <w:sz w:val="22"/>
          <w:szCs w:val="22"/>
        </w:rPr>
        <w:t>Bank Name</w:t>
      </w:r>
    </w:p>
    <w:p w14:paraId="7AD3C806" w14:textId="5F728E2D" w:rsidR="00A77979" w:rsidRDefault="00A77979" w:rsidP="00872582">
      <w:pPr>
        <w:pStyle w:val="ListParagraph"/>
        <w:numPr>
          <w:ilvl w:val="0"/>
          <w:numId w:val="13"/>
        </w:numPr>
        <w:rPr>
          <w:sz w:val="22"/>
          <w:szCs w:val="22"/>
        </w:rPr>
      </w:pPr>
      <w:r>
        <w:rPr>
          <w:sz w:val="22"/>
          <w:szCs w:val="22"/>
        </w:rPr>
        <w:t>If beneficiary added successfully, the following options will be provided:</w:t>
      </w:r>
    </w:p>
    <w:p w14:paraId="522D3AB8" w14:textId="2D3CCAFE" w:rsidR="00A77979" w:rsidRDefault="00A77979" w:rsidP="00872582">
      <w:pPr>
        <w:pStyle w:val="ListParagraph"/>
        <w:numPr>
          <w:ilvl w:val="1"/>
          <w:numId w:val="13"/>
        </w:numPr>
        <w:rPr>
          <w:sz w:val="22"/>
          <w:szCs w:val="22"/>
        </w:rPr>
      </w:pPr>
      <w:r>
        <w:rPr>
          <w:sz w:val="22"/>
          <w:szCs w:val="22"/>
        </w:rPr>
        <w:t>Add New Beneficiary – On click the icon, app will redirect to new beneficiary addition screen.</w:t>
      </w:r>
    </w:p>
    <w:p w14:paraId="3A1DFA3F" w14:textId="2B0D50AB" w:rsidR="00A77979" w:rsidRPr="005F5D5F" w:rsidRDefault="00A77979" w:rsidP="00872582">
      <w:pPr>
        <w:pStyle w:val="ListParagraph"/>
        <w:numPr>
          <w:ilvl w:val="1"/>
          <w:numId w:val="13"/>
        </w:numPr>
        <w:rPr>
          <w:sz w:val="22"/>
          <w:szCs w:val="22"/>
        </w:rPr>
      </w:pPr>
      <w:r w:rsidRPr="005F5D5F">
        <w:rPr>
          <w:sz w:val="22"/>
          <w:szCs w:val="22"/>
        </w:rPr>
        <w:t xml:space="preserve">Transfer </w:t>
      </w:r>
      <w:r w:rsidR="00231778">
        <w:rPr>
          <w:sz w:val="22"/>
          <w:szCs w:val="22"/>
        </w:rPr>
        <w:t>Now</w:t>
      </w:r>
      <w:r w:rsidR="00231778" w:rsidRPr="005F5D5F">
        <w:rPr>
          <w:sz w:val="22"/>
          <w:szCs w:val="22"/>
        </w:rPr>
        <w:t xml:space="preserve"> </w:t>
      </w:r>
      <w:r w:rsidRPr="005F5D5F">
        <w:rPr>
          <w:sz w:val="22"/>
          <w:szCs w:val="22"/>
        </w:rPr>
        <w:t>– On click the icon, app will redirect to fun</w:t>
      </w:r>
      <w:r w:rsidR="00231778">
        <w:rPr>
          <w:sz w:val="22"/>
          <w:szCs w:val="22"/>
        </w:rPr>
        <w:t>d</w:t>
      </w:r>
      <w:r w:rsidRPr="005F5D5F">
        <w:rPr>
          <w:sz w:val="22"/>
          <w:szCs w:val="22"/>
        </w:rPr>
        <w:t xml:space="preserve"> transfer screen, </w:t>
      </w:r>
      <w:r w:rsidR="00231778">
        <w:rPr>
          <w:sz w:val="22"/>
          <w:szCs w:val="22"/>
        </w:rPr>
        <w:t>where</w:t>
      </w:r>
      <w:r w:rsidRPr="005F5D5F">
        <w:rPr>
          <w:sz w:val="22"/>
          <w:szCs w:val="22"/>
        </w:rPr>
        <w:t xml:space="preserve"> the</w:t>
      </w:r>
      <w:r w:rsidR="005F5D5F" w:rsidRPr="005F5D5F">
        <w:rPr>
          <w:sz w:val="22"/>
          <w:szCs w:val="22"/>
        </w:rPr>
        <w:t xml:space="preserve"> newly</w:t>
      </w:r>
      <w:r w:rsidRPr="005F5D5F">
        <w:rPr>
          <w:sz w:val="22"/>
          <w:szCs w:val="22"/>
        </w:rPr>
        <w:t xml:space="preserve"> </w:t>
      </w:r>
      <w:r w:rsidR="005F5D5F" w:rsidRPr="005F5D5F">
        <w:rPr>
          <w:sz w:val="22"/>
          <w:szCs w:val="22"/>
        </w:rPr>
        <w:t xml:space="preserve">added </w:t>
      </w:r>
      <w:r w:rsidRPr="005F5D5F">
        <w:rPr>
          <w:sz w:val="22"/>
          <w:szCs w:val="22"/>
        </w:rPr>
        <w:t xml:space="preserve">beneficiary </w:t>
      </w:r>
      <w:r w:rsidR="005F5D5F" w:rsidRPr="005F5D5F">
        <w:rPr>
          <w:sz w:val="22"/>
          <w:szCs w:val="22"/>
        </w:rPr>
        <w:t>will be selected by default.</w:t>
      </w:r>
    </w:p>
    <w:p w14:paraId="501062B9" w14:textId="77777777" w:rsidR="00412260" w:rsidRDefault="00412260" w:rsidP="00412260">
      <w:pPr>
        <w:ind w:firstLine="360"/>
        <w:rPr>
          <w:b/>
          <w:bCs/>
          <w:sz w:val="22"/>
          <w:szCs w:val="22"/>
        </w:rPr>
      </w:pPr>
      <w:r w:rsidRPr="00412260">
        <w:rPr>
          <w:b/>
          <w:bCs/>
          <w:sz w:val="22"/>
          <w:szCs w:val="22"/>
        </w:rPr>
        <w:t xml:space="preserve">APIs: </w:t>
      </w:r>
    </w:p>
    <w:p w14:paraId="14686DE6" w14:textId="454D2B1F" w:rsidR="00412260" w:rsidRDefault="00412260" w:rsidP="00412260">
      <w:pPr>
        <w:pStyle w:val="ListParagraph"/>
        <w:numPr>
          <w:ilvl w:val="0"/>
          <w:numId w:val="13"/>
        </w:numPr>
        <w:rPr>
          <w:sz w:val="22"/>
          <w:szCs w:val="22"/>
        </w:rPr>
      </w:pPr>
      <w:r>
        <w:rPr>
          <w:sz w:val="22"/>
          <w:szCs w:val="22"/>
        </w:rPr>
        <w:t>The app will invoke the a</w:t>
      </w:r>
      <w:r w:rsidRPr="00412260">
        <w:rPr>
          <w:sz w:val="22"/>
          <w:szCs w:val="22"/>
        </w:rPr>
        <w:t xml:space="preserve">ccount </w:t>
      </w:r>
      <w:r>
        <w:rPr>
          <w:sz w:val="22"/>
          <w:szCs w:val="22"/>
        </w:rPr>
        <w:t>e</w:t>
      </w:r>
      <w:r w:rsidRPr="00412260">
        <w:rPr>
          <w:sz w:val="22"/>
          <w:szCs w:val="22"/>
        </w:rPr>
        <w:t xml:space="preserve">nquiry </w:t>
      </w:r>
      <w:r>
        <w:rPr>
          <w:sz w:val="22"/>
          <w:szCs w:val="22"/>
        </w:rPr>
        <w:t>w</w:t>
      </w:r>
      <w:r w:rsidRPr="00412260">
        <w:rPr>
          <w:sz w:val="22"/>
          <w:szCs w:val="22"/>
        </w:rPr>
        <w:t>ebservice</w:t>
      </w:r>
      <w:r>
        <w:rPr>
          <w:sz w:val="22"/>
          <w:szCs w:val="22"/>
        </w:rPr>
        <w:t xml:space="preserve"> to validate the account.</w:t>
      </w:r>
    </w:p>
    <w:p w14:paraId="7F25EDED" w14:textId="744DBDC9" w:rsidR="00412260" w:rsidRPr="00412260" w:rsidRDefault="00412260" w:rsidP="00412260">
      <w:pPr>
        <w:pStyle w:val="ListParagraph"/>
        <w:numPr>
          <w:ilvl w:val="0"/>
          <w:numId w:val="13"/>
        </w:numPr>
        <w:rPr>
          <w:sz w:val="22"/>
          <w:szCs w:val="22"/>
        </w:rPr>
      </w:pPr>
      <w:r>
        <w:rPr>
          <w:sz w:val="22"/>
          <w:szCs w:val="22"/>
        </w:rPr>
        <w:t>The app will invoke the beneficiary additional API.</w:t>
      </w:r>
    </w:p>
    <w:p w14:paraId="4B253DAD" w14:textId="77777777" w:rsidR="00F35A36" w:rsidRDefault="00F35A36" w:rsidP="00816B83">
      <w:pPr>
        <w:pStyle w:val="Heading4"/>
        <w:framePr w:wrap="auto" w:vAnchor="margin" w:yAlign="inline"/>
        <w:numPr>
          <w:ilvl w:val="3"/>
          <w:numId w:val="4"/>
        </w:numPr>
        <w:pBdr>
          <w:left w:val="none" w:sz="0" w:space="0" w:color="auto"/>
          <w:right w:val="none" w:sz="0" w:space="0" w:color="auto"/>
        </w:pBdr>
        <w:rPr>
          <w:szCs w:val="24"/>
        </w:rPr>
      </w:pPr>
      <w:r w:rsidRPr="0005449A">
        <w:rPr>
          <w:szCs w:val="24"/>
        </w:rPr>
        <w:t>Within UAE</w:t>
      </w:r>
    </w:p>
    <w:p w14:paraId="6CE5FEC2" w14:textId="27AF89BC" w:rsidR="00921526" w:rsidRPr="00816B83" w:rsidRDefault="00921526" w:rsidP="00872582">
      <w:pPr>
        <w:pStyle w:val="ListParagraph"/>
        <w:numPr>
          <w:ilvl w:val="0"/>
          <w:numId w:val="13"/>
        </w:numPr>
        <w:rPr>
          <w:sz w:val="22"/>
          <w:szCs w:val="22"/>
        </w:rPr>
      </w:pPr>
      <w:r w:rsidRPr="00816B83">
        <w:rPr>
          <w:sz w:val="22"/>
          <w:szCs w:val="22"/>
        </w:rPr>
        <w:t xml:space="preserve">This section is for the customer </w:t>
      </w:r>
      <w:r w:rsidR="005F5D5F">
        <w:rPr>
          <w:sz w:val="22"/>
          <w:szCs w:val="22"/>
        </w:rPr>
        <w:t>add a</w:t>
      </w:r>
      <w:r w:rsidRPr="00816B83">
        <w:rPr>
          <w:sz w:val="22"/>
          <w:szCs w:val="22"/>
        </w:rPr>
        <w:t xml:space="preserve"> </w:t>
      </w:r>
      <w:r w:rsidR="005F5D5F">
        <w:rPr>
          <w:sz w:val="22"/>
          <w:szCs w:val="22"/>
        </w:rPr>
        <w:t>non-Al Masraf</w:t>
      </w:r>
      <w:r w:rsidRPr="00816B83">
        <w:rPr>
          <w:sz w:val="22"/>
          <w:szCs w:val="22"/>
        </w:rPr>
        <w:t xml:space="preserve"> </w:t>
      </w:r>
      <w:r w:rsidR="005F5D5F">
        <w:rPr>
          <w:sz w:val="22"/>
          <w:szCs w:val="22"/>
        </w:rPr>
        <w:t xml:space="preserve">bank </w:t>
      </w:r>
      <w:r w:rsidRPr="00816B83">
        <w:rPr>
          <w:sz w:val="22"/>
          <w:szCs w:val="22"/>
        </w:rPr>
        <w:t>account holder</w:t>
      </w:r>
      <w:r w:rsidR="005F5D5F">
        <w:rPr>
          <w:sz w:val="22"/>
          <w:szCs w:val="22"/>
        </w:rPr>
        <w:t xml:space="preserve"> within UAE</w:t>
      </w:r>
      <w:r w:rsidRPr="00816B83">
        <w:rPr>
          <w:sz w:val="22"/>
          <w:szCs w:val="22"/>
        </w:rPr>
        <w:t xml:space="preserve"> as beneficiary.</w:t>
      </w:r>
    </w:p>
    <w:p w14:paraId="0C8C11A7" w14:textId="77777777" w:rsidR="005F5D5F" w:rsidRPr="00816B83" w:rsidRDefault="005F5D5F" w:rsidP="005F5D5F">
      <w:pPr>
        <w:ind w:left="360"/>
        <w:rPr>
          <w:b/>
          <w:bCs/>
          <w:sz w:val="24"/>
          <w:szCs w:val="24"/>
        </w:rPr>
      </w:pPr>
      <w:r w:rsidRPr="00816B83">
        <w:rPr>
          <w:b/>
          <w:bCs/>
          <w:sz w:val="24"/>
          <w:szCs w:val="24"/>
        </w:rPr>
        <w:t>Screen 1:</w:t>
      </w:r>
    </w:p>
    <w:p w14:paraId="748DE292" w14:textId="08D91861" w:rsidR="005F5D5F" w:rsidRDefault="005F5D5F" w:rsidP="00872582">
      <w:pPr>
        <w:pStyle w:val="ListParagraph"/>
        <w:numPr>
          <w:ilvl w:val="0"/>
          <w:numId w:val="13"/>
        </w:numPr>
        <w:rPr>
          <w:sz w:val="22"/>
          <w:szCs w:val="22"/>
        </w:rPr>
      </w:pPr>
      <w:r w:rsidRPr="00816B83">
        <w:rPr>
          <w:sz w:val="22"/>
          <w:szCs w:val="22"/>
        </w:rPr>
        <w:t xml:space="preserve">The </w:t>
      </w:r>
      <w:r>
        <w:rPr>
          <w:sz w:val="22"/>
          <w:szCs w:val="22"/>
        </w:rPr>
        <w:t>beneficiaries IBAN need to be captured.</w:t>
      </w:r>
      <w:r w:rsidR="00213706">
        <w:rPr>
          <w:sz w:val="22"/>
          <w:szCs w:val="22"/>
        </w:rPr>
        <w:t xml:space="preserve"> </w:t>
      </w:r>
    </w:p>
    <w:p w14:paraId="1E0D1A14" w14:textId="6D44C0F8" w:rsidR="00213706" w:rsidRPr="00214B69" w:rsidRDefault="00213706" w:rsidP="00872582">
      <w:pPr>
        <w:pStyle w:val="ListParagraph"/>
        <w:numPr>
          <w:ilvl w:val="0"/>
          <w:numId w:val="13"/>
        </w:numPr>
        <w:rPr>
          <w:sz w:val="22"/>
          <w:szCs w:val="22"/>
        </w:rPr>
      </w:pPr>
      <w:r>
        <w:rPr>
          <w:sz w:val="22"/>
          <w:szCs w:val="22"/>
        </w:rPr>
        <w:lastRenderedPageBreak/>
        <w:t xml:space="preserve">User shouldn’t be allowed to enter Al Masraf </w:t>
      </w:r>
      <w:r>
        <w:t xml:space="preserve">IBAN. </w:t>
      </w:r>
    </w:p>
    <w:p w14:paraId="519C5BD0" w14:textId="7E61049B" w:rsidR="00214B69" w:rsidRDefault="00214B69" w:rsidP="00872582">
      <w:pPr>
        <w:pStyle w:val="ListParagraph"/>
        <w:numPr>
          <w:ilvl w:val="0"/>
          <w:numId w:val="13"/>
        </w:numPr>
        <w:rPr>
          <w:sz w:val="22"/>
          <w:szCs w:val="22"/>
        </w:rPr>
      </w:pPr>
      <w:r>
        <w:t>Based on the IBAN, the Bank name should be fetched from master and displayed.</w:t>
      </w:r>
    </w:p>
    <w:p w14:paraId="29411648" w14:textId="77777777" w:rsidR="005F5D5F" w:rsidRDefault="005F5D5F" w:rsidP="00872582">
      <w:pPr>
        <w:pStyle w:val="ListParagraph"/>
        <w:numPr>
          <w:ilvl w:val="0"/>
          <w:numId w:val="13"/>
        </w:numPr>
        <w:rPr>
          <w:sz w:val="22"/>
          <w:szCs w:val="22"/>
        </w:rPr>
      </w:pPr>
      <w:r w:rsidRPr="00816B83">
        <w:rPr>
          <w:sz w:val="22"/>
          <w:szCs w:val="22"/>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4D4A7D" w14:paraId="424B97CF" w14:textId="77777777" w:rsidTr="004D4A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DD2A8E3" w14:textId="77777777" w:rsidR="004D4A7D" w:rsidRDefault="004D4A7D" w:rsidP="007B7289">
            <w:proofErr w:type="gramStart"/>
            <w:r>
              <w:rPr>
                <w:rFonts w:ascii="Calibri" w:hAnsi="Calibri" w:cs="Calibri"/>
                <w:b w:val="0"/>
                <w:bCs w:val="0"/>
                <w:color w:val="FFFFFF"/>
              </w:rPr>
              <w:t>#.No</w:t>
            </w:r>
            <w:proofErr w:type="gramEnd"/>
          </w:p>
        </w:tc>
        <w:tc>
          <w:tcPr>
            <w:tcW w:w="1675" w:type="dxa"/>
          </w:tcPr>
          <w:p w14:paraId="35A5DF7D" w14:textId="77777777" w:rsidR="004D4A7D" w:rsidRDefault="004D4A7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377B7BC7" w14:textId="77777777" w:rsidR="004D4A7D" w:rsidRDefault="004D4A7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17485212" w14:textId="77777777" w:rsidR="004D4A7D" w:rsidRDefault="004D4A7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4C8128AC" w14:textId="77777777" w:rsidR="004D4A7D" w:rsidRDefault="004D4A7D"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120227CD" w14:textId="77777777" w:rsidR="004D4A7D" w:rsidRDefault="004D4A7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77BDAABA" w14:textId="77777777" w:rsidR="004D4A7D" w:rsidRDefault="004D4A7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4D4A7D" w14:paraId="0E02FA18" w14:textId="77777777" w:rsidTr="004D4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90BABF3" w14:textId="77777777" w:rsidR="004D4A7D" w:rsidRPr="001A09D4" w:rsidRDefault="004D4A7D" w:rsidP="00872582">
            <w:pPr>
              <w:pStyle w:val="ListParagraph"/>
              <w:numPr>
                <w:ilvl w:val="0"/>
                <w:numId w:val="21"/>
              </w:numPr>
              <w:spacing w:before="60"/>
              <w:contextualSpacing w:val="0"/>
              <w:jc w:val="both"/>
            </w:pPr>
          </w:p>
        </w:tc>
        <w:tc>
          <w:tcPr>
            <w:tcW w:w="1675" w:type="dxa"/>
          </w:tcPr>
          <w:p w14:paraId="7FD07B9D"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IBAN</w:t>
            </w:r>
          </w:p>
        </w:tc>
        <w:tc>
          <w:tcPr>
            <w:tcW w:w="1335" w:type="dxa"/>
          </w:tcPr>
          <w:p w14:paraId="7C233D47"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6EF2C7BF"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72E5ED6F"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32</w:t>
            </w:r>
          </w:p>
        </w:tc>
        <w:tc>
          <w:tcPr>
            <w:tcW w:w="1308" w:type="dxa"/>
          </w:tcPr>
          <w:p w14:paraId="79D2AFAF"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22AAD03A" w14:textId="5769972A" w:rsidR="004D4A7D" w:rsidRDefault="004D4A7D" w:rsidP="007B7289">
            <w:pPr>
              <w:cnfStyle w:val="000000100000" w:firstRow="0" w:lastRow="0" w:firstColumn="0" w:lastColumn="0" w:oddVBand="0" w:evenVBand="0" w:oddHBand="1" w:evenHBand="0" w:firstRowFirstColumn="0" w:firstRowLastColumn="0" w:lastRowFirstColumn="0" w:lastRowLastColumn="0"/>
            </w:pPr>
            <w:r>
              <w:t xml:space="preserve">The IBAN format to be validated. </w:t>
            </w:r>
            <w:r>
              <w:br/>
            </w:r>
            <w:r>
              <w:br/>
            </w:r>
            <w:r w:rsidRPr="00722B07">
              <w:rPr>
                <w:highlight w:val="yellow"/>
              </w:rPr>
              <w:t>The list of IBAN bank codes to be maintained in MADP. (Need to check with IT)</w:t>
            </w:r>
            <w:r>
              <w:br/>
            </w:r>
            <w:r>
              <w:br/>
              <w:t xml:space="preserve">Shouldn’t allow customers to enter their own account </w:t>
            </w:r>
            <w:r w:rsidR="00213706">
              <w:t xml:space="preserve">IBAN </w:t>
            </w:r>
            <w:r>
              <w:t xml:space="preserve">or any other Al Masraf </w:t>
            </w:r>
            <w:r w:rsidR="00213706">
              <w:t>IBAN</w:t>
            </w:r>
            <w:r>
              <w:t>. It should be throwed error detail.</w:t>
            </w:r>
          </w:p>
        </w:tc>
      </w:tr>
      <w:tr w:rsidR="004D4A7D" w14:paraId="430F6DB7" w14:textId="77777777" w:rsidTr="004D4A7D">
        <w:tc>
          <w:tcPr>
            <w:cnfStyle w:val="001000000000" w:firstRow="0" w:lastRow="0" w:firstColumn="1" w:lastColumn="0" w:oddVBand="0" w:evenVBand="0" w:oddHBand="0" w:evenHBand="0" w:firstRowFirstColumn="0" w:firstRowLastColumn="0" w:lastRowFirstColumn="0" w:lastRowLastColumn="0"/>
            <w:tcW w:w="640" w:type="dxa"/>
          </w:tcPr>
          <w:p w14:paraId="234126F7" w14:textId="77777777" w:rsidR="004D4A7D" w:rsidRPr="001A09D4" w:rsidRDefault="004D4A7D" w:rsidP="00872582">
            <w:pPr>
              <w:pStyle w:val="ListParagraph"/>
              <w:numPr>
                <w:ilvl w:val="0"/>
                <w:numId w:val="21"/>
              </w:numPr>
              <w:spacing w:before="60"/>
              <w:contextualSpacing w:val="0"/>
              <w:jc w:val="both"/>
            </w:pPr>
          </w:p>
        </w:tc>
        <w:tc>
          <w:tcPr>
            <w:tcW w:w="1675" w:type="dxa"/>
          </w:tcPr>
          <w:p w14:paraId="158086B5"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Bank Name</w:t>
            </w:r>
          </w:p>
        </w:tc>
        <w:tc>
          <w:tcPr>
            <w:tcW w:w="1335" w:type="dxa"/>
          </w:tcPr>
          <w:p w14:paraId="7EBC9156"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3208A4D"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Alphabetic</w:t>
            </w:r>
          </w:p>
        </w:tc>
        <w:tc>
          <w:tcPr>
            <w:tcW w:w="1043" w:type="dxa"/>
          </w:tcPr>
          <w:p w14:paraId="326681C4"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218D1538"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3C73D717"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r>
      <w:tr w:rsidR="004D4A7D" w14:paraId="53336B94" w14:textId="77777777" w:rsidTr="004D4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1F0CF96" w14:textId="77777777" w:rsidR="004D4A7D" w:rsidRPr="001A09D4" w:rsidRDefault="004D4A7D" w:rsidP="00872582">
            <w:pPr>
              <w:pStyle w:val="ListParagraph"/>
              <w:numPr>
                <w:ilvl w:val="0"/>
                <w:numId w:val="21"/>
              </w:numPr>
              <w:spacing w:before="60"/>
              <w:contextualSpacing w:val="0"/>
              <w:jc w:val="both"/>
            </w:pPr>
          </w:p>
        </w:tc>
        <w:tc>
          <w:tcPr>
            <w:tcW w:w="1675" w:type="dxa"/>
          </w:tcPr>
          <w:p w14:paraId="4E58799E"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Nick Name</w:t>
            </w:r>
          </w:p>
        </w:tc>
        <w:tc>
          <w:tcPr>
            <w:tcW w:w="1335" w:type="dxa"/>
          </w:tcPr>
          <w:p w14:paraId="333E9138"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0255DDA0"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3323F328"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05340993"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385FEDD2"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p>
        </w:tc>
      </w:tr>
      <w:tr w:rsidR="004D4A7D" w14:paraId="2A1AEBB6" w14:textId="77777777" w:rsidTr="004D4A7D">
        <w:tc>
          <w:tcPr>
            <w:cnfStyle w:val="001000000000" w:firstRow="0" w:lastRow="0" w:firstColumn="1" w:lastColumn="0" w:oddVBand="0" w:evenVBand="0" w:oddHBand="0" w:evenHBand="0" w:firstRowFirstColumn="0" w:firstRowLastColumn="0" w:lastRowFirstColumn="0" w:lastRowLastColumn="0"/>
            <w:tcW w:w="640" w:type="dxa"/>
          </w:tcPr>
          <w:p w14:paraId="76B2E1E2" w14:textId="77777777" w:rsidR="004D4A7D" w:rsidRPr="001A09D4" w:rsidRDefault="004D4A7D" w:rsidP="00872582">
            <w:pPr>
              <w:pStyle w:val="ListParagraph"/>
              <w:numPr>
                <w:ilvl w:val="0"/>
                <w:numId w:val="21"/>
              </w:numPr>
              <w:spacing w:before="60"/>
              <w:contextualSpacing w:val="0"/>
              <w:jc w:val="both"/>
            </w:pPr>
          </w:p>
        </w:tc>
        <w:tc>
          <w:tcPr>
            <w:tcW w:w="1675" w:type="dxa"/>
          </w:tcPr>
          <w:p w14:paraId="47908221"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Full Name</w:t>
            </w:r>
          </w:p>
        </w:tc>
        <w:tc>
          <w:tcPr>
            <w:tcW w:w="1335" w:type="dxa"/>
          </w:tcPr>
          <w:p w14:paraId="0DDCFC8A"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71D0F7B9"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Alphabetic</w:t>
            </w:r>
          </w:p>
        </w:tc>
        <w:tc>
          <w:tcPr>
            <w:tcW w:w="1043" w:type="dxa"/>
          </w:tcPr>
          <w:p w14:paraId="78BC59E2"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6CD11FAC"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2DB8EAF8"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r>
      <w:tr w:rsidR="004D4A7D" w14:paraId="6822DA5D" w14:textId="77777777" w:rsidTr="004D4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5D160C2" w14:textId="77777777" w:rsidR="004D4A7D" w:rsidRPr="001A09D4" w:rsidRDefault="004D4A7D" w:rsidP="00872582">
            <w:pPr>
              <w:pStyle w:val="ListParagraph"/>
              <w:numPr>
                <w:ilvl w:val="0"/>
                <w:numId w:val="21"/>
              </w:numPr>
              <w:spacing w:before="60"/>
              <w:contextualSpacing w:val="0"/>
              <w:jc w:val="both"/>
            </w:pPr>
          </w:p>
        </w:tc>
        <w:tc>
          <w:tcPr>
            <w:tcW w:w="1675" w:type="dxa"/>
          </w:tcPr>
          <w:p w14:paraId="2C79E2CC"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Account Currency</w:t>
            </w:r>
          </w:p>
        </w:tc>
        <w:tc>
          <w:tcPr>
            <w:tcW w:w="1335" w:type="dxa"/>
          </w:tcPr>
          <w:p w14:paraId="5AFE6A4C"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Dropdown</w:t>
            </w:r>
          </w:p>
        </w:tc>
        <w:tc>
          <w:tcPr>
            <w:tcW w:w="1467" w:type="dxa"/>
          </w:tcPr>
          <w:p w14:paraId="6D40DCAB"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6C5E7E02"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3</w:t>
            </w:r>
          </w:p>
        </w:tc>
        <w:tc>
          <w:tcPr>
            <w:tcW w:w="1308" w:type="dxa"/>
          </w:tcPr>
          <w:p w14:paraId="00151688"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440E0000"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p>
        </w:tc>
      </w:tr>
      <w:tr w:rsidR="004D4A7D" w14:paraId="0E77CF46" w14:textId="77777777" w:rsidTr="004D4A7D">
        <w:tc>
          <w:tcPr>
            <w:cnfStyle w:val="001000000000" w:firstRow="0" w:lastRow="0" w:firstColumn="1" w:lastColumn="0" w:oddVBand="0" w:evenVBand="0" w:oddHBand="0" w:evenHBand="0" w:firstRowFirstColumn="0" w:firstRowLastColumn="0" w:lastRowFirstColumn="0" w:lastRowLastColumn="0"/>
            <w:tcW w:w="640" w:type="dxa"/>
          </w:tcPr>
          <w:p w14:paraId="1C200B83" w14:textId="77777777" w:rsidR="004D4A7D" w:rsidRPr="001A09D4" w:rsidRDefault="004D4A7D" w:rsidP="00872582">
            <w:pPr>
              <w:pStyle w:val="ListParagraph"/>
              <w:numPr>
                <w:ilvl w:val="0"/>
                <w:numId w:val="21"/>
              </w:numPr>
              <w:spacing w:before="60"/>
              <w:contextualSpacing w:val="0"/>
              <w:jc w:val="both"/>
            </w:pPr>
          </w:p>
        </w:tc>
        <w:tc>
          <w:tcPr>
            <w:tcW w:w="1675" w:type="dxa"/>
          </w:tcPr>
          <w:p w14:paraId="14665F62"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Next</w:t>
            </w:r>
          </w:p>
        </w:tc>
        <w:tc>
          <w:tcPr>
            <w:tcW w:w="1335" w:type="dxa"/>
          </w:tcPr>
          <w:p w14:paraId="3665EE52"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7F7490B5"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35E0768D"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7F30D05E"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0EB69B7D" w14:textId="77777777" w:rsidR="004D4A7D" w:rsidRDefault="004D4A7D" w:rsidP="007B728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4D4A7D" w14:paraId="24AC04D3" w14:textId="77777777" w:rsidTr="004D4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5576123" w14:textId="77777777" w:rsidR="004D4A7D" w:rsidRPr="001A09D4" w:rsidRDefault="004D4A7D" w:rsidP="00872582">
            <w:pPr>
              <w:pStyle w:val="ListParagraph"/>
              <w:numPr>
                <w:ilvl w:val="0"/>
                <w:numId w:val="21"/>
              </w:numPr>
              <w:spacing w:before="60"/>
              <w:contextualSpacing w:val="0"/>
              <w:jc w:val="both"/>
            </w:pPr>
          </w:p>
        </w:tc>
        <w:tc>
          <w:tcPr>
            <w:tcW w:w="1675" w:type="dxa"/>
          </w:tcPr>
          <w:p w14:paraId="243631BD"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4E1EF813"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151FD7A2"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01A01675"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758A273F" w14:textId="77777777" w:rsidR="004D4A7D" w:rsidRDefault="004D4A7D"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69DD51A2"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2603A44A" w14:textId="77777777" w:rsidR="002D414A" w:rsidRPr="002D414A" w:rsidRDefault="002D414A"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50108430" w14:textId="6D27AC23" w:rsidR="004D4A7D" w:rsidRDefault="002D414A"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On click No, app will remain in the same screen and user can resume further.</w:t>
            </w:r>
          </w:p>
        </w:tc>
      </w:tr>
    </w:tbl>
    <w:p w14:paraId="42BF3B5C" w14:textId="77777777" w:rsidR="005F5D5F" w:rsidRDefault="005F5D5F" w:rsidP="005F5D5F">
      <w:pPr>
        <w:ind w:firstLine="426"/>
        <w:rPr>
          <w:b/>
          <w:bCs/>
          <w:sz w:val="24"/>
          <w:szCs w:val="24"/>
        </w:rPr>
      </w:pPr>
      <w:r w:rsidRPr="009616A4">
        <w:rPr>
          <w:b/>
          <w:bCs/>
          <w:sz w:val="24"/>
          <w:szCs w:val="24"/>
        </w:rPr>
        <w:t>Screen 2:</w:t>
      </w:r>
    </w:p>
    <w:p w14:paraId="3D551230" w14:textId="77777777" w:rsidR="005F5D5F" w:rsidRDefault="005F5D5F" w:rsidP="00872582">
      <w:pPr>
        <w:pStyle w:val="ListParagraph"/>
        <w:numPr>
          <w:ilvl w:val="0"/>
          <w:numId w:val="13"/>
        </w:numPr>
        <w:rPr>
          <w:sz w:val="22"/>
          <w:szCs w:val="22"/>
        </w:rPr>
      </w:pPr>
      <w:r w:rsidRPr="00816B83">
        <w:rPr>
          <w:sz w:val="22"/>
          <w:szCs w:val="22"/>
        </w:rPr>
        <w:t>This section is for the customer to review the details entered in the previous screen and to confirm the same to proceed further for authentication.</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76241B" w14:paraId="0DE01192" w14:textId="77777777" w:rsidTr="00762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CF6F236" w14:textId="77777777" w:rsidR="0076241B" w:rsidRDefault="0076241B" w:rsidP="007B7289">
            <w:proofErr w:type="gramStart"/>
            <w:r>
              <w:rPr>
                <w:rFonts w:ascii="Calibri" w:hAnsi="Calibri" w:cs="Calibri"/>
                <w:b w:val="0"/>
                <w:bCs w:val="0"/>
                <w:color w:val="FFFFFF"/>
              </w:rPr>
              <w:t>#.No</w:t>
            </w:r>
            <w:proofErr w:type="gramEnd"/>
          </w:p>
        </w:tc>
        <w:tc>
          <w:tcPr>
            <w:tcW w:w="1675" w:type="dxa"/>
          </w:tcPr>
          <w:p w14:paraId="08B6F7EF" w14:textId="77777777" w:rsidR="0076241B" w:rsidRDefault="0076241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6E523808" w14:textId="77777777" w:rsidR="0076241B" w:rsidRDefault="0076241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633C6B30" w14:textId="77777777" w:rsidR="0076241B" w:rsidRDefault="0076241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1FE8FA04" w14:textId="77777777" w:rsidR="0076241B" w:rsidRDefault="0076241B"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47CC1C4E" w14:textId="77777777" w:rsidR="0076241B" w:rsidRDefault="0076241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7C66C6A8" w14:textId="77777777" w:rsidR="0076241B" w:rsidRDefault="0076241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76241B" w14:paraId="38687CFA" w14:textId="77777777" w:rsidTr="00762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80ECF4D" w14:textId="77777777" w:rsidR="0076241B" w:rsidRPr="004B0B79" w:rsidRDefault="0076241B" w:rsidP="00872582">
            <w:pPr>
              <w:pStyle w:val="ListParagraph"/>
              <w:numPr>
                <w:ilvl w:val="0"/>
                <w:numId w:val="22"/>
              </w:numPr>
              <w:spacing w:before="60"/>
              <w:contextualSpacing w:val="0"/>
              <w:jc w:val="both"/>
            </w:pPr>
          </w:p>
        </w:tc>
        <w:tc>
          <w:tcPr>
            <w:tcW w:w="1675" w:type="dxa"/>
          </w:tcPr>
          <w:p w14:paraId="1B339ED5"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IBAN</w:t>
            </w:r>
          </w:p>
        </w:tc>
        <w:tc>
          <w:tcPr>
            <w:tcW w:w="1335" w:type="dxa"/>
          </w:tcPr>
          <w:p w14:paraId="26610D66"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744BC87C"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1A57335C"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1E5A2312"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03002A6E"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r>
      <w:tr w:rsidR="0076241B" w14:paraId="49254825" w14:textId="77777777" w:rsidTr="0076241B">
        <w:tc>
          <w:tcPr>
            <w:cnfStyle w:val="001000000000" w:firstRow="0" w:lastRow="0" w:firstColumn="1" w:lastColumn="0" w:oddVBand="0" w:evenVBand="0" w:oddHBand="0" w:evenHBand="0" w:firstRowFirstColumn="0" w:firstRowLastColumn="0" w:lastRowFirstColumn="0" w:lastRowLastColumn="0"/>
            <w:tcW w:w="640" w:type="dxa"/>
          </w:tcPr>
          <w:p w14:paraId="1B8F5373" w14:textId="77777777" w:rsidR="0076241B" w:rsidRPr="004B0B79" w:rsidRDefault="0076241B" w:rsidP="00872582">
            <w:pPr>
              <w:pStyle w:val="ListParagraph"/>
              <w:numPr>
                <w:ilvl w:val="0"/>
                <w:numId w:val="22"/>
              </w:numPr>
              <w:spacing w:before="60"/>
              <w:contextualSpacing w:val="0"/>
              <w:jc w:val="both"/>
            </w:pPr>
          </w:p>
        </w:tc>
        <w:tc>
          <w:tcPr>
            <w:tcW w:w="1675" w:type="dxa"/>
          </w:tcPr>
          <w:p w14:paraId="648117F9"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Nick Name</w:t>
            </w:r>
          </w:p>
        </w:tc>
        <w:tc>
          <w:tcPr>
            <w:tcW w:w="1335" w:type="dxa"/>
          </w:tcPr>
          <w:p w14:paraId="4781AA4F"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546F8665"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5583A788"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36BEFA41"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57934E07"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r>
      <w:tr w:rsidR="0076241B" w14:paraId="26735C51" w14:textId="77777777" w:rsidTr="00762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64D98F8" w14:textId="77777777" w:rsidR="0076241B" w:rsidRPr="004B0B79" w:rsidRDefault="0076241B" w:rsidP="00872582">
            <w:pPr>
              <w:pStyle w:val="ListParagraph"/>
              <w:numPr>
                <w:ilvl w:val="0"/>
                <w:numId w:val="22"/>
              </w:numPr>
              <w:spacing w:before="60"/>
              <w:contextualSpacing w:val="0"/>
              <w:jc w:val="both"/>
            </w:pPr>
          </w:p>
        </w:tc>
        <w:tc>
          <w:tcPr>
            <w:tcW w:w="1675" w:type="dxa"/>
          </w:tcPr>
          <w:p w14:paraId="59F240A7"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Full Name</w:t>
            </w:r>
          </w:p>
        </w:tc>
        <w:tc>
          <w:tcPr>
            <w:tcW w:w="1335" w:type="dxa"/>
          </w:tcPr>
          <w:p w14:paraId="3DA72959"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50EA1DA3"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407FDC0B"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04296612"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433D6C5F"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r>
      <w:tr w:rsidR="0076241B" w14:paraId="199AE224" w14:textId="77777777" w:rsidTr="0076241B">
        <w:tc>
          <w:tcPr>
            <w:cnfStyle w:val="001000000000" w:firstRow="0" w:lastRow="0" w:firstColumn="1" w:lastColumn="0" w:oddVBand="0" w:evenVBand="0" w:oddHBand="0" w:evenHBand="0" w:firstRowFirstColumn="0" w:firstRowLastColumn="0" w:lastRowFirstColumn="0" w:lastRowLastColumn="0"/>
            <w:tcW w:w="640" w:type="dxa"/>
          </w:tcPr>
          <w:p w14:paraId="32A9672B" w14:textId="77777777" w:rsidR="0076241B" w:rsidRPr="004B0B79" w:rsidRDefault="0076241B" w:rsidP="00872582">
            <w:pPr>
              <w:pStyle w:val="ListParagraph"/>
              <w:numPr>
                <w:ilvl w:val="0"/>
                <w:numId w:val="22"/>
              </w:numPr>
              <w:spacing w:before="60"/>
              <w:contextualSpacing w:val="0"/>
              <w:jc w:val="both"/>
            </w:pPr>
          </w:p>
        </w:tc>
        <w:tc>
          <w:tcPr>
            <w:tcW w:w="1675" w:type="dxa"/>
          </w:tcPr>
          <w:p w14:paraId="27E7AAFF"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Account Currency</w:t>
            </w:r>
          </w:p>
        </w:tc>
        <w:tc>
          <w:tcPr>
            <w:tcW w:w="1335" w:type="dxa"/>
          </w:tcPr>
          <w:p w14:paraId="7D97D253"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46CA440"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16E60CE2"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12890795"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2DF48B90"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r>
      <w:tr w:rsidR="0076241B" w14:paraId="5D10478F" w14:textId="77777777" w:rsidTr="00762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5E235D9" w14:textId="77777777" w:rsidR="0076241B" w:rsidRPr="004B0B79" w:rsidRDefault="0076241B" w:rsidP="00872582">
            <w:pPr>
              <w:pStyle w:val="ListParagraph"/>
              <w:numPr>
                <w:ilvl w:val="0"/>
                <w:numId w:val="22"/>
              </w:numPr>
              <w:spacing w:before="60"/>
              <w:contextualSpacing w:val="0"/>
              <w:jc w:val="both"/>
            </w:pPr>
          </w:p>
        </w:tc>
        <w:tc>
          <w:tcPr>
            <w:tcW w:w="1675" w:type="dxa"/>
          </w:tcPr>
          <w:p w14:paraId="3238BD92"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Bank Name</w:t>
            </w:r>
          </w:p>
        </w:tc>
        <w:tc>
          <w:tcPr>
            <w:tcW w:w="1335" w:type="dxa"/>
          </w:tcPr>
          <w:p w14:paraId="45CD478E"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6F3EF14B"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Bank Name</w:t>
            </w:r>
          </w:p>
        </w:tc>
        <w:tc>
          <w:tcPr>
            <w:tcW w:w="1043" w:type="dxa"/>
          </w:tcPr>
          <w:p w14:paraId="5CBBBADD"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28FC8A6D"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7B573EC7"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r>
      <w:tr w:rsidR="0076241B" w14:paraId="2E3162E9" w14:textId="77777777" w:rsidTr="0076241B">
        <w:tc>
          <w:tcPr>
            <w:cnfStyle w:val="001000000000" w:firstRow="0" w:lastRow="0" w:firstColumn="1" w:lastColumn="0" w:oddVBand="0" w:evenVBand="0" w:oddHBand="0" w:evenHBand="0" w:firstRowFirstColumn="0" w:firstRowLastColumn="0" w:lastRowFirstColumn="0" w:lastRowLastColumn="0"/>
            <w:tcW w:w="640" w:type="dxa"/>
          </w:tcPr>
          <w:p w14:paraId="54962F1C" w14:textId="77777777" w:rsidR="0076241B" w:rsidRPr="004B0B79" w:rsidRDefault="0076241B" w:rsidP="00872582">
            <w:pPr>
              <w:pStyle w:val="ListParagraph"/>
              <w:numPr>
                <w:ilvl w:val="0"/>
                <w:numId w:val="22"/>
              </w:numPr>
              <w:spacing w:before="60"/>
              <w:contextualSpacing w:val="0"/>
              <w:jc w:val="both"/>
              <w:rPr>
                <w:b w:val="0"/>
                <w:bCs w:val="0"/>
              </w:rPr>
            </w:pPr>
          </w:p>
        </w:tc>
        <w:tc>
          <w:tcPr>
            <w:tcW w:w="1675" w:type="dxa"/>
          </w:tcPr>
          <w:p w14:paraId="209A302C"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5636CA25"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0EF5D632"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0826ED19"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58627CA5"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5554B85B"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76241B" w14:paraId="4B1DB5AC" w14:textId="77777777" w:rsidTr="00762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7AC550B" w14:textId="77777777" w:rsidR="0076241B" w:rsidRPr="004B0B79" w:rsidRDefault="0076241B" w:rsidP="00872582">
            <w:pPr>
              <w:pStyle w:val="ListParagraph"/>
              <w:numPr>
                <w:ilvl w:val="0"/>
                <w:numId w:val="22"/>
              </w:numPr>
              <w:spacing w:before="60"/>
              <w:contextualSpacing w:val="0"/>
              <w:jc w:val="both"/>
            </w:pPr>
          </w:p>
        </w:tc>
        <w:tc>
          <w:tcPr>
            <w:tcW w:w="1675" w:type="dxa"/>
          </w:tcPr>
          <w:p w14:paraId="69475D03"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71C82A02"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27007A7A"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58675596"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0F4B4F56"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572F42AC" w14:textId="77777777" w:rsidR="0076241B" w:rsidRDefault="0076241B" w:rsidP="007B728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76241B" w14:paraId="162D7ED5" w14:textId="77777777" w:rsidTr="0076241B">
        <w:tc>
          <w:tcPr>
            <w:cnfStyle w:val="001000000000" w:firstRow="0" w:lastRow="0" w:firstColumn="1" w:lastColumn="0" w:oddVBand="0" w:evenVBand="0" w:oddHBand="0" w:evenHBand="0" w:firstRowFirstColumn="0" w:firstRowLastColumn="0" w:lastRowFirstColumn="0" w:lastRowLastColumn="0"/>
            <w:tcW w:w="640" w:type="dxa"/>
          </w:tcPr>
          <w:p w14:paraId="4DCF649F" w14:textId="77777777" w:rsidR="0076241B" w:rsidRPr="004B0B79" w:rsidRDefault="0076241B" w:rsidP="00872582">
            <w:pPr>
              <w:pStyle w:val="ListParagraph"/>
              <w:numPr>
                <w:ilvl w:val="0"/>
                <w:numId w:val="22"/>
              </w:numPr>
              <w:spacing w:before="60"/>
              <w:contextualSpacing w:val="0"/>
              <w:jc w:val="both"/>
            </w:pPr>
          </w:p>
        </w:tc>
        <w:tc>
          <w:tcPr>
            <w:tcW w:w="1675" w:type="dxa"/>
          </w:tcPr>
          <w:p w14:paraId="2853F923"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3889713B"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0BC9C325"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56502CB2"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5CCF82BA" w14:textId="77777777" w:rsidR="0076241B" w:rsidRDefault="0076241B"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7035D1F9" w14:textId="27182685" w:rsidR="002D414A" w:rsidRDefault="002D414A" w:rsidP="002D414A">
            <w:pPr>
              <w:cnfStyle w:val="000000000000" w:firstRow="0" w:lastRow="0" w:firstColumn="0" w:lastColumn="0" w:oddVBand="0" w:evenVBand="0" w:oddHBand="0" w:evenHBand="0" w:firstRowFirstColumn="0" w:firstRowLastColumn="0" w:lastRowFirstColumn="0" w:lastRowLastColumn="0"/>
              <w:rPr>
                <w:rFonts w:cstheme="minorHAnsi"/>
              </w:rPr>
            </w:pPr>
            <w:r>
              <w:t>O</w:t>
            </w:r>
            <w:r>
              <w:rPr>
                <w:rFonts w:cstheme="minorHAnsi"/>
              </w:rPr>
              <w:t>n click the button app will prompt “Do you want to cancel the progress? With an option Yes and No”.</w:t>
            </w:r>
          </w:p>
          <w:p w14:paraId="079D6194" w14:textId="77777777" w:rsidR="002D414A" w:rsidRPr="002D414A" w:rsidRDefault="002D414A"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1FD70026" w14:textId="3620139E" w:rsidR="0076241B" w:rsidRDefault="002D414A"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On click No, app will remain in the same screen and user can resume further.</w:t>
            </w:r>
          </w:p>
        </w:tc>
      </w:tr>
    </w:tbl>
    <w:p w14:paraId="215273B1" w14:textId="77777777" w:rsidR="005F5D5F" w:rsidRDefault="005F5D5F" w:rsidP="005F5D5F">
      <w:pPr>
        <w:ind w:firstLine="426"/>
        <w:rPr>
          <w:b/>
          <w:bCs/>
          <w:sz w:val="24"/>
          <w:szCs w:val="24"/>
        </w:rPr>
      </w:pPr>
      <w:r w:rsidRPr="009616A4">
        <w:rPr>
          <w:b/>
          <w:bCs/>
          <w:sz w:val="24"/>
          <w:szCs w:val="24"/>
        </w:rPr>
        <w:t xml:space="preserve">Screen </w:t>
      </w:r>
      <w:r>
        <w:rPr>
          <w:b/>
          <w:bCs/>
          <w:sz w:val="24"/>
          <w:szCs w:val="24"/>
        </w:rPr>
        <w:t>3</w:t>
      </w:r>
      <w:r w:rsidRPr="009616A4">
        <w:rPr>
          <w:b/>
          <w:bCs/>
          <w:sz w:val="24"/>
          <w:szCs w:val="24"/>
        </w:rPr>
        <w:t>:</w:t>
      </w:r>
    </w:p>
    <w:p w14:paraId="732D1A66" w14:textId="77777777" w:rsidR="005F5D5F" w:rsidRPr="00816B83" w:rsidRDefault="005F5D5F" w:rsidP="00872582">
      <w:pPr>
        <w:pStyle w:val="ListParagraph"/>
        <w:numPr>
          <w:ilvl w:val="0"/>
          <w:numId w:val="13"/>
        </w:numPr>
        <w:rPr>
          <w:sz w:val="22"/>
          <w:szCs w:val="22"/>
        </w:rPr>
      </w:pPr>
      <w:r w:rsidRPr="00816B83">
        <w:rPr>
          <w:sz w:val="22"/>
          <w:szCs w:val="22"/>
        </w:rPr>
        <w:t xml:space="preserve">This section is for the customer to authenticate adding beneficiary. </w:t>
      </w:r>
    </w:p>
    <w:p w14:paraId="245AB7BD" w14:textId="77777777" w:rsidR="005F5D5F" w:rsidRPr="00816B83" w:rsidRDefault="005F5D5F"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47478ABA" w14:textId="77777777" w:rsidR="005F5D5F" w:rsidRDefault="005F5D5F" w:rsidP="005F5D5F">
      <w:pPr>
        <w:ind w:firstLine="426"/>
        <w:rPr>
          <w:b/>
          <w:bCs/>
          <w:sz w:val="24"/>
          <w:szCs w:val="24"/>
        </w:rPr>
      </w:pPr>
      <w:r w:rsidRPr="009616A4">
        <w:rPr>
          <w:b/>
          <w:bCs/>
          <w:sz w:val="24"/>
          <w:szCs w:val="24"/>
        </w:rPr>
        <w:t xml:space="preserve">Screen </w:t>
      </w:r>
      <w:r>
        <w:rPr>
          <w:b/>
          <w:bCs/>
          <w:sz w:val="24"/>
          <w:szCs w:val="24"/>
        </w:rPr>
        <w:t>4</w:t>
      </w:r>
      <w:r w:rsidRPr="009616A4">
        <w:rPr>
          <w:b/>
          <w:bCs/>
          <w:sz w:val="24"/>
          <w:szCs w:val="24"/>
        </w:rPr>
        <w:t>:</w:t>
      </w:r>
    </w:p>
    <w:p w14:paraId="1EA1DCD6" w14:textId="77777777" w:rsidR="005F5D5F" w:rsidRDefault="005F5D5F" w:rsidP="00872582">
      <w:pPr>
        <w:pStyle w:val="ListParagraph"/>
        <w:numPr>
          <w:ilvl w:val="0"/>
          <w:numId w:val="13"/>
        </w:numPr>
        <w:rPr>
          <w:sz w:val="22"/>
          <w:szCs w:val="22"/>
        </w:rPr>
      </w:pPr>
      <w:r w:rsidRPr="00816B83">
        <w:rPr>
          <w:sz w:val="22"/>
          <w:szCs w:val="22"/>
        </w:rPr>
        <w:t xml:space="preserve">This </w:t>
      </w:r>
      <w:r>
        <w:rPr>
          <w:sz w:val="22"/>
          <w:szCs w:val="22"/>
        </w:rPr>
        <w:t>is a success screen where beneficiary additional success or failure will be displayed along with the following details:</w:t>
      </w:r>
    </w:p>
    <w:p w14:paraId="42A1BA5C" w14:textId="77777777" w:rsidR="005F5D5F" w:rsidRDefault="005F5D5F" w:rsidP="00872582">
      <w:pPr>
        <w:pStyle w:val="ListParagraph"/>
        <w:numPr>
          <w:ilvl w:val="1"/>
          <w:numId w:val="13"/>
        </w:numPr>
        <w:rPr>
          <w:sz w:val="22"/>
          <w:szCs w:val="22"/>
        </w:rPr>
      </w:pPr>
      <w:r>
        <w:rPr>
          <w:sz w:val="22"/>
          <w:szCs w:val="22"/>
        </w:rPr>
        <w:t>Status – Success / Failure</w:t>
      </w:r>
    </w:p>
    <w:p w14:paraId="5177333D" w14:textId="77777777" w:rsidR="005F5D5F" w:rsidRDefault="005F5D5F" w:rsidP="00872582">
      <w:pPr>
        <w:pStyle w:val="ListParagraph"/>
        <w:numPr>
          <w:ilvl w:val="1"/>
          <w:numId w:val="13"/>
        </w:numPr>
        <w:rPr>
          <w:sz w:val="22"/>
          <w:szCs w:val="22"/>
        </w:rPr>
      </w:pPr>
      <w:r>
        <w:rPr>
          <w:sz w:val="22"/>
          <w:szCs w:val="22"/>
        </w:rPr>
        <w:t>Status Description</w:t>
      </w:r>
    </w:p>
    <w:p w14:paraId="64F58080" w14:textId="77777777" w:rsidR="005F5D5F" w:rsidRDefault="005F5D5F" w:rsidP="00872582">
      <w:pPr>
        <w:pStyle w:val="ListParagraph"/>
        <w:numPr>
          <w:ilvl w:val="2"/>
          <w:numId w:val="13"/>
        </w:numPr>
        <w:rPr>
          <w:sz w:val="22"/>
          <w:szCs w:val="22"/>
        </w:rPr>
      </w:pPr>
      <w:r w:rsidRPr="005F5D5F">
        <w:rPr>
          <w:sz w:val="22"/>
          <w:szCs w:val="22"/>
        </w:rPr>
        <w:t>If beneficiary added “Beneficiary added successfully”</w:t>
      </w:r>
    </w:p>
    <w:p w14:paraId="394FAA6F" w14:textId="77777777" w:rsidR="005F5D5F" w:rsidRDefault="005F5D5F" w:rsidP="00872582">
      <w:pPr>
        <w:pStyle w:val="ListParagraph"/>
        <w:numPr>
          <w:ilvl w:val="2"/>
          <w:numId w:val="13"/>
        </w:numPr>
        <w:rPr>
          <w:sz w:val="22"/>
          <w:szCs w:val="22"/>
        </w:rPr>
      </w:pPr>
      <w:r w:rsidRPr="005F5D5F">
        <w:rPr>
          <w:sz w:val="22"/>
          <w:szCs w:val="22"/>
        </w:rPr>
        <w:t xml:space="preserve">If beneficiary addition failed “Error message based on scenarios configured” </w:t>
      </w:r>
    </w:p>
    <w:p w14:paraId="404A286F" w14:textId="77777777" w:rsidR="005F5D5F" w:rsidRDefault="005F5D5F" w:rsidP="00872582">
      <w:pPr>
        <w:pStyle w:val="ListParagraph"/>
        <w:numPr>
          <w:ilvl w:val="1"/>
          <w:numId w:val="13"/>
        </w:numPr>
        <w:rPr>
          <w:sz w:val="22"/>
          <w:szCs w:val="22"/>
        </w:rPr>
      </w:pPr>
      <w:r>
        <w:rPr>
          <w:sz w:val="22"/>
          <w:szCs w:val="22"/>
        </w:rPr>
        <w:t>Transaction Reference Number</w:t>
      </w:r>
    </w:p>
    <w:p w14:paraId="77FE086E" w14:textId="77777777" w:rsidR="005F5D5F" w:rsidRDefault="005F5D5F" w:rsidP="00872582">
      <w:pPr>
        <w:pStyle w:val="ListParagraph"/>
        <w:numPr>
          <w:ilvl w:val="1"/>
          <w:numId w:val="13"/>
        </w:numPr>
        <w:rPr>
          <w:sz w:val="22"/>
          <w:szCs w:val="22"/>
        </w:rPr>
      </w:pPr>
      <w:r>
        <w:rPr>
          <w:sz w:val="22"/>
          <w:szCs w:val="22"/>
        </w:rPr>
        <w:t>Transaction Details</w:t>
      </w:r>
    </w:p>
    <w:p w14:paraId="6796698E" w14:textId="475E73E5" w:rsidR="005F5D5F" w:rsidRDefault="005F5D5F" w:rsidP="00872582">
      <w:pPr>
        <w:pStyle w:val="ListParagraph"/>
        <w:numPr>
          <w:ilvl w:val="2"/>
          <w:numId w:val="13"/>
        </w:numPr>
        <w:rPr>
          <w:sz w:val="22"/>
          <w:szCs w:val="22"/>
        </w:rPr>
      </w:pPr>
      <w:r>
        <w:rPr>
          <w:sz w:val="22"/>
          <w:szCs w:val="22"/>
        </w:rPr>
        <w:t>Nick Name</w:t>
      </w:r>
    </w:p>
    <w:p w14:paraId="7BC29D0E" w14:textId="77777777" w:rsidR="006E6B1D" w:rsidRDefault="006E6B1D" w:rsidP="00872582">
      <w:pPr>
        <w:pStyle w:val="ListParagraph"/>
        <w:numPr>
          <w:ilvl w:val="2"/>
          <w:numId w:val="13"/>
        </w:numPr>
        <w:rPr>
          <w:sz w:val="22"/>
          <w:szCs w:val="22"/>
        </w:rPr>
      </w:pPr>
      <w:r>
        <w:rPr>
          <w:sz w:val="22"/>
          <w:szCs w:val="22"/>
        </w:rPr>
        <w:t>Full Name</w:t>
      </w:r>
    </w:p>
    <w:p w14:paraId="105C67B2" w14:textId="16B952C0" w:rsidR="005F5D5F" w:rsidRDefault="006E6B1D" w:rsidP="00872582">
      <w:pPr>
        <w:pStyle w:val="ListParagraph"/>
        <w:numPr>
          <w:ilvl w:val="2"/>
          <w:numId w:val="13"/>
        </w:numPr>
        <w:rPr>
          <w:sz w:val="22"/>
          <w:szCs w:val="22"/>
        </w:rPr>
      </w:pPr>
      <w:r>
        <w:rPr>
          <w:sz w:val="22"/>
          <w:szCs w:val="22"/>
        </w:rPr>
        <w:t>IBAN</w:t>
      </w:r>
    </w:p>
    <w:p w14:paraId="4402DBD9" w14:textId="77777777" w:rsidR="005F5D5F" w:rsidRDefault="005F5D5F" w:rsidP="00872582">
      <w:pPr>
        <w:pStyle w:val="ListParagraph"/>
        <w:numPr>
          <w:ilvl w:val="2"/>
          <w:numId w:val="13"/>
        </w:numPr>
        <w:rPr>
          <w:sz w:val="22"/>
          <w:szCs w:val="22"/>
        </w:rPr>
      </w:pPr>
      <w:r>
        <w:rPr>
          <w:sz w:val="22"/>
          <w:szCs w:val="22"/>
        </w:rPr>
        <w:t>Account Currency</w:t>
      </w:r>
    </w:p>
    <w:p w14:paraId="3CB8F8E9" w14:textId="77777777" w:rsidR="005F5D5F" w:rsidRPr="005F5D5F" w:rsidRDefault="005F5D5F" w:rsidP="00872582">
      <w:pPr>
        <w:pStyle w:val="ListParagraph"/>
        <w:numPr>
          <w:ilvl w:val="2"/>
          <w:numId w:val="13"/>
        </w:numPr>
        <w:rPr>
          <w:sz w:val="22"/>
          <w:szCs w:val="22"/>
        </w:rPr>
      </w:pPr>
      <w:r>
        <w:rPr>
          <w:sz w:val="22"/>
          <w:szCs w:val="22"/>
        </w:rPr>
        <w:t>Bank Name</w:t>
      </w:r>
    </w:p>
    <w:p w14:paraId="1F31DDC2" w14:textId="77777777" w:rsidR="005F5D5F" w:rsidRDefault="005F5D5F" w:rsidP="00872582">
      <w:pPr>
        <w:pStyle w:val="ListParagraph"/>
        <w:numPr>
          <w:ilvl w:val="0"/>
          <w:numId w:val="13"/>
        </w:numPr>
        <w:rPr>
          <w:sz w:val="22"/>
          <w:szCs w:val="22"/>
        </w:rPr>
      </w:pPr>
      <w:r>
        <w:rPr>
          <w:sz w:val="22"/>
          <w:szCs w:val="22"/>
        </w:rPr>
        <w:t>If beneficiary added successfully, the following options will be provided:</w:t>
      </w:r>
    </w:p>
    <w:p w14:paraId="57153085" w14:textId="77777777" w:rsidR="005F5D5F" w:rsidRDefault="005F5D5F" w:rsidP="00872582">
      <w:pPr>
        <w:pStyle w:val="ListParagraph"/>
        <w:numPr>
          <w:ilvl w:val="1"/>
          <w:numId w:val="13"/>
        </w:numPr>
        <w:rPr>
          <w:sz w:val="22"/>
          <w:szCs w:val="22"/>
        </w:rPr>
      </w:pPr>
      <w:r>
        <w:rPr>
          <w:sz w:val="22"/>
          <w:szCs w:val="22"/>
        </w:rPr>
        <w:t>Add New Beneficiary – On click the icon, app will redirect to new beneficiary addition screen.</w:t>
      </w:r>
    </w:p>
    <w:p w14:paraId="62F33E5F" w14:textId="3D90F866" w:rsidR="005F5D5F" w:rsidRDefault="005F5D5F" w:rsidP="00872582">
      <w:pPr>
        <w:pStyle w:val="ListParagraph"/>
        <w:numPr>
          <w:ilvl w:val="1"/>
          <w:numId w:val="13"/>
        </w:numPr>
        <w:rPr>
          <w:sz w:val="22"/>
          <w:szCs w:val="22"/>
        </w:rPr>
      </w:pPr>
      <w:r w:rsidRPr="005F5D5F">
        <w:rPr>
          <w:sz w:val="22"/>
          <w:szCs w:val="22"/>
        </w:rPr>
        <w:lastRenderedPageBreak/>
        <w:t xml:space="preserve">Transfer </w:t>
      </w:r>
      <w:r w:rsidR="00231778">
        <w:rPr>
          <w:sz w:val="22"/>
          <w:szCs w:val="22"/>
        </w:rPr>
        <w:t>Now</w:t>
      </w:r>
      <w:r w:rsidRPr="005F5D5F">
        <w:rPr>
          <w:sz w:val="22"/>
          <w:szCs w:val="22"/>
        </w:rPr>
        <w:t xml:space="preserve"> – On click the icon, app will redirect to fun</w:t>
      </w:r>
      <w:r w:rsidR="00231778">
        <w:rPr>
          <w:sz w:val="22"/>
          <w:szCs w:val="22"/>
        </w:rPr>
        <w:t>d</w:t>
      </w:r>
      <w:r w:rsidRPr="005F5D5F">
        <w:rPr>
          <w:sz w:val="22"/>
          <w:szCs w:val="22"/>
        </w:rPr>
        <w:t xml:space="preserve"> transfer screen, </w:t>
      </w:r>
      <w:r w:rsidR="00231778">
        <w:rPr>
          <w:sz w:val="22"/>
          <w:szCs w:val="22"/>
        </w:rPr>
        <w:t>where</w:t>
      </w:r>
      <w:r w:rsidRPr="005F5D5F">
        <w:rPr>
          <w:sz w:val="22"/>
          <w:szCs w:val="22"/>
        </w:rPr>
        <w:t xml:space="preserve"> the newly added beneficiary will be selected by default.</w:t>
      </w:r>
    </w:p>
    <w:p w14:paraId="14D7BD10" w14:textId="77777777" w:rsidR="00412260" w:rsidRDefault="00412260" w:rsidP="00412260">
      <w:pPr>
        <w:ind w:firstLine="360"/>
        <w:rPr>
          <w:b/>
          <w:bCs/>
          <w:sz w:val="22"/>
          <w:szCs w:val="22"/>
        </w:rPr>
      </w:pPr>
      <w:r w:rsidRPr="00412260">
        <w:rPr>
          <w:b/>
          <w:bCs/>
          <w:sz w:val="22"/>
          <w:szCs w:val="22"/>
        </w:rPr>
        <w:t xml:space="preserve">APIs: </w:t>
      </w:r>
    </w:p>
    <w:p w14:paraId="576C7D91" w14:textId="77777777" w:rsidR="00412260" w:rsidRPr="00412260" w:rsidRDefault="00412260" w:rsidP="00412260">
      <w:pPr>
        <w:pStyle w:val="ListParagraph"/>
        <w:numPr>
          <w:ilvl w:val="0"/>
          <w:numId w:val="13"/>
        </w:numPr>
        <w:rPr>
          <w:sz w:val="22"/>
          <w:szCs w:val="22"/>
        </w:rPr>
      </w:pPr>
      <w:r>
        <w:rPr>
          <w:sz w:val="22"/>
          <w:szCs w:val="22"/>
        </w:rPr>
        <w:t>The app will invoke the beneficiary additional API.</w:t>
      </w:r>
    </w:p>
    <w:p w14:paraId="56A69850" w14:textId="77777777" w:rsidR="00F35A36" w:rsidRDefault="00F35A36" w:rsidP="00816B83">
      <w:pPr>
        <w:pStyle w:val="Heading4"/>
        <w:framePr w:wrap="auto" w:vAnchor="margin" w:yAlign="inline"/>
        <w:numPr>
          <w:ilvl w:val="3"/>
          <w:numId w:val="4"/>
        </w:numPr>
        <w:pBdr>
          <w:left w:val="none" w:sz="0" w:space="0" w:color="auto"/>
          <w:right w:val="none" w:sz="0" w:space="0" w:color="auto"/>
        </w:pBdr>
        <w:rPr>
          <w:szCs w:val="24"/>
        </w:rPr>
      </w:pPr>
      <w:r w:rsidRPr="0005449A">
        <w:rPr>
          <w:szCs w:val="24"/>
        </w:rPr>
        <w:t>International Benefic</w:t>
      </w:r>
      <w:r>
        <w:rPr>
          <w:szCs w:val="24"/>
        </w:rPr>
        <w:t>i</w:t>
      </w:r>
      <w:r w:rsidRPr="0005449A">
        <w:rPr>
          <w:szCs w:val="24"/>
        </w:rPr>
        <w:t>ary</w:t>
      </w:r>
    </w:p>
    <w:p w14:paraId="3590EA4E" w14:textId="0881FD3F" w:rsidR="00921526" w:rsidRDefault="00921526" w:rsidP="00872582">
      <w:pPr>
        <w:pStyle w:val="ListParagraph"/>
        <w:numPr>
          <w:ilvl w:val="0"/>
          <w:numId w:val="13"/>
        </w:numPr>
        <w:rPr>
          <w:sz w:val="22"/>
          <w:szCs w:val="22"/>
        </w:rPr>
      </w:pPr>
      <w:r w:rsidRPr="00816B83">
        <w:rPr>
          <w:sz w:val="22"/>
          <w:szCs w:val="22"/>
        </w:rPr>
        <w:t xml:space="preserve">This section is for the customer </w:t>
      </w:r>
      <w:r w:rsidR="004902F2">
        <w:rPr>
          <w:sz w:val="22"/>
          <w:szCs w:val="22"/>
        </w:rPr>
        <w:t xml:space="preserve">to add </w:t>
      </w:r>
      <w:r w:rsidR="004902F2" w:rsidRPr="00816B83">
        <w:rPr>
          <w:sz w:val="22"/>
          <w:szCs w:val="22"/>
        </w:rPr>
        <w:t>a</w:t>
      </w:r>
      <w:r w:rsidRPr="00816B83">
        <w:rPr>
          <w:sz w:val="22"/>
          <w:szCs w:val="22"/>
        </w:rPr>
        <w:t xml:space="preserve"> </w:t>
      </w:r>
      <w:r w:rsidR="004902F2">
        <w:rPr>
          <w:sz w:val="22"/>
          <w:szCs w:val="22"/>
        </w:rPr>
        <w:t>bank</w:t>
      </w:r>
      <w:r w:rsidRPr="00816B83">
        <w:rPr>
          <w:sz w:val="22"/>
          <w:szCs w:val="22"/>
        </w:rPr>
        <w:t xml:space="preserve"> account holder </w:t>
      </w:r>
      <w:r w:rsidR="004902F2">
        <w:rPr>
          <w:sz w:val="22"/>
          <w:szCs w:val="22"/>
        </w:rPr>
        <w:t xml:space="preserve">outside UAE </w:t>
      </w:r>
      <w:r w:rsidRPr="00816B83">
        <w:rPr>
          <w:sz w:val="22"/>
          <w:szCs w:val="22"/>
        </w:rPr>
        <w:t>as beneficiary.</w:t>
      </w:r>
    </w:p>
    <w:p w14:paraId="58882A7B" w14:textId="77777777" w:rsidR="004902F2" w:rsidRPr="00816B83" w:rsidRDefault="004902F2" w:rsidP="004902F2">
      <w:pPr>
        <w:ind w:left="360"/>
        <w:rPr>
          <w:b/>
          <w:bCs/>
          <w:sz w:val="24"/>
          <w:szCs w:val="24"/>
        </w:rPr>
      </w:pPr>
      <w:r w:rsidRPr="00816B83">
        <w:rPr>
          <w:b/>
          <w:bCs/>
          <w:sz w:val="24"/>
          <w:szCs w:val="24"/>
        </w:rPr>
        <w:t>Screen 1:</w:t>
      </w:r>
    </w:p>
    <w:p w14:paraId="57E85B02" w14:textId="77777777" w:rsidR="00EC108D" w:rsidRDefault="004902F2" w:rsidP="00872582">
      <w:pPr>
        <w:pStyle w:val="ListParagraph"/>
        <w:numPr>
          <w:ilvl w:val="0"/>
          <w:numId w:val="13"/>
        </w:numPr>
        <w:rPr>
          <w:sz w:val="22"/>
          <w:szCs w:val="22"/>
        </w:rPr>
      </w:pPr>
      <w:r w:rsidRPr="00816B83">
        <w:rPr>
          <w:sz w:val="22"/>
          <w:szCs w:val="22"/>
        </w:rPr>
        <w:t xml:space="preserve">The </w:t>
      </w:r>
      <w:r>
        <w:rPr>
          <w:sz w:val="22"/>
          <w:szCs w:val="22"/>
        </w:rPr>
        <w:t xml:space="preserve">beneficiaries first need to select </w:t>
      </w:r>
      <w:r w:rsidR="00EC108D">
        <w:rPr>
          <w:sz w:val="22"/>
          <w:szCs w:val="22"/>
        </w:rPr>
        <w:t xml:space="preserve">the country. Based on the country select user will have the option to enter either </w:t>
      </w:r>
    </w:p>
    <w:p w14:paraId="7AD29A7B" w14:textId="3E7B40AC" w:rsidR="004902F2" w:rsidRDefault="004902F2" w:rsidP="00872582">
      <w:pPr>
        <w:pStyle w:val="ListParagraph"/>
        <w:numPr>
          <w:ilvl w:val="1"/>
          <w:numId w:val="13"/>
        </w:numPr>
        <w:rPr>
          <w:sz w:val="22"/>
          <w:szCs w:val="22"/>
        </w:rPr>
      </w:pPr>
      <w:r>
        <w:rPr>
          <w:sz w:val="22"/>
          <w:szCs w:val="22"/>
        </w:rPr>
        <w:t xml:space="preserve">IBAN </w:t>
      </w:r>
      <w:r w:rsidR="00EC108D">
        <w:rPr>
          <w:sz w:val="22"/>
          <w:szCs w:val="22"/>
        </w:rPr>
        <w:t>(or)</w:t>
      </w:r>
    </w:p>
    <w:p w14:paraId="7F06976B" w14:textId="0CFAA0B1" w:rsidR="00EC108D" w:rsidRDefault="00EC108D" w:rsidP="00872582">
      <w:pPr>
        <w:pStyle w:val="ListParagraph"/>
        <w:numPr>
          <w:ilvl w:val="1"/>
          <w:numId w:val="13"/>
        </w:numPr>
        <w:rPr>
          <w:sz w:val="22"/>
          <w:szCs w:val="22"/>
        </w:rPr>
      </w:pPr>
      <w:r>
        <w:rPr>
          <w:sz w:val="22"/>
          <w:szCs w:val="22"/>
        </w:rPr>
        <w:t>Account Number and Routing Code</w:t>
      </w:r>
    </w:p>
    <w:p w14:paraId="468BD31F" w14:textId="3D2D6675" w:rsidR="00EA179B" w:rsidRDefault="00EC108D" w:rsidP="00872582">
      <w:pPr>
        <w:pStyle w:val="ListParagraph"/>
        <w:numPr>
          <w:ilvl w:val="0"/>
          <w:numId w:val="13"/>
        </w:numPr>
        <w:rPr>
          <w:sz w:val="22"/>
          <w:szCs w:val="22"/>
        </w:rPr>
      </w:pPr>
      <w:r>
        <w:rPr>
          <w:sz w:val="22"/>
          <w:szCs w:val="22"/>
        </w:rPr>
        <w:t>If user entered an IBAN</w:t>
      </w:r>
      <w:r w:rsidR="00EA179B">
        <w:rPr>
          <w:sz w:val="22"/>
          <w:szCs w:val="22"/>
        </w:rPr>
        <w:t>, it needs to be validated against the UAE bank IBAN codes. If user tries to enter an UAE bank IBAN it shouldn’t be allowed.</w:t>
      </w:r>
    </w:p>
    <w:p w14:paraId="0132EF28" w14:textId="77777777" w:rsidR="006C5D42" w:rsidRDefault="00071BB0" w:rsidP="00872582">
      <w:pPr>
        <w:pStyle w:val="ListParagraph"/>
        <w:numPr>
          <w:ilvl w:val="0"/>
          <w:numId w:val="13"/>
        </w:numPr>
        <w:rPr>
          <w:sz w:val="22"/>
          <w:szCs w:val="22"/>
        </w:rPr>
      </w:pPr>
      <w:r>
        <w:rPr>
          <w:sz w:val="22"/>
          <w:szCs w:val="22"/>
        </w:rPr>
        <w:t>On click verify link next to the routing code, app will fetch and display the bank name, b</w:t>
      </w:r>
      <w:r w:rsidR="006C5D42">
        <w:rPr>
          <w:sz w:val="22"/>
          <w:szCs w:val="22"/>
        </w:rPr>
        <w:t xml:space="preserve">ranch name and branch address </w:t>
      </w:r>
    </w:p>
    <w:p w14:paraId="517FFD01" w14:textId="2E5A00C2" w:rsidR="006C5D42" w:rsidRDefault="006C5D42" w:rsidP="00872582">
      <w:pPr>
        <w:pStyle w:val="ListParagraph"/>
        <w:numPr>
          <w:ilvl w:val="0"/>
          <w:numId w:val="13"/>
        </w:numPr>
        <w:rPr>
          <w:sz w:val="22"/>
          <w:szCs w:val="22"/>
        </w:rPr>
      </w:pPr>
      <w:r>
        <w:rPr>
          <w:sz w:val="22"/>
          <w:szCs w:val="22"/>
        </w:rPr>
        <w:t xml:space="preserve">If user don’t know the routing code, needs to click on the find routing code link. On click the link, app will invoke a </w:t>
      </w:r>
      <w:r w:rsidR="00214B69">
        <w:rPr>
          <w:sz w:val="22"/>
          <w:szCs w:val="22"/>
        </w:rPr>
        <w:t>pop-up</w:t>
      </w:r>
      <w:r>
        <w:rPr>
          <w:sz w:val="22"/>
          <w:szCs w:val="22"/>
        </w:rPr>
        <w:t xml:space="preserve"> screen and the following will be displayed:</w:t>
      </w:r>
    </w:p>
    <w:p w14:paraId="17D16855" w14:textId="77777777" w:rsidR="006C5D42" w:rsidRDefault="00C652E0" w:rsidP="00872582">
      <w:pPr>
        <w:pStyle w:val="ListParagraph"/>
        <w:numPr>
          <w:ilvl w:val="1"/>
          <w:numId w:val="13"/>
        </w:numPr>
        <w:rPr>
          <w:sz w:val="22"/>
          <w:szCs w:val="22"/>
        </w:rPr>
      </w:pPr>
      <w:r>
        <w:rPr>
          <w:sz w:val="22"/>
          <w:szCs w:val="22"/>
        </w:rPr>
        <w:t xml:space="preserve">User should select the Bank Name from dropdown. </w:t>
      </w:r>
    </w:p>
    <w:p w14:paraId="2152B3E7" w14:textId="77777777" w:rsidR="006C5D42" w:rsidRDefault="00C652E0" w:rsidP="00872582">
      <w:pPr>
        <w:pStyle w:val="ListParagraph"/>
        <w:numPr>
          <w:ilvl w:val="1"/>
          <w:numId w:val="13"/>
        </w:numPr>
        <w:rPr>
          <w:sz w:val="22"/>
          <w:szCs w:val="22"/>
        </w:rPr>
      </w:pPr>
      <w:r>
        <w:rPr>
          <w:sz w:val="22"/>
          <w:szCs w:val="22"/>
        </w:rPr>
        <w:t xml:space="preserve">Based on the bank select, the list of cities will be populated in next dropdown. </w:t>
      </w:r>
    </w:p>
    <w:p w14:paraId="487E944F" w14:textId="77777777" w:rsidR="006C5D42" w:rsidRDefault="00C652E0" w:rsidP="00872582">
      <w:pPr>
        <w:pStyle w:val="ListParagraph"/>
        <w:numPr>
          <w:ilvl w:val="1"/>
          <w:numId w:val="13"/>
        </w:numPr>
        <w:rPr>
          <w:sz w:val="22"/>
          <w:szCs w:val="22"/>
        </w:rPr>
      </w:pPr>
      <w:r>
        <w:rPr>
          <w:sz w:val="22"/>
          <w:szCs w:val="22"/>
        </w:rPr>
        <w:t xml:space="preserve">On select a city, the list of branches will be populated within the city. </w:t>
      </w:r>
    </w:p>
    <w:p w14:paraId="4B3B86D0" w14:textId="4B66931B" w:rsidR="00C652E0" w:rsidRDefault="00C652E0" w:rsidP="00872582">
      <w:pPr>
        <w:pStyle w:val="ListParagraph"/>
        <w:numPr>
          <w:ilvl w:val="1"/>
          <w:numId w:val="13"/>
        </w:numPr>
        <w:rPr>
          <w:sz w:val="22"/>
          <w:szCs w:val="22"/>
        </w:rPr>
      </w:pPr>
      <w:r>
        <w:rPr>
          <w:sz w:val="22"/>
          <w:szCs w:val="22"/>
        </w:rPr>
        <w:t xml:space="preserve">On select a branch, the branch address along with routing number will be displayed (if there are more than one branch in that selected location, then all the </w:t>
      </w:r>
      <w:proofErr w:type="gramStart"/>
      <w:r w:rsidR="006C5D42">
        <w:rPr>
          <w:sz w:val="22"/>
          <w:szCs w:val="22"/>
        </w:rPr>
        <w:t>branches</w:t>
      </w:r>
      <w:proofErr w:type="gramEnd"/>
      <w:r>
        <w:rPr>
          <w:sz w:val="22"/>
          <w:szCs w:val="22"/>
        </w:rPr>
        <w:t xml:space="preserve"> details will be populated in list and user will have the option to select any one).</w:t>
      </w:r>
    </w:p>
    <w:p w14:paraId="793A63E9" w14:textId="0981002A" w:rsidR="00A563C7" w:rsidRDefault="00A563C7" w:rsidP="00872582">
      <w:pPr>
        <w:pStyle w:val="ListParagraph"/>
        <w:numPr>
          <w:ilvl w:val="1"/>
          <w:numId w:val="13"/>
        </w:numPr>
        <w:rPr>
          <w:sz w:val="22"/>
          <w:szCs w:val="22"/>
        </w:rPr>
      </w:pPr>
      <w:r>
        <w:rPr>
          <w:sz w:val="22"/>
          <w:szCs w:val="22"/>
        </w:rPr>
        <w:t>On click submit button, app will redirect to the previous screen and fill all the details including routing cod, bank name, branch name and branch address</w:t>
      </w:r>
    </w:p>
    <w:p w14:paraId="7C7D4CCD" w14:textId="18EFE75E" w:rsidR="004902F2" w:rsidRDefault="004902F2" w:rsidP="00872582">
      <w:pPr>
        <w:pStyle w:val="ListParagraph"/>
        <w:numPr>
          <w:ilvl w:val="0"/>
          <w:numId w:val="13"/>
        </w:numPr>
        <w:rPr>
          <w:sz w:val="22"/>
          <w:szCs w:val="22"/>
        </w:rPr>
      </w:pPr>
      <w:r w:rsidRPr="00816B83">
        <w:rPr>
          <w:sz w:val="22"/>
          <w:szCs w:val="22"/>
        </w:rPr>
        <w:t>The screen includes the following fields: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7466C5" w14:paraId="242DE9AA"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C67BE3F" w14:textId="77777777" w:rsidR="007466C5" w:rsidRDefault="007466C5" w:rsidP="007B7289">
            <w:proofErr w:type="gramStart"/>
            <w:r>
              <w:rPr>
                <w:rFonts w:ascii="Calibri" w:hAnsi="Calibri" w:cs="Calibri"/>
                <w:b w:val="0"/>
                <w:bCs w:val="0"/>
                <w:color w:val="FFFFFF"/>
              </w:rPr>
              <w:t>#.No</w:t>
            </w:r>
            <w:proofErr w:type="gramEnd"/>
          </w:p>
        </w:tc>
        <w:tc>
          <w:tcPr>
            <w:tcW w:w="1675" w:type="dxa"/>
          </w:tcPr>
          <w:p w14:paraId="12FA506E" w14:textId="77777777" w:rsidR="007466C5" w:rsidRDefault="007466C5"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27EC41C3" w14:textId="77777777" w:rsidR="007466C5" w:rsidRDefault="007466C5"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2DA3995A" w14:textId="77777777" w:rsidR="007466C5" w:rsidRDefault="007466C5"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783EDE6B" w14:textId="77777777" w:rsidR="007466C5" w:rsidRDefault="007466C5"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1EE7AF13" w14:textId="77777777" w:rsidR="007466C5" w:rsidRDefault="007466C5"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39343DA6" w14:textId="77777777" w:rsidR="007466C5" w:rsidRDefault="007466C5"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DC4F36" w14:paraId="2C4E797B"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B99AF18" w14:textId="77777777" w:rsidR="00DC4F36" w:rsidRPr="001A09D4" w:rsidRDefault="00DC4F36" w:rsidP="00872582">
            <w:pPr>
              <w:pStyle w:val="ListParagraph"/>
              <w:numPr>
                <w:ilvl w:val="0"/>
                <w:numId w:val="23"/>
              </w:numPr>
              <w:spacing w:before="60"/>
              <w:contextualSpacing w:val="0"/>
              <w:jc w:val="both"/>
            </w:pPr>
          </w:p>
        </w:tc>
        <w:tc>
          <w:tcPr>
            <w:tcW w:w="1675" w:type="dxa"/>
          </w:tcPr>
          <w:p w14:paraId="11DF00D7" w14:textId="331ED909" w:rsidR="00DC4F36" w:rsidRDefault="00DC4F36" w:rsidP="007B7289">
            <w:pPr>
              <w:cnfStyle w:val="000000100000" w:firstRow="0" w:lastRow="0" w:firstColumn="0" w:lastColumn="0" w:oddVBand="0" w:evenVBand="0" w:oddHBand="1" w:evenHBand="0" w:firstRowFirstColumn="0" w:firstRowLastColumn="0" w:lastRowFirstColumn="0" w:lastRowLastColumn="0"/>
            </w:pPr>
            <w:r>
              <w:t>Country</w:t>
            </w:r>
          </w:p>
        </w:tc>
        <w:tc>
          <w:tcPr>
            <w:tcW w:w="1335" w:type="dxa"/>
          </w:tcPr>
          <w:p w14:paraId="332FF8C5" w14:textId="28682DB1" w:rsidR="00DC4F36" w:rsidRDefault="00DC4F36" w:rsidP="007B7289">
            <w:pPr>
              <w:cnfStyle w:val="000000100000" w:firstRow="0" w:lastRow="0" w:firstColumn="0" w:lastColumn="0" w:oddVBand="0" w:evenVBand="0" w:oddHBand="1" w:evenHBand="0" w:firstRowFirstColumn="0" w:firstRowLastColumn="0" w:lastRowFirstColumn="0" w:lastRowLastColumn="0"/>
            </w:pPr>
            <w:r>
              <w:t>Dropdown</w:t>
            </w:r>
          </w:p>
        </w:tc>
        <w:tc>
          <w:tcPr>
            <w:tcW w:w="1467" w:type="dxa"/>
          </w:tcPr>
          <w:p w14:paraId="52676E0A" w14:textId="77777777" w:rsidR="00DC4F36" w:rsidRDefault="00DC4F36"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64F5529E" w14:textId="77777777" w:rsidR="00DC4F36" w:rsidRDefault="00DC4F36"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326F6133" w14:textId="77777777" w:rsidR="00DC4F36" w:rsidRDefault="00DC4F36"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75F0A748" w14:textId="77777777" w:rsidR="00DC4F36" w:rsidRDefault="00DC4F36" w:rsidP="007B7289">
            <w:pPr>
              <w:cnfStyle w:val="000000100000" w:firstRow="0" w:lastRow="0" w:firstColumn="0" w:lastColumn="0" w:oddVBand="0" w:evenVBand="0" w:oddHBand="1" w:evenHBand="0" w:firstRowFirstColumn="0" w:firstRowLastColumn="0" w:lastRowFirstColumn="0" w:lastRowLastColumn="0"/>
            </w:pPr>
          </w:p>
        </w:tc>
      </w:tr>
      <w:tr w:rsidR="007466C5" w14:paraId="279B4F41"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1069E8DD" w14:textId="77777777" w:rsidR="007466C5" w:rsidRPr="001A09D4" w:rsidRDefault="007466C5" w:rsidP="00872582">
            <w:pPr>
              <w:pStyle w:val="ListParagraph"/>
              <w:numPr>
                <w:ilvl w:val="0"/>
                <w:numId w:val="23"/>
              </w:numPr>
              <w:spacing w:before="60"/>
              <w:contextualSpacing w:val="0"/>
              <w:jc w:val="both"/>
            </w:pPr>
          </w:p>
        </w:tc>
        <w:tc>
          <w:tcPr>
            <w:tcW w:w="1675" w:type="dxa"/>
          </w:tcPr>
          <w:p w14:paraId="4A173269" w14:textId="77777777" w:rsidR="007466C5" w:rsidRDefault="007466C5" w:rsidP="007B7289">
            <w:pPr>
              <w:cnfStyle w:val="000000000000" w:firstRow="0" w:lastRow="0" w:firstColumn="0" w:lastColumn="0" w:oddVBand="0" w:evenVBand="0" w:oddHBand="0" w:evenHBand="0" w:firstRowFirstColumn="0" w:firstRowLastColumn="0" w:lastRowFirstColumn="0" w:lastRowLastColumn="0"/>
            </w:pPr>
            <w:r>
              <w:t>IBAN</w:t>
            </w:r>
          </w:p>
        </w:tc>
        <w:tc>
          <w:tcPr>
            <w:tcW w:w="1335" w:type="dxa"/>
          </w:tcPr>
          <w:p w14:paraId="76F5D4F6" w14:textId="77777777" w:rsidR="007466C5" w:rsidRDefault="007466C5" w:rsidP="007B7289">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4FF7D402" w14:textId="77777777" w:rsidR="007466C5" w:rsidRDefault="007466C5" w:rsidP="007B7289">
            <w:pPr>
              <w:cnfStyle w:val="000000000000" w:firstRow="0" w:lastRow="0" w:firstColumn="0" w:lastColumn="0" w:oddVBand="0" w:evenVBand="0" w:oddHBand="0" w:evenHBand="0" w:firstRowFirstColumn="0" w:firstRowLastColumn="0" w:lastRowFirstColumn="0" w:lastRowLastColumn="0"/>
            </w:pPr>
            <w:r>
              <w:t>Alphanumeric</w:t>
            </w:r>
          </w:p>
        </w:tc>
        <w:tc>
          <w:tcPr>
            <w:tcW w:w="1043" w:type="dxa"/>
          </w:tcPr>
          <w:p w14:paraId="718D2744" w14:textId="77777777" w:rsidR="007466C5" w:rsidRDefault="007466C5" w:rsidP="007B7289">
            <w:pPr>
              <w:cnfStyle w:val="000000000000" w:firstRow="0" w:lastRow="0" w:firstColumn="0" w:lastColumn="0" w:oddVBand="0" w:evenVBand="0" w:oddHBand="0" w:evenHBand="0" w:firstRowFirstColumn="0" w:firstRowLastColumn="0" w:lastRowFirstColumn="0" w:lastRowLastColumn="0"/>
            </w:pPr>
            <w:r>
              <w:t>32</w:t>
            </w:r>
          </w:p>
        </w:tc>
        <w:tc>
          <w:tcPr>
            <w:tcW w:w="1308" w:type="dxa"/>
          </w:tcPr>
          <w:p w14:paraId="4F28540A" w14:textId="77777777" w:rsidR="007466C5" w:rsidRDefault="007466C5" w:rsidP="007B7289">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592CD2AE" w14:textId="6A8A8E90" w:rsidR="007466C5" w:rsidRDefault="007466C5" w:rsidP="007B7289">
            <w:pPr>
              <w:cnfStyle w:val="000000000000" w:firstRow="0" w:lastRow="0" w:firstColumn="0" w:lastColumn="0" w:oddVBand="0" w:evenVBand="0" w:oddHBand="0" w:evenHBand="0" w:firstRowFirstColumn="0" w:firstRowLastColumn="0" w:lastRowFirstColumn="0" w:lastRowLastColumn="0"/>
            </w:pPr>
            <w:r>
              <w:t xml:space="preserve">The IBAN format to be validated. </w:t>
            </w:r>
            <w:r>
              <w:br/>
            </w:r>
            <w:r>
              <w:br/>
            </w:r>
            <w:r w:rsidRPr="00722B07">
              <w:rPr>
                <w:highlight w:val="yellow"/>
              </w:rPr>
              <w:t>The list of IBAN bank codes to be maintained in MADP. (Need to check with IT)</w:t>
            </w:r>
            <w:r>
              <w:br/>
            </w:r>
            <w:r>
              <w:br/>
              <w:t xml:space="preserve">Shouldn’t allow customers to enter their own account </w:t>
            </w:r>
            <w:r w:rsidR="00213706">
              <w:t>IBAN</w:t>
            </w:r>
            <w:r>
              <w:t xml:space="preserve"> or any other Al </w:t>
            </w:r>
            <w:r>
              <w:lastRenderedPageBreak/>
              <w:t xml:space="preserve">Masraf </w:t>
            </w:r>
            <w:r w:rsidR="00213706">
              <w:t xml:space="preserve">IBAN </w:t>
            </w:r>
            <w:r w:rsidR="00DC4F36">
              <w:t xml:space="preserve">or other UAE bank </w:t>
            </w:r>
            <w:r w:rsidR="00213706">
              <w:t>IBAN</w:t>
            </w:r>
            <w:r>
              <w:t>. It should be throwed error detail.</w:t>
            </w:r>
          </w:p>
        </w:tc>
      </w:tr>
      <w:tr w:rsidR="00DC4F36" w14:paraId="674B642D"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B560420" w14:textId="77777777" w:rsidR="00DC4F36" w:rsidRPr="001A09D4" w:rsidRDefault="00DC4F36" w:rsidP="00872582">
            <w:pPr>
              <w:pStyle w:val="ListParagraph"/>
              <w:numPr>
                <w:ilvl w:val="0"/>
                <w:numId w:val="23"/>
              </w:numPr>
              <w:spacing w:before="60"/>
              <w:contextualSpacing w:val="0"/>
              <w:jc w:val="both"/>
            </w:pPr>
          </w:p>
        </w:tc>
        <w:tc>
          <w:tcPr>
            <w:tcW w:w="1675" w:type="dxa"/>
          </w:tcPr>
          <w:p w14:paraId="6DE92513" w14:textId="56B1B0BF" w:rsidR="00212AFE" w:rsidRDefault="00212AFE" w:rsidP="007B7289">
            <w:pPr>
              <w:cnfStyle w:val="000000100000" w:firstRow="0" w:lastRow="0" w:firstColumn="0" w:lastColumn="0" w:oddVBand="0" w:evenVBand="0" w:oddHBand="1" w:evenHBand="0" w:firstRowFirstColumn="0" w:firstRowLastColumn="0" w:lastRowFirstColumn="0" w:lastRowLastColumn="0"/>
            </w:pPr>
            <w:r>
              <w:t>Account Number</w:t>
            </w:r>
          </w:p>
        </w:tc>
        <w:tc>
          <w:tcPr>
            <w:tcW w:w="1335" w:type="dxa"/>
          </w:tcPr>
          <w:p w14:paraId="244047DC" w14:textId="13959637" w:rsidR="00DC4F36" w:rsidRDefault="00AC0D46" w:rsidP="007B728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5111836F" w14:textId="107BC27C" w:rsidR="00DC4F36" w:rsidRDefault="00AC0D46" w:rsidP="007B7289">
            <w:pPr>
              <w:cnfStyle w:val="000000100000" w:firstRow="0" w:lastRow="0" w:firstColumn="0" w:lastColumn="0" w:oddVBand="0" w:evenVBand="0" w:oddHBand="1" w:evenHBand="0" w:firstRowFirstColumn="0" w:firstRowLastColumn="0" w:lastRowFirstColumn="0" w:lastRowLastColumn="0"/>
            </w:pPr>
            <w:r>
              <w:t>Numeric</w:t>
            </w:r>
          </w:p>
        </w:tc>
        <w:tc>
          <w:tcPr>
            <w:tcW w:w="1043" w:type="dxa"/>
          </w:tcPr>
          <w:p w14:paraId="27EC223A" w14:textId="77777777" w:rsidR="00DC4F36" w:rsidRDefault="00DC4F36"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28E9C9F0" w14:textId="77777777" w:rsidR="00DC4F36" w:rsidRDefault="00DC4F36"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2BF4BEE0" w14:textId="77777777" w:rsidR="00DC4F36" w:rsidRDefault="00DC4F36" w:rsidP="007B7289">
            <w:pPr>
              <w:cnfStyle w:val="000000100000" w:firstRow="0" w:lastRow="0" w:firstColumn="0" w:lastColumn="0" w:oddVBand="0" w:evenVBand="0" w:oddHBand="1" w:evenHBand="0" w:firstRowFirstColumn="0" w:firstRowLastColumn="0" w:lastRowFirstColumn="0" w:lastRowLastColumn="0"/>
            </w:pPr>
          </w:p>
        </w:tc>
      </w:tr>
      <w:tr w:rsidR="00212AFE" w14:paraId="362519F9"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378746C6" w14:textId="77777777" w:rsidR="00212AFE" w:rsidRPr="001A09D4" w:rsidRDefault="00212AFE" w:rsidP="00872582">
            <w:pPr>
              <w:pStyle w:val="ListParagraph"/>
              <w:numPr>
                <w:ilvl w:val="0"/>
                <w:numId w:val="23"/>
              </w:numPr>
              <w:spacing w:before="60"/>
              <w:contextualSpacing w:val="0"/>
              <w:jc w:val="both"/>
            </w:pPr>
          </w:p>
        </w:tc>
        <w:tc>
          <w:tcPr>
            <w:tcW w:w="1675" w:type="dxa"/>
          </w:tcPr>
          <w:p w14:paraId="5BB2EDB3" w14:textId="20BB774E" w:rsidR="00212AFE" w:rsidRDefault="00212AFE" w:rsidP="00212AFE">
            <w:pPr>
              <w:cnfStyle w:val="000000000000" w:firstRow="0" w:lastRow="0" w:firstColumn="0" w:lastColumn="0" w:oddVBand="0" w:evenVBand="0" w:oddHBand="0" w:evenHBand="0" w:firstRowFirstColumn="0" w:firstRowLastColumn="0" w:lastRowFirstColumn="0" w:lastRowLastColumn="0"/>
            </w:pPr>
            <w:r>
              <w:t>Account Currency</w:t>
            </w:r>
          </w:p>
        </w:tc>
        <w:tc>
          <w:tcPr>
            <w:tcW w:w="1335" w:type="dxa"/>
          </w:tcPr>
          <w:p w14:paraId="7A55C8B6" w14:textId="52DCB0DE" w:rsidR="00212AFE" w:rsidRDefault="00212AFE" w:rsidP="00212AFE">
            <w:pPr>
              <w:cnfStyle w:val="000000000000" w:firstRow="0" w:lastRow="0" w:firstColumn="0" w:lastColumn="0" w:oddVBand="0" w:evenVBand="0" w:oddHBand="0" w:evenHBand="0" w:firstRowFirstColumn="0" w:firstRowLastColumn="0" w:lastRowFirstColumn="0" w:lastRowLastColumn="0"/>
            </w:pPr>
            <w:r>
              <w:t>Dropdown</w:t>
            </w:r>
          </w:p>
        </w:tc>
        <w:tc>
          <w:tcPr>
            <w:tcW w:w="1467" w:type="dxa"/>
          </w:tcPr>
          <w:p w14:paraId="4801E268"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c>
          <w:tcPr>
            <w:tcW w:w="1043" w:type="dxa"/>
          </w:tcPr>
          <w:p w14:paraId="0B578607" w14:textId="777A2410" w:rsidR="00212AFE" w:rsidRDefault="00212AFE" w:rsidP="00212AFE">
            <w:pPr>
              <w:cnfStyle w:val="000000000000" w:firstRow="0" w:lastRow="0" w:firstColumn="0" w:lastColumn="0" w:oddVBand="0" w:evenVBand="0" w:oddHBand="0" w:evenHBand="0" w:firstRowFirstColumn="0" w:firstRowLastColumn="0" w:lastRowFirstColumn="0" w:lastRowLastColumn="0"/>
            </w:pPr>
            <w:r>
              <w:t>3</w:t>
            </w:r>
          </w:p>
        </w:tc>
        <w:tc>
          <w:tcPr>
            <w:tcW w:w="1308" w:type="dxa"/>
          </w:tcPr>
          <w:p w14:paraId="37BD70A4" w14:textId="23C67DD7" w:rsidR="00212AFE" w:rsidRDefault="00212AFE" w:rsidP="00212AFE">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799722F5"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r>
      <w:tr w:rsidR="00212AFE" w14:paraId="17A4A03D"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54A7F66" w14:textId="77777777" w:rsidR="00212AFE" w:rsidRPr="001A09D4" w:rsidRDefault="00212AFE" w:rsidP="00872582">
            <w:pPr>
              <w:pStyle w:val="ListParagraph"/>
              <w:numPr>
                <w:ilvl w:val="0"/>
                <w:numId w:val="23"/>
              </w:numPr>
              <w:spacing w:before="60"/>
              <w:contextualSpacing w:val="0"/>
              <w:jc w:val="both"/>
            </w:pPr>
          </w:p>
        </w:tc>
        <w:tc>
          <w:tcPr>
            <w:tcW w:w="1675" w:type="dxa"/>
          </w:tcPr>
          <w:p w14:paraId="16062155" w14:textId="0E831A22" w:rsidR="00212AFE" w:rsidRDefault="00212AFE" w:rsidP="00212AFE">
            <w:pPr>
              <w:cnfStyle w:val="000000100000" w:firstRow="0" w:lastRow="0" w:firstColumn="0" w:lastColumn="0" w:oddVBand="0" w:evenVBand="0" w:oddHBand="1" w:evenHBand="0" w:firstRowFirstColumn="0" w:firstRowLastColumn="0" w:lastRowFirstColumn="0" w:lastRowLastColumn="0"/>
            </w:pPr>
            <w:r>
              <w:t>Routing Code</w:t>
            </w:r>
          </w:p>
        </w:tc>
        <w:tc>
          <w:tcPr>
            <w:tcW w:w="1335" w:type="dxa"/>
          </w:tcPr>
          <w:p w14:paraId="043972FA" w14:textId="0EB97CD9" w:rsidR="00212AFE" w:rsidRDefault="00AC0D46" w:rsidP="00212AFE">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2AFCA408" w14:textId="76E0C1D9" w:rsidR="00212AFE" w:rsidRDefault="00AC0D46" w:rsidP="00212AFE">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392D9E20" w14:textId="77777777" w:rsidR="00212AFE" w:rsidRDefault="00212AFE" w:rsidP="00212AFE">
            <w:pPr>
              <w:cnfStyle w:val="000000100000" w:firstRow="0" w:lastRow="0" w:firstColumn="0" w:lastColumn="0" w:oddVBand="0" w:evenVBand="0" w:oddHBand="1" w:evenHBand="0" w:firstRowFirstColumn="0" w:firstRowLastColumn="0" w:lastRowFirstColumn="0" w:lastRowLastColumn="0"/>
            </w:pPr>
          </w:p>
        </w:tc>
        <w:tc>
          <w:tcPr>
            <w:tcW w:w="1308" w:type="dxa"/>
          </w:tcPr>
          <w:p w14:paraId="2617F596" w14:textId="77777777" w:rsidR="00212AFE" w:rsidRDefault="00212AFE" w:rsidP="00212AFE">
            <w:pPr>
              <w:cnfStyle w:val="000000100000" w:firstRow="0" w:lastRow="0" w:firstColumn="0" w:lastColumn="0" w:oddVBand="0" w:evenVBand="0" w:oddHBand="1" w:evenHBand="0" w:firstRowFirstColumn="0" w:firstRowLastColumn="0" w:lastRowFirstColumn="0" w:lastRowLastColumn="0"/>
            </w:pPr>
          </w:p>
        </w:tc>
        <w:tc>
          <w:tcPr>
            <w:tcW w:w="2445" w:type="dxa"/>
          </w:tcPr>
          <w:p w14:paraId="00354BAB" w14:textId="77777777" w:rsidR="00212AFE" w:rsidRDefault="00212AFE" w:rsidP="00212AFE">
            <w:pPr>
              <w:cnfStyle w:val="000000100000" w:firstRow="0" w:lastRow="0" w:firstColumn="0" w:lastColumn="0" w:oddVBand="0" w:evenVBand="0" w:oddHBand="1" w:evenHBand="0" w:firstRowFirstColumn="0" w:firstRowLastColumn="0" w:lastRowFirstColumn="0" w:lastRowLastColumn="0"/>
            </w:pPr>
          </w:p>
        </w:tc>
      </w:tr>
      <w:tr w:rsidR="00AC0D46" w14:paraId="16DD6302"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03DEDE97" w14:textId="77777777" w:rsidR="00AC0D46" w:rsidRPr="001A09D4" w:rsidRDefault="00AC0D46" w:rsidP="00872582">
            <w:pPr>
              <w:pStyle w:val="ListParagraph"/>
              <w:numPr>
                <w:ilvl w:val="0"/>
                <w:numId w:val="23"/>
              </w:numPr>
              <w:spacing w:before="60"/>
              <w:contextualSpacing w:val="0"/>
              <w:jc w:val="both"/>
            </w:pPr>
          </w:p>
        </w:tc>
        <w:tc>
          <w:tcPr>
            <w:tcW w:w="1675" w:type="dxa"/>
          </w:tcPr>
          <w:p w14:paraId="180DF6BD" w14:textId="60B0D389" w:rsidR="00AC0D46" w:rsidRDefault="00AC0D46" w:rsidP="00212AFE">
            <w:pPr>
              <w:cnfStyle w:val="000000000000" w:firstRow="0" w:lastRow="0" w:firstColumn="0" w:lastColumn="0" w:oddVBand="0" w:evenVBand="0" w:oddHBand="0" w:evenHBand="0" w:firstRowFirstColumn="0" w:firstRowLastColumn="0" w:lastRowFirstColumn="0" w:lastRowLastColumn="0"/>
            </w:pPr>
            <w:r>
              <w:t>Verify</w:t>
            </w:r>
          </w:p>
        </w:tc>
        <w:tc>
          <w:tcPr>
            <w:tcW w:w="1335" w:type="dxa"/>
          </w:tcPr>
          <w:p w14:paraId="6ABF66C2" w14:textId="1B6E43CE" w:rsidR="00AC0D46" w:rsidRDefault="00AC0D46" w:rsidP="00212AFE">
            <w:pPr>
              <w:cnfStyle w:val="000000000000" w:firstRow="0" w:lastRow="0" w:firstColumn="0" w:lastColumn="0" w:oddVBand="0" w:evenVBand="0" w:oddHBand="0" w:evenHBand="0" w:firstRowFirstColumn="0" w:firstRowLastColumn="0" w:lastRowFirstColumn="0" w:lastRowLastColumn="0"/>
            </w:pPr>
            <w:r>
              <w:t>Link</w:t>
            </w:r>
          </w:p>
        </w:tc>
        <w:tc>
          <w:tcPr>
            <w:tcW w:w="1467" w:type="dxa"/>
          </w:tcPr>
          <w:p w14:paraId="4BD5FFDC" w14:textId="77777777" w:rsidR="00AC0D46" w:rsidRDefault="00AC0D46" w:rsidP="00212AFE">
            <w:pPr>
              <w:cnfStyle w:val="000000000000" w:firstRow="0" w:lastRow="0" w:firstColumn="0" w:lastColumn="0" w:oddVBand="0" w:evenVBand="0" w:oddHBand="0" w:evenHBand="0" w:firstRowFirstColumn="0" w:firstRowLastColumn="0" w:lastRowFirstColumn="0" w:lastRowLastColumn="0"/>
            </w:pPr>
          </w:p>
        </w:tc>
        <w:tc>
          <w:tcPr>
            <w:tcW w:w="1043" w:type="dxa"/>
          </w:tcPr>
          <w:p w14:paraId="6BC57D86" w14:textId="77777777" w:rsidR="00AC0D46" w:rsidRDefault="00AC0D46" w:rsidP="00212AFE">
            <w:pPr>
              <w:cnfStyle w:val="000000000000" w:firstRow="0" w:lastRow="0" w:firstColumn="0" w:lastColumn="0" w:oddVBand="0" w:evenVBand="0" w:oddHBand="0" w:evenHBand="0" w:firstRowFirstColumn="0" w:firstRowLastColumn="0" w:lastRowFirstColumn="0" w:lastRowLastColumn="0"/>
            </w:pPr>
          </w:p>
        </w:tc>
        <w:tc>
          <w:tcPr>
            <w:tcW w:w="1308" w:type="dxa"/>
          </w:tcPr>
          <w:p w14:paraId="126D7F62" w14:textId="77777777" w:rsidR="00AC0D46" w:rsidRDefault="00AC0D46" w:rsidP="00212AFE">
            <w:pPr>
              <w:cnfStyle w:val="000000000000" w:firstRow="0" w:lastRow="0" w:firstColumn="0" w:lastColumn="0" w:oddVBand="0" w:evenVBand="0" w:oddHBand="0" w:evenHBand="0" w:firstRowFirstColumn="0" w:firstRowLastColumn="0" w:lastRowFirstColumn="0" w:lastRowLastColumn="0"/>
            </w:pPr>
          </w:p>
        </w:tc>
        <w:tc>
          <w:tcPr>
            <w:tcW w:w="2445" w:type="dxa"/>
          </w:tcPr>
          <w:p w14:paraId="0DBC9644" w14:textId="77777777" w:rsidR="00AC0D46" w:rsidRDefault="00AC0D46" w:rsidP="00212AFE">
            <w:pPr>
              <w:cnfStyle w:val="000000000000" w:firstRow="0" w:lastRow="0" w:firstColumn="0" w:lastColumn="0" w:oddVBand="0" w:evenVBand="0" w:oddHBand="0" w:evenHBand="0" w:firstRowFirstColumn="0" w:firstRowLastColumn="0" w:lastRowFirstColumn="0" w:lastRowLastColumn="0"/>
            </w:pPr>
          </w:p>
        </w:tc>
      </w:tr>
      <w:tr w:rsidR="00AC0D46" w14:paraId="5C3151BF"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4611DB3" w14:textId="77777777" w:rsidR="00AC0D46" w:rsidRPr="001A09D4" w:rsidRDefault="00AC0D46" w:rsidP="00872582">
            <w:pPr>
              <w:pStyle w:val="ListParagraph"/>
              <w:numPr>
                <w:ilvl w:val="0"/>
                <w:numId w:val="23"/>
              </w:numPr>
              <w:spacing w:before="60"/>
              <w:contextualSpacing w:val="0"/>
              <w:jc w:val="both"/>
            </w:pPr>
          </w:p>
        </w:tc>
        <w:tc>
          <w:tcPr>
            <w:tcW w:w="1675" w:type="dxa"/>
          </w:tcPr>
          <w:p w14:paraId="3CBD29A7" w14:textId="6AC31285" w:rsidR="00AC0D46" w:rsidRDefault="00AC0D46" w:rsidP="00212AFE">
            <w:pPr>
              <w:cnfStyle w:val="000000100000" w:firstRow="0" w:lastRow="0" w:firstColumn="0" w:lastColumn="0" w:oddVBand="0" w:evenVBand="0" w:oddHBand="1" w:evenHBand="0" w:firstRowFirstColumn="0" w:firstRowLastColumn="0" w:lastRowFirstColumn="0" w:lastRowLastColumn="0"/>
            </w:pPr>
            <w:r>
              <w:t>Don’t have the routing code?</w:t>
            </w:r>
          </w:p>
        </w:tc>
        <w:tc>
          <w:tcPr>
            <w:tcW w:w="1335" w:type="dxa"/>
          </w:tcPr>
          <w:p w14:paraId="3FF3CC67" w14:textId="59005134" w:rsidR="00AC0D46" w:rsidRDefault="00AC0D46" w:rsidP="00212AFE">
            <w:pPr>
              <w:cnfStyle w:val="000000100000" w:firstRow="0" w:lastRow="0" w:firstColumn="0" w:lastColumn="0" w:oddVBand="0" w:evenVBand="0" w:oddHBand="1" w:evenHBand="0" w:firstRowFirstColumn="0" w:firstRowLastColumn="0" w:lastRowFirstColumn="0" w:lastRowLastColumn="0"/>
            </w:pPr>
            <w:r>
              <w:t>Link</w:t>
            </w:r>
          </w:p>
        </w:tc>
        <w:tc>
          <w:tcPr>
            <w:tcW w:w="1467" w:type="dxa"/>
          </w:tcPr>
          <w:p w14:paraId="06F55201" w14:textId="77777777" w:rsidR="00AC0D46" w:rsidRDefault="00AC0D46" w:rsidP="00212AFE">
            <w:pPr>
              <w:cnfStyle w:val="000000100000" w:firstRow="0" w:lastRow="0" w:firstColumn="0" w:lastColumn="0" w:oddVBand="0" w:evenVBand="0" w:oddHBand="1" w:evenHBand="0" w:firstRowFirstColumn="0" w:firstRowLastColumn="0" w:lastRowFirstColumn="0" w:lastRowLastColumn="0"/>
            </w:pPr>
          </w:p>
        </w:tc>
        <w:tc>
          <w:tcPr>
            <w:tcW w:w="1043" w:type="dxa"/>
          </w:tcPr>
          <w:p w14:paraId="0C57A7E3" w14:textId="77777777" w:rsidR="00AC0D46" w:rsidRDefault="00AC0D46" w:rsidP="00212AFE">
            <w:pPr>
              <w:cnfStyle w:val="000000100000" w:firstRow="0" w:lastRow="0" w:firstColumn="0" w:lastColumn="0" w:oddVBand="0" w:evenVBand="0" w:oddHBand="1" w:evenHBand="0" w:firstRowFirstColumn="0" w:firstRowLastColumn="0" w:lastRowFirstColumn="0" w:lastRowLastColumn="0"/>
            </w:pPr>
          </w:p>
        </w:tc>
        <w:tc>
          <w:tcPr>
            <w:tcW w:w="1308" w:type="dxa"/>
          </w:tcPr>
          <w:p w14:paraId="19D079CC" w14:textId="77777777" w:rsidR="00AC0D46" w:rsidRDefault="00AC0D46" w:rsidP="00212AFE">
            <w:pPr>
              <w:cnfStyle w:val="000000100000" w:firstRow="0" w:lastRow="0" w:firstColumn="0" w:lastColumn="0" w:oddVBand="0" w:evenVBand="0" w:oddHBand="1" w:evenHBand="0" w:firstRowFirstColumn="0" w:firstRowLastColumn="0" w:lastRowFirstColumn="0" w:lastRowLastColumn="0"/>
            </w:pPr>
          </w:p>
        </w:tc>
        <w:tc>
          <w:tcPr>
            <w:tcW w:w="2445" w:type="dxa"/>
          </w:tcPr>
          <w:p w14:paraId="6DDD41C7" w14:textId="77777777" w:rsidR="00AC0D46" w:rsidRDefault="00AC0D46" w:rsidP="00212AFE">
            <w:pPr>
              <w:cnfStyle w:val="000000100000" w:firstRow="0" w:lastRow="0" w:firstColumn="0" w:lastColumn="0" w:oddVBand="0" w:evenVBand="0" w:oddHBand="1" w:evenHBand="0" w:firstRowFirstColumn="0" w:firstRowLastColumn="0" w:lastRowFirstColumn="0" w:lastRowLastColumn="0"/>
            </w:pPr>
          </w:p>
        </w:tc>
      </w:tr>
      <w:tr w:rsidR="00212AFE" w14:paraId="477723AB"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0C3C35A0" w14:textId="77777777" w:rsidR="00212AFE" w:rsidRPr="001A09D4" w:rsidRDefault="00212AFE" w:rsidP="00872582">
            <w:pPr>
              <w:pStyle w:val="ListParagraph"/>
              <w:numPr>
                <w:ilvl w:val="0"/>
                <w:numId w:val="23"/>
              </w:numPr>
              <w:spacing w:before="60"/>
              <w:contextualSpacing w:val="0"/>
              <w:jc w:val="both"/>
            </w:pPr>
          </w:p>
        </w:tc>
        <w:tc>
          <w:tcPr>
            <w:tcW w:w="1675" w:type="dxa"/>
          </w:tcPr>
          <w:p w14:paraId="7CE1F9C3"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r>
              <w:t>Bank Name</w:t>
            </w:r>
          </w:p>
        </w:tc>
        <w:tc>
          <w:tcPr>
            <w:tcW w:w="1335" w:type="dxa"/>
          </w:tcPr>
          <w:p w14:paraId="0437A85A"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66423792"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r>
              <w:t>Alphabetic</w:t>
            </w:r>
          </w:p>
        </w:tc>
        <w:tc>
          <w:tcPr>
            <w:tcW w:w="1043" w:type="dxa"/>
          </w:tcPr>
          <w:p w14:paraId="155AC2B2"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c>
          <w:tcPr>
            <w:tcW w:w="1308" w:type="dxa"/>
          </w:tcPr>
          <w:p w14:paraId="55EBD44B"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c>
          <w:tcPr>
            <w:tcW w:w="2445" w:type="dxa"/>
          </w:tcPr>
          <w:p w14:paraId="533C32D6"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r>
      <w:tr w:rsidR="00212AFE" w14:paraId="7BACF10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DB5A807" w14:textId="77777777" w:rsidR="00212AFE" w:rsidRPr="001A09D4" w:rsidRDefault="00212AFE" w:rsidP="00872582">
            <w:pPr>
              <w:pStyle w:val="ListParagraph"/>
              <w:numPr>
                <w:ilvl w:val="0"/>
                <w:numId w:val="23"/>
              </w:numPr>
              <w:spacing w:before="60"/>
              <w:contextualSpacing w:val="0"/>
              <w:jc w:val="both"/>
            </w:pPr>
          </w:p>
        </w:tc>
        <w:tc>
          <w:tcPr>
            <w:tcW w:w="1675" w:type="dxa"/>
          </w:tcPr>
          <w:p w14:paraId="1CFBEEFC" w14:textId="3AA8707F" w:rsidR="00212AFE" w:rsidRDefault="00212AFE" w:rsidP="00212AFE">
            <w:pPr>
              <w:cnfStyle w:val="000000100000" w:firstRow="0" w:lastRow="0" w:firstColumn="0" w:lastColumn="0" w:oddVBand="0" w:evenVBand="0" w:oddHBand="1" w:evenHBand="0" w:firstRowFirstColumn="0" w:firstRowLastColumn="0" w:lastRowFirstColumn="0" w:lastRowLastColumn="0"/>
            </w:pPr>
            <w:r>
              <w:t>Branch Name</w:t>
            </w:r>
          </w:p>
        </w:tc>
        <w:tc>
          <w:tcPr>
            <w:tcW w:w="1335" w:type="dxa"/>
          </w:tcPr>
          <w:p w14:paraId="080BF63E" w14:textId="42C6B705" w:rsidR="00212AFE" w:rsidRDefault="00212AFE" w:rsidP="00212AFE">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DF260F2" w14:textId="4BAEC94F" w:rsidR="00212AFE" w:rsidRDefault="00212AFE" w:rsidP="00212AFE">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667DF522" w14:textId="77777777" w:rsidR="00212AFE" w:rsidRDefault="00212AFE" w:rsidP="00212AFE">
            <w:pPr>
              <w:cnfStyle w:val="000000100000" w:firstRow="0" w:lastRow="0" w:firstColumn="0" w:lastColumn="0" w:oddVBand="0" w:evenVBand="0" w:oddHBand="1" w:evenHBand="0" w:firstRowFirstColumn="0" w:firstRowLastColumn="0" w:lastRowFirstColumn="0" w:lastRowLastColumn="0"/>
            </w:pPr>
          </w:p>
        </w:tc>
        <w:tc>
          <w:tcPr>
            <w:tcW w:w="1308" w:type="dxa"/>
          </w:tcPr>
          <w:p w14:paraId="093215A9" w14:textId="77777777" w:rsidR="00212AFE" w:rsidRDefault="00212AFE" w:rsidP="00212AFE">
            <w:pPr>
              <w:cnfStyle w:val="000000100000" w:firstRow="0" w:lastRow="0" w:firstColumn="0" w:lastColumn="0" w:oddVBand="0" w:evenVBand="0" w:oddHBand="1" w:evenHBand="0" w:firstRowFirstColumn="0" w:firstRowLastColumn="0" w:lastRowFirstColumn="0" w:lastRowLastColumn="0"/>
            </w:pPr>
          </w:p>
        </w:tc>
        <w:tc>
          <w:tcPr>
            <w:tcW w:w="2445" w:type="dxa"/>
          </w:tcPr>
          <w:p w14:paraId="6175B4FB" w14:textId="77777777" w:rsidR="00212AFE" w:rsidRDefault="00212AFE" w:rsidP="00212AFE">
            <w:pPr>
              <w:cnfStyle w:val="000000100000" w:firstRow="0" w:lastRow="0" w:firstColumn="0" w:lastColumn="0" w:oddVBand="0" w:evenVBand="0" w:oddHBand="1" w:evenHBand="0" w:firstRowFirstColumn="0" w:firstRowLastColumn="0" w:lastRowFirstColumn="0" w:lastRowLastColumn="0"/>
            </w:pPr>
          </w:p>
        </w:tc>
      </w:tr>
      <w:tr w:rsidR="00212AFE" w14:paraId="1EAE4B9B"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5F10C44B" w14:textId="77777777" w:rsidR="00212AFE" w:rsidRPr="001A09D4" w:rsidRDefault="00212AFE" w:rsidP="00872582">
            <w:pPr>
              <w:pStyle w:val="ListParagraph"/>
              <w:numPr>
                <w:ilvl w:val="0"/>
                <w:numId w:val="23"/>
              </w:numPr>
              <w:spacing w:before="60"/>
              <w:contextualSpacing w:val="0"/>
              <w:jc w:val="both"/>
            </w:pPr>
          </w:p>
        </w:tc>
        <w:tc>
          <w:tcPr>
            <w:tcW w:w="1675" w:type="dxa"/>
          </w:tcPr>
          <w:p w14:paraId="214751FB" w14:textId="16C94E95" w:rsidR="00212AFE" w:rsidRDefault="00212AFE" w:rsidP="00212AFE">
            <w:pPr>
              <w:cnfStyle w:val="000000000000" w:firstRow="0" w:lastRow="0" w:firstColumn="0" w:lastColumn="0" w:oddVBand="0" w:evenVBand="0" w:oddHBand="0" w:evenHBand="0" w:firstRowFirstColumn="0" w:firstRowLastColumn="0" w:lastRowFirstColumn="0" w:lastRowLastColumn="0"/>
            </w:pPr>
            <w:r>
              <w:t>Branch Address</w:t>
            </w:r>
          </w:p>
        </w:tc>
        <w:tc>
          <w:tcPr>
            <w:tcW w:w="1335" w:type="dxa"/>
          </w:tcPr>
          <w:p w14:paraId="4820D0C4" w14:textId="5C681AB9" w:rsidR="00212AFE" w:rsidRDefault="00212AFE" w:rsidP="00212AFE">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DF5CD17" w14:textId="239B2ACD" w:rsidR="00212AFE" w:rsidRDefault="00212AFE" w:rsidP="00212AFE">
            <w:pPr>
              <w:cnfStyle w:val="000000000000" w:firstRow="0" w:lastRow="0" w:firstColumn="0" w:lastColumn="0" w:oddVBand="0" w:evenVBand="0" w:oddHBand="0" w:evenHBand="0" w:firstRowFirstColumn="0" w:firstRowLastColumn="0" w:lastRowFirstColumn="0" w:lastRowLastColumn="0"/>
            </w:pPr>
            <w:r>
              <w:t>Alphanumeric</w:t>
            </w:r>
          </w:p>
        </w:tc>
        <w:tc>
          <w:tcPr>
            <w:tcW w:w="1043" w:type="dxa"/>
          </w:tcPr>
          <w:p w14:paraId="49C9B5AF"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c>
          <w:tcPr>
            <w:tcW w:w="1308" w:type="dxa"/>
          </w:tcPr>
          <w:p w14:paraId="5A4BDB9B"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c>
          <w:tcPr>
            <w:tcW w:w="2445" w:type="dxa"/>
          </w:tcPr>
          <w:p w14:paraId="2B34ABC4" w14:textId="77777777" w:rsidR="00212AFE" w:rsidRDefault="00212AFE" w:rsidP="00212AFE">
            <w:pPr>
              <w:cnfStyle w:val="000000000000" w:firstRow="0" w:lastRow="0" w:firstColumn="0" w:lastColumn="0" w:oddVBand="0" w:evenVBand="0" w:oddHBand="0" w:evenHBand="0" w:firstRowFirstColumn="0" w:firstRowLastColumn="0" w:lastRowFirstColumn="0" w:lastRowLastColumn="0"/>
            </w:pPr>
          </w:p>
        </w:tc>
      </w:tr>
      <w:tr w:rsidR="002822B4" w14:paraId="2F4ED93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10102ED" w14:textId="77777777" w:rsidR="002822B4" w:rsidRPr="001A09D4" w:rsidRDefault="002822B4" w:rsidP="00872582">
            <w:pPr>
              <w:pStyle w:val="ListParagraph"/>
              <w:numPr>
                <w:ilvl w:val="0"/>
                <w:numId w:val="23"/>
              </w:numPr>
              <w:spacing w:before="60"/>
              <w:contextualSpacing w:val="0"/>
              <w:jc w:val="both"/>
            </w:pPr>
          </w:p>
        </w:tc>
        <w:tc>
          <w:tcPr>
            <w:tcW w:w="1675" w:type="dxa"/>
          </w:tcPr>
          <w:p w14:paraId="5EDA08A6" w14:textId="0CF18CDF" w:rsidR="002822B4" w:rsidRDefault="002822B4" w:rsidP="002822B4">
            <w:pPr>
              <w:cnfStyle w:val="000000100000" w:firstRow="0" w:lastRow="0" w:firstColumn="0" w:lastColumn="0" w:oddVBand="0" w:evenVBand="0" w:oddHBand="1" w:evenHBand="0" w:firstRowFirstColumn="0" w:firstRowLastColumn="0" w:lastRowFirstColumn="0" w:lastRowLastColumn="0"/>
            </w:pPr>
            <w:r>
              <w:t>Swift Code</w:t>
            </w:r>
          </w:p>
        </w:tc>
        <w:tc>
          <w:tcPr>
            <w:tcW w:w="1335" w:type="dxa"/>
          </w:tcPr>
          <w:p w14:paraId="6D8ABE3D" w14:textId="756112D0" w:rsidR="002822B4" w:rsidRDefault="002822B4" w:rsidP="002822B4">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7EB1269D" w14:textId="281BAB94" w:rsidR="002822B4" w:rsidRDefault="002822B4" w:rsidP="002822B4">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6D2349FF"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p>
        </w:tc>
        <w:tc>
          <w:tcPr>
            <w:tcW w:w="1308" w:type="dxa"/>
          </w:tcPr>
          <w:p w14:paraId="7DDAAA4D"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p>
        </w:tc>
        <w:tc>
          <w:tcPr>
            <w:tcW w:w="2445" w:type="dxa"/>
          </w:tcPr>
          <w:p w14:paraId="48C4571D"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p>
        </w:tc>
      </w:tr>
      <w:tr w:rsidR="002822B4" w14:paraId="4D772153"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40A02E7D" w14:textId="77777777" w:rsidR="002822B4" w:rsidRPr="001A09D4" w:rsidRDefault="002822B4" w:rsidP="00872582">
            <w:pPr>
              <w:pStyle w:val="ListParagraph"/>
              <w:numPr>
                <w:ilvl w:val="0"/>
                <w:numId w:val="23"/>
              </w:numPr>
              <w:spacing w:before="60"/>
              <w:contextualSpacing w:val="0"/>
              <w:jc w:val="both"/>
            </w:pPr>
          </w:p>
        </w:tc>
        <w:tc>
          <w:tcPr>
            <w:tcW w:w="1675" w:type="dxa"/>
          </w:tcPr>
          <w:p w14:paraId="5C24434E" w14:textId="77777777" w:rsidR="002822B4" w:rsidRDefault="002822B4" w:rsidP="002822B4">
            <w:pPr>
              <w:cnfStyle w:val="000000000000" w:firstRow="0" w:lastRow="0" w:firstColumn="0" w:lastColumn="0" w:oddVBand="0" w:evenVBand="0" w:oddHBand="0" w:evenHBand="0" w:firstRowFirstColumn="0" w:firstRowLastColumn="0" w:lastRowFirstColumn="0" w:lastRowLastColumn="0"/>
            </w:pPr>
            <w:r>
              <w:t>Nick Name</w:t>
            </w:r>
          </w:p>
        </w:tc>
        <w:tc>
          <w:tcPr>
            <w:tcW w:w="1335" w:type="dxa"/>
          </w:tcPr>
          <w:p w14:paraId="7636F5A1" w14:textId="77777777" w:rsidR="002822B4" w:rsidRDefault="002822B4" w:rsidP="002822B4">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357A09B7" w14:textId="77777777" w:rsidR="002822B4" w:rsidRDefault="002822B4" w:rsidP="002822B4">
            <w:pPr>
              <w:cnfStyle w:val="000000000000" w:firstRow="0" w:lastRow="0" w:firstColumn="0" w:lastColumn="0" w:oddVBand="0" w:evenVBand="0" w:oddHBand="0" w:evenHBand="0" w:firstRowFirstColumn="0" w:firstRowLastColumn="0" w:lastRowFirstColumn="0" w:lastRowLastColumn="0"/>
            </w:pPr>
            <w:r>
              <w:t>Alphanumeric</w:t>
            </w:r>
          </w:p>
        </w:tc>
        <w:tc>
          <w:tcPr>
            <w:tcW w:w="1043" w:type="dxa"/>
          </w:tcPr>
          <w:p w14:paraId="25D37E6F" w14:textId="77777777" w:rsidR="002822B4" w:rsidRDefault="002822B4" w:rsidP="002822B4">
            <w:pPr>
              <w:cnfStyle w:val="000000000000" w:firstRow="0" w:lastRow="0" w:firstColumn="0" w:lastColumn="0" w:oddVBand="0" w:evenVBand="0" w:oddHBand="0" w:evenHBand="0" w:firstRowFirstColumn="0" w:firstRowLastColumn="0" w:lastRowFirstColumn="0" w:lastRowLastColumn="0"/>
            </w:pPr>
          </w:p>
        </w:tc>
        <w:tc>
          <w:tcPr>
            <w:tcW w:w="1308" w:type="dxa"/>
          </w:tcPr>
          <w:p w14:paraId="3DA630B5" w14:textId="77777777" w:rsidR="002822B4" w:rsidRDefault="002822B4" w:rsidP="002822B4">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2BA75510" w14:textId="77777777" w:rsidR="002822B4" w:rsidRDefault="002822B4" w:rsidP="002822B4">
            <w:pPr>
              <w:cnfStyle w:val="000000000000" w:firstRow="0" w:lastRow="0" w:firstColumn="0" w:lastColumn="0" w:oddVBand="0" w:evenVBand="0" w:oddHBand="0" w:evenHBand="0" w:firstRowFirstColumn="0" w:firstRowLastColumn="0" w:lastRowFirstColumn="0" w:lastRowLastColumn="0"/>
            </w:pPr>
          </w:p>
        </w:tc>
      </w:tr>
      <w:tr w:rsidR="002822B4" w14:paraId="28A2CF86"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E46572C" w14:textId="77777777" w:rsidR="002822B4" w:rsidRPr="001A09D4" w:rsidRDefault="002822B4" w:rsidP="00872582">
            <w:pPr>
              <w:pStyle w:val="ListParagraph"/>
              <w:numPr>
                <w:ilvl w:val="0"/>
                <w:numId w:val="23"/>
              </w:numPr>
              <w:spacing w:before="60"/>
              <w:contextualSpacing w:val="0"/>
              <w:jc w:val="both"/>
            </w:pPr>
          </w:p>
        </w:tc>
        <w:tc>
          <w:tcPr>
            <w:tcW w:w="1675" w:type="dxa"/>
          </w:tcPr>
          <w:p w14:paraId="1B8B3403"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r>
              <w:t>Full Name</w:t>
            </w:r>
          </w:p>
        </w:tc>
        <w:tc>
          <w:tcPr>
            <w:tcW w:w="1335" w:type="dxa"/>
          </w:tcPr>
          <w:p w14:paraId="465728D6"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18C67A1A"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r>
              <w:t>Alphabetic</w:t>
            </w:r>
          </w:p>
        </w:tc>
        <w:tc>
          <w:tcPr>
            <w:tcW w:w="1043" w:type="dxa"/>
          </w:tcPr>
          <w:p w14:paraId="1147018D"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p>
        </w:tc>
        <w:tc>
          <w:tcPr>
            <w:tcW w:w="1308" w:type="dxa"/>
          </w:tcPr>
          <w:p w14:paraId="6C134A59"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3B182727" w14:textId="77777777" w:rsidR="002822B4" w:rsidRDefault="002822B4" w:rsidP="002822B4">
            <w:pPr>
              <w:cnfStyle w:val="000000100000" w:firstRow="0" w:lastRow="0" w:firstColumn="0" w:lastColumn="0" w:oddVBand="0" w:evenVBand="0" w:oddHBand="1" w:evenHBand="0" w:firstRowFirstColumn="0" w:firstRowLastColumn="0" w:lastRowFirstColumn="0" w:lastRowLastColumn="0"/>
            </w:pPr>
          </w:p>
        </w:tc>
      </w:tr>
      <w:tr w:rsidR="00B4278C" w14:paraId="721A853E"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20EE43F8" w14:textId="77777777" w:rsidR="00B4278C" w:rsidRPr="001A09D4" w:rsidRDefault="00B4278C" w:rsidP="00872582">
            <w:pPr>
              <w:pStyle w:val="ListParagraph"/>
              <w:numPr>
                <w:ilvl w:val="0"/>
                <w:numId w:val="23"/>
              </w:numPr>
              <w:spacing w:before="60"/>
              <w:contextualSpacing w:val="0"/>
              <w:jc w:val="both"/>
            </w:pPr>
          </w:p>
        </w:tc>
        <w:tc>
          <w:tcPr>
            <w:tcW w:w="1675" w:type="dxa"/>
          </w:tcPr>
          <w:p w14:paraId="6FB24FD7" w14:textId="0820FFFA" w:rsidR="00B4278C" w:rsidRDefault="005B5866" w:rsidP="00B4278C">
            <w:pPr>
              <w:cnfStyle w:val="000000000000" w:firstRow="0" w:lastRow="0" w:firstColumn="0" w:lastColumn="0" w:oddVBand="0" w:evenVBand="0" w:oddHBand="0" w:evenHBand="0" w:firstRowFirstColumn="0" w:firstRowLastColumn="0" w:lastRowFirstColumn="0" w:lastRowLastColumn="0"/>
            </w:pPr>
            <w:r>
              <w:t xml:space="preserve">Beneficiary </w:t>
            </w:r>
            <w:r w:rsidR="00B4278C">
              <w:t>Address Line 1</w:t>
            </w:r>
          </w:p>
        </w:tc>
        <w:tc>
          <w:tcPr>
            <w:tcW w:w="1335" w:type="dxa"/>
          </w:tcPr>
          <w:p w14:paraId="26ADE7A3" w14:textId="2D21D175" w:rsidR="00B4278C" w:rsidRDefault="00B4278C" w:rsidP="00B4278C">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789C2DDB" w14:textId="056D3C51" w:rsidR="00B4278C" w:rsidRDefault="00B4278C" w:rsidP="00B4278C">
            <w:pPr>
              <w:cnfStyle w:val="000000000000" w:firstRow="0" w:lastRow="0" w:firstColumn="0" w:lastColumn="0" w:oddVBand="0" w:evenVBand="0" w:oddHBand="0" w:evenHBand="0" w:firstRowFirstColumn="0" w:firstRowLastColumn="0" w:lastRowFirstColumn="0" w:lastRowLastColumn="0"/>
            </w:pPr>
            <w:r>
              <w:t>Alphanumeric</w:t>
            </w:r>
          </w:p>
        </w:tc>
        <w:tc>
          <w:tcPr>
            <w:tcW w:w="1043" w:type="dxa"/>
          </w:tcPr>
          <w:p w14:paraId="1A981C01"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308" w:type="dxa"/>
          </w:tcPr>
          <w:p w14:paraId="58770623" w14:textId="12DA40F3" w:rsidR="00B4278C" w:rsidRDefault="00B4278C" w:rsidP="00B4278C">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69335A42"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r>
      <w:tr w:rsidR="00B4278C" w14:paraId="7521093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9508B54" w14:textId="77777777" w:rsidR="00B4278C" w:rsidRPr="001A09D4" w:rsidRDefault="00B4278C" w:rsidP="00872582">
            <w:pPr>
              <w:pStyle w:val="ListParagraph"/>
              <w:numPr>
                <w:ilvl w:val="0"/>
                <w:numId w:val="23"/>
              </w:numPr>
              <w:spacing w:before="60"/>
              <w:contextualSpacing w:val="0"/>
              <w:jc w:val="both"/>
            </w:pPr>
          </w:p>
        </w:tc>
        <w:tc>
          <w:tcPr>
            <w:tcW w:w="1675" w:type="dxa"/>
          </w:tcPr>
          <w:p w14:paraId="01FDE9D0" w14:textId="7508BD55" w:rsidR="00B4278C" w:rsidRDefault="005B5866" w:rsidP="00B4278C">
            <w:pPr>
              <w:cnfStyle w:val="000000100000" w:firstRow="0" w:lastRow="0" w:firstColumn="0" w:lastColumn="0" w:oddVBand="0" w:evenVBand="0" w:oddHBand="1" w:evenHBand="0" w:firstRowFirstColumn="0" w:firstRowLastColumn="0" w:lastRowFirstColumn="0" w:lastRowLastColumn="0"/>
            </w:pPr>
            <w:r>
              <w:t xml:space="preserve">Beneficiary </w:t>
            </w:r>
            <w:r w:rsidR="00B4278C">
              <w:t>Address Line 2</w:t>
            </w:r>
          </w:p>
        </w:tc>
        <w:tc>
          <w:tcPr>
            <w:tcW w:w="1335" w:type="dxa"/>
          </w:tcPr>
          <w:p w14:paraId="04FF914E" w14:textId="52C24605" w:rsidR="00B4278C" w:rsidRDefault="00B4278C" w:rsidP="00B4278C">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5B760E6A" w14:textId="02050D0E" w:rsidR="00B4278C" w:rsidRDefault="00B4278C" w:rsidP="00B4278C">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5B13E85D"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1308" w:type="dxa"/>
          </w:tcPr>
          <w:p w14:paraId="25C62FF9" w14:textId="59FA77AD" w:rsidR="00B4278C" w:rsidRDefault="00B4278C" w:rsidP="00B4278C">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3F2B246C"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r>
      <w:tr w:rsidR="00B4278C" w14:paraId="1CE929B7"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2DDB6C07" w14:textId="77777777" w:rsidR="00B4278C" w:rsidRPr="001A09D4" w:rsidRDefault="00B4278C" w:rsidP="00872582">
            <w:pPr>
              <w:pStyle w:val="ListParagraph"/>
              <w:numPr>
                <w:ilvl w:val="0"/>
                <w:numId w:val="23"/>
              </w:numPr>
              <w:spacing w:before="60"/>
              <w:contextualSpacing w:val="0"/>
              <w:jc w:val="both"/>
            </w:pPr>
          </w:p>
        </w:tc>
        <w:tc>
          <w:tcPr>
            <w:tcW w:w="1675" w:type="dxa"/>
          </w:tcPr>
          <w:p w14:paraId="55CC15B8" w14:textId="6B5469D3" w:rsidR="00B4278C" w:rsidRDefault="005B5866" w:rsidP="00B4278C">
            <w:pPr>
              <w:cnfStyle w:val="000000000000" w:firstRow="0" w:lastRow="0" w:firstColumn="0" w:lastColumn="0" w:oddVBand="0" w:evenVBand="0" w:oddHBand="0" w:evenHBand="0" w:firstRowFirstColumn="0" w:firstRowLastColumn="0" w:lastRowFirstColumn="0" w:lastRowLastColumn="0"/>
            </w:pPr>
            <w:r>
              <w:t xml:space="preserve">Beneficiary </w:t>
            </w:r>
            <w:r w:rsidR="00B4278C">
              <w:t>Address Line 3</w:t>
            </w:r>
          </w:p>
        </w:tc>
        <w:tc>
          <w:tcPr>
            <w:tcW w:w="1335" w:type="dxa"/>
          </w:tcPr>
          <w:p w14:paraId="116A1122" w14:textId="28B1E88C" w:rsidR="00B4278C" w:rsidRDefault="00B4278C" w:rsidP="00B4278C">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2D1FFE4C" w14:textId="4C331B46" w:rsidR="00B4278C" w:rsidRDefault="00B4278C" w:rsidP="00B4278C">
            <w:pPr>
              <w:cnfStyle w:val="000000000000" w:firstRow="0" w:lastRow="0" w:firstColumn="0" w:lastColumn="0" w:oddVBand="0" w:evenVBand="0" w:oddHBand="0" w:evenHBand="0" w:firstRowFirstColumn="0" w:firstRowLastColumn="0" w:lastRowFirstColumn="0" w:lastRowLastColumn="0"/>
            </w:pPr>
            <w:r>
              <w:t>Alphanumeric</w:t>
            </w:r>
          </w:p>
        </w:tc>
        <w:tc>
          <w:tcPr>
            <w:tcW w:w="1043" w:type="dxa"/>
          </w:tcPr>
          <w:p w14:paraId="3F6B853F"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308" w:type="dxa"/>
          </w:tcPr>
          <w:p w14:paraId="1AE3A159" w14:textId="78CE1A09" w:rsidR="00B4278C" w:rsidRDefault="00B4278C" w:rsidP="00B4278C">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29B1968B"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r>
      <w:tr w:rsidR="002D414A" w14:paraId="4484C143"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8F599BD" w14:textId="77777777" w:rsidR="002D414A" w:rsidRPr="001A09D4" w:rsidRDefault="002D414A" w:rsidP="00872582">
            <w:pPr>
              <w:pStyle w:val="ListParagraph"/>
              <w:numPr>
                <w:ilvl w:val="0"/>
                <w:numId w:val="23"/>
              </w:numPr>
              <w:spacing w:before="60"/>
              <w:contextualSpacing w:val="0"/>
              <w:jc w:val="both"/>
            </w:pPr>
          </w:p>
        </w:tc>
        <w:tc>
          <w:tcPr>
            <w:tcW w:w="1675" w:type="dxa"/>
          </w:tcPr>
          <w:p w14:paraId="2117ABEC" w14:textId="70B7847D" w:rsidR="002D414A" w:rsidRDefault="002D414A" w:rsidP="002D414A">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242B426B" w14:textId="4B62B05D" w:rsidR="002D414A" w:rsidRDefault="002D414A" w:rsidP="002D414A">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2A9FD9DD"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p>
        </w:tc>
        <w:tc>
          <w:tcPr>
            <w:tcW w:w="1043" w:type="dxa"/>
          </w:tcPr>
          <w:p w14:paraId="5175C8B4"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p>
        </w:tc>
        <w:tc>
          <w:tcPr>
            <w:tcW w:w="1308" w:type="dxa"/>
          </w:tcPr>
          <w:p w14:paraId="2EA17DEE"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p>
        </w:tc>
        <w:tc>
          <w:tcPr>
            <w:tcW w:w="2445" w:type="dxa"/>
          </w:tcPr>
          <w:p w14:paraId="3EA14A31"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2EB728D0" w14:textId="77777777" w:rsidR="002D414A" w:rsidRPr="002D414A" w:rsidRDefault="002D414A"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0468D374" w14:textId="4DBB8A58" w:rsidR="002D414A" w:rsidRDefault="002D414A"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On click No, app will remain in the same screen and user can resume further.</w:t>
            </w:r>
          </w:p>
        </w:tc>
      </w:tr>
      <w:tr w:rsidR="00904D93" w14:paraId="11BD8F68"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3B80498F" w14:textId="77777777" w:rsidR="002D414A" w:rsidRPr="001A09D4" w:rsidRDefault="002D414A" w:rsidP="00872582">
            <w:pPr>
              <w:pStyle w:val="ListParagraph"/>
              <w:numPr>
                <w:ilvl w:val="0"/>
                <w:numId w:val="23"/>
              </w:numPr>
              <w:spacing w:before="60"/>
              <w:contextualSpacing w:val="0"/>
              <w:jc w:val="both"/>
            </w:pPr>
          </w:p>
        </w:tc>
        <w:tc>
          <w:tcPr>
            <w:tcW w:w="1675" w:type="dxa"/>
          </w:tcPr>
          <w:p w14:paraId="4392D029"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r>
              <w:t>Next</w:t>
            </w:r>
          </w:p>
        </w:tc>
        <w:tc>
          <w:tcPr>
            <w:tcW w:w="1335" w:type="dxa"/>
          </w:tcPr>
          <w:p w14:paraId="72488D3B"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645F168E"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p>
        </w:tc>
        <w:tc>
          <w:tcPr>
            <w:tcW w:w="1043" w:type="dxa"/>
          </w:tcPr>
          <w:p w14:paraId="2EF124D2"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p>
        </w:tc>
        <w:tc>
          <w:tcPr>
            <w:tcW w:w="1308" w:type="dxa"/>
          </w:tcPr>
          <w:p w14:paraId="741E60F5"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p>
        </w:tc>
        <w:tc>
          <w:tcPr>
            <w:tcW w:w="2445" w:type="dxa"/>
          </w:tcPr>
          <w:p w14:paraId="4C7A7A95"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bl>
    <w:p w14:paraId="4D62C335" w14:textId="77777777" w:rsidR="004902F2" w:rsidRDefault="004902F2" w:rsidP="004902F2">
      <w:pPr>
        <w:ind w:firstLine="426"/>
        <w:rPr>
          <w:b/>
          <w:bCs/>
          <w:sz w:val="24"/>
          <w:szCs w:val="24"/>
        </w:rPr>
      </w:pPr>
      <w:r w:rsidRPr="009616A4">
        <w:rPr>
          <w:b/>
          <w:bCs/>
          <w:sz w:val="24"/>
          <w:szCs w:val="24"/>
        </w:rPr>
        <w:t>Screen 2:</w:t>
      </w:r>
    </w:p>
    <w:p w14:paraId="60E7A1F1" w14:textId="77777777" w:rsidR="004902F2" w:rsidRDefault="004902F2" w:rsidP="00872582">
      <w:pPr>
        <w:pStyle w:val="ListParagraph"/>
        <w:numPr>
          <w:ilvl w:val="0"/>
          <w:numId w:val="13"/>
        </w:numPr>
        <w:rPr>
          <w:sz w:val="22"/>
          <w:szCs w:val="22"/>
        </w:rPr>
      </w:pPr>
      <w:r w:rsidRPr="00816B83">
        <w:rPr>
          <w:sz w:val="22"/>
          <w:szCs w:val="22"/>
        </w:rPr>
        <w:t>This section is for the customer to review the details entered in the previous screen and to confirm the same to proceed further for authentication.</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C0D46" w14:paraId="4EEA6C06"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01EB584" w14:textId="77777777" w:rsidR="00AC0D46" w:rsidRDefault="00AC0D46" w:rsidP="007B7289">
            <w:proofErr w:type="gramStart"/>
            <w:r>
              <w:rPr>
                <w:rFonts w:ascii="Calibri" w:hAnsi="Calibri" w:cs="Calibri"/>
                <w:b w:val="0"/>
                <w:bCs w:val="0"/>
                <w:color w:val="FFFFFF"/>
              </w:rPr>
              <w:t>#.No</w:t>
            </w:r>
            <w:proofErr w:type="gramEnd"/>
          </w:p>
        </w:tc>
        <w:tc>
          <w:tcPr>
            <w:tcW w:w="1675" w:type="dxa"/>
          </w:tcPr>
          <w:p w14:paraId="25265A1A" w14:textId="77777777" w:rsidR="00AC0D46" w:rsidRDefault="00AC0D4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4B5B666B" w14:textId="77777777" w:rsidR="00AC0D46" w:rsidRDefault="00AC0D4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0C7501F2" w14:textId="77777777" w:rsidR="00AC0D46" w:rsidRDefault="00AC0D4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7FD86A0A" w14:textId="77777777" w:rsidR="00AC0D46" w:rsidRDefault="00AC0D46"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2C690CA0" w14:textId="77777777" w:rsidR="00AC0D46" w:rsidRDefault="00AC0D4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55162DDD" w14:textId="77777777" w:rsidR="00AC0D46" w:rsidRDefault="00AC0D4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B4278C" w14:paraId="7E679468"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A638A9A" w14:textId="77777777" w:rsidR="00B4278C" w:rsidRPr="001A09D4" w:rsidRDefault="00B4278C" w:rsidP="00872582">
            <w:pPr>
              <w:pStyle w:val="ListParagraph"/>
              <w:numPr>
                <w:ilvl w:val="0"/>
                <w:numId w:val="24"/>
              </w:numPr>
              <w:spacing w:before="60"/>
              <w:contextualSpacing w:val="0"/>
              <w:jc w:val="both"/>
            </w:pPr>
          </w:p>
        </w:tc>
        <w:tc>
          <w:tcPr>
            <w:tcW w:w="1675" w:type="dxa"/>
          </w:tcPr>
          <w:p w14:paraId="17C8F94F" w14:textId="4749251E" w:rsidR="00B4278C" w:rsidRDefault="00B4278C" w:rsidP="00B4278C">
            <w:pPr>
              <w:cnfStyle w:val="000000100000" w:firstRow="0" w:lastRow="0" w:firstColumn="0" w:lastColumn="0" w:oddVBand="0" w:evenVBand="0" w:oddHBand="1" w:evenHBand="0" w:firstRowFirstColumn="0" w:firstRowLastColumn="0" w:lastRowFirstColumn="0" w:lastRowLastColumn="0"/>
            </w:pPr>
            <w:r>
              <w:t>Nick Name</w:t>
            </w:r>
          </w:p>
        </w:tc>
        <w:tc>
          <w:tcPr>
            <w:tcW w:w="1335" w:type="dxa"/>
          </w:tcPr>
          <w:p w14:paraId="14110A7E" w14:textId="5C21DBDE" w:rsidR="00B4278C" w:rsidRDefault="00B4278C" w:rsidP="00B4278C">
            <w:pPr>
              <w:cnfStyle w:val="000000100000" w:firstRow="0" w:lastRow="0" w:firstColumn="0" w:lastColumn="0" w:oddVBand="0" w:evenVBand="0" w:oddHBand="1" w:evenHBand="0" w:firstRowFirstColumn="0" w:firstRowLastColumn="0" w:lastRowFirstColumn="0" w:lastRowLastColumn="0"/>
            </w:pPr>
            <w:r w:rsidRPr="00B4278C">
              <w:t>Display</w:t>
            </w:r>
          </w:p>
        </w:tc>
        <w:tc>
          <w:tcPr>
            <w:tcW w:w="1467" w:type="dxa"/>
          </w:tcPr>
          <w:p w14:paraId="6CCC3F7D" w14:textId="19FCCA0A" w:rsidR="00B4278C" w:rsidRDefault="00B4278C" w:rsidP="00B4278C">
            <w:pPr>
              <w:cnfStyle w:val="000000100000" w:firstRow="0" w:lastRow="0" w:firstColumn="0" w:lastColumn="0" w:oddVBand="0" w:evenVBand="0" w:oddHBand="1" w:evenHBand="0" w:firstRowFirstColumn="0" w:firstRowLastColumn="0" w:lastRowFirstColumn="0" w:lastRowLastColumn="0"/>
            </w:pPr>
            <w:r w:rsidRPr="00B4278C">
              <w:t>Alphanumeric</w:t>
            </w:r>
          </w:p>
        </w:tc>
        <w:tc>
          <w:tcPr>
            <w:tcW w:w="1043" w:type="dxa"/>
          </w:tcPr>
          <w:p w14:paraId="72AC95B1"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1308" w:type="dxa"/>
          </w:tcPr>
          <w:p w14:paraId="61F7AE18"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2445" w:type="dxa"/>
          </w:tcPr>
          <w:p w14:paraId="75DEC63A"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r>
      <w:tr w:rsidR="00B4278C" w14:paraId="7984F0C3"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66B54500" w14:textId="77777777" w:rsidR="00B4278C" w:rsidRPr="001A09D4" w:rsidRDefault="00B4278C" w:rsidP="00872582">
            <w:pPr>
              <w:pStyle w:val="ListParagraph"/>
              <w:numPr>
                <w:ilvl w:val="0"/>
                <w:numId w:val="24"/>
              </w:numPr>
              <w:spacing w:before="60"/>
              <w:contextualSpacing w:val="0"/>
              <w:jc w:val="both"/>
            </w:pPr>
          </w:p>
        </w:tc>
        <w:tc>
          <w:tcPr>
            <w:tcW w:w="1675" w:type="dxa"/>
          </w:tcPr>
          <w:p w14:paraId="53250E81" w14:textId="11DF94D0" w:rsidR="00B4278C" w:rsidRDefault="00B4278C" w:rsidP="00B4278C">
            <w:pPr>
              <w:cnfStyle w:val="000000000000" w:firstRow="0" w:lastRow="0" w:firstColumn="0" w:lastColumn="0" w:oddVBand="0" w:evenVBand="0" w:oddHBand="0" w:evenHBand="0" w:firstRowFirstColumn="0" w:firstRowLastColumn="0" w:lastRowFirstColumn="0" w:lastRowLastColumn="0"/>
            </w:pPr>
            <w:r>
              <w:t>Full Name</w:t>
            </w:r>
          </w:p>
        </w:tc>
        <w:tc>
          <w:tcPr>
            <w:tcW w:w="1335" w:type="dxa"/>
          </w:tcPr>
          <w:p w14:paraId="4FAA4E38" w14:textId="495CA55C" w:rsidR="00B4278C" w:rsidRDefault="00B4278C" w:rsidP="00B4278C">
            <w:pPr>
              <w:cnfStyle w:val="000000000000" w:firstRow="0" w:lastRow="0" w:firstColumn="0" w:lastColumn="0" w:oddVBand="0" w:evenVBand="0" w:oddHBand="0" w:evenHBand="0" w:firstRowFirstColumn="0" w:firstRowLastColumn="0" w:lastRowFirstColumn="0" w:lastRowLastColumn="0"/>
            </w:pPr>
            <w:r w:rsidRPr="009E5778">
              <w:t>Display</w:t>
            </w:r>
          </w:p>
        </w:tc>
        <w:tc>
          <w:tcPr>
            <w:tcW w:w="1467" w:type="dxa"/>
          </w:tcPr>
          <w:p w14:paraId="53878EA3" w14:textId="0240A44D" w:rsidR="00B4278C" w:rsidRDefault="00B4278C" w:rsidP="00B4278C">
            <w:pPr>
              <w:cnfStyle w:val="000000000000" w:firstRow="0" w:lastRow="0" w:firstColumn="0" w:lastColumn="0" w:oddVBand="0" w:evenVBand="0" w:oddHBand="0" w:evenHBand="0" w:firstRowFirstColumn="0" w:firstRowLastColumn="0" w:lastRowFirstColumn="0" w:lastRowLastColumn="0"/>
            </w:pPr>
            <w:r>
              <w:t>Alphabetic</w:t>
            </w:r>
          </w:p>
        </w:tc>
        <w:tc>
          <w:tcPr>
            <w:tcW w:w="1043" w:type="dxa"/>
          </w:tcPr>
          <w:p w14:paraId="1277EA52"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308" w:type="dxa"/>
          </w:tcPr>
          <w:p w14:paraId="1D64FCDF"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2445" w:type="dxa"/>
          </w:tcPr>
          <w:p w14:paraId="4645A983"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r>
      <w:tr w:rsidR="00B4278C" w14:paraId="5E515B35"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C155170" w14:textId="77777777" w:rsidR="00B4278C" w:rsidRPr="001A09D4" w:rsidRDefault="00B4278C" w:rsidP="00872582">
            <w:pPr>
              <w:pStyle w:val="ListParagraph"/>
              <w:numPr>
                <w:ilvl w:val="0"/>
                <w:numId w:val="24"/>
              </w:numPr>
              <w:spacing w:before="60"/>
              <w:contextualSpacing w:val="0"/>
              <w:jc w:val="both"/>
            </w:pPr>
          </w:p>
        </w:tc>
        <w:tc>
          <w:tcPr>
            <w:tcW w:w="1675" w:type="dxa"/>
          </w:tcPr>
          <w:p w14:paraId="58E22568" w14:textId="04EBC457" w:rsidR="00B4278C" w:rsidRDefault="00B4278C" w:rsidP="00B4278C">
            <w:pPr>
              <w:cnfStyle w:val="000000100000" w:firstRow="0" w:lastRow="0" w:firstColumn="0" w:lastColumn="0" w:oddVBand="0" w:evenVBand="0" w:oddHBand="1" w:evenHBand="0" w:firstRowFirstColumn="0" w:firstRowLastColumn="0" w:lastRowFirstColumn="0" w:lastRowLastColumn="0"/>
            </w:pPr>
            <w:r>
              <w:t>Beneficiary Address</w:t>
            </w:r>
          </w:p>
        </w:tc>
        <w:tc>
          <w:tcPr>
            <w:tcW w:w="1335" w:type="dxa"/>
          </w:tcPr>
          <w:p w14:paraId="76C1DA06" w14:textId="63D7F115" w:rsidR="00B4278C" w:rsidRDefault="00B4278C" w:rsidP="00B4278C">
            <w:pPr>
              <w:cnfStyle w:val="000000100000" w:firstRow="0" w:lastRow="0" w:firstColumn="0" w:lastColumn="0" w:oddVBand="0" w:evenVBand="0" w:oddHBand="1" w:evenHBand="0" w:firstRowFirstColumn="0" w:firstRowLastColumn="0" w:lastRowFirstColumn="0" w:lastRowLastColumn="0"/>
            </w:pPr>
            <w:r w:rsidRPr="009E5778">
              <w:t>Display</w:t>
            </w:r>
          </w:p>
        </w:tc>
        <w:tc>
          <w:tcPr>
            <w:tcW w:w="1467" w:type="dxa"/>
          </w:tcPr>
          <w:p w14:paraId="05D610D1" w14:textId="6E489B4B" w:rsidR="00B4278C" w:rsidRDefault="00B4278C" w:rsidP="00B4278C">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004FE67D"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1308" w:type="dxa"/>
          </w:tcPr>
          <w:p w14:paraId="144A049B"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2445" w:type="dxa"/>
          </w:tcPr>
          <w:p w14:paraId="769F74D1"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r>
      <w:tr w:rsidR="00B4278C" w14:paraId="08D9AB62"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123EFBDF" w14:textId="77777777" w:rsidR="00B4278C" w:rsidRPr="001A09D4" w:rsidRDefault="00B4278C" w:rsidP="00872582">
            <w:pPr>
              <w:pStyle w:val="ListParagraph"/>
              <w:numPr>
                <w:ilvl w:val="0"/>
                <w:numId w:val="24"/>
              </w:numPr>
              <w:spacing w:before="60"/>
              <w:contextualSpacing w:val="0"/>
              <w:jc w:val="both"/>
            </w:pPr>
          </w:p>
        </w:tc>
        <w:tc>
          <w:tcPr>
            <w:tcW w:w="1675" w:type="dxa"/>
          </w:tcPr>
          <w:p w14:paraId="15515DC0"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r>
              <w:t>Country</w:t>
            </w:r>
          </w:p>
        </w:tc>
        <w:tc>
          <w:tcPr>
            <w:tcW w:w="1335" w:type="dxa"/>
          </w:tcPr>
          <w:p w14:paraId="6D864A04" w14:textId="78B3A42C" w:rsidR="00B4278C" w:rsidRDefault="00B4278C" w:rsidP="00B4278C">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53D26F4B"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043" w:type="dxa"/>
          </w:tcPr>
          <w:p w14:paraId="4B046331"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308" w:type="dxa"/>
          </w:tcPr>
          <w:p w14:paraId="025E2B91"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2445" w:type="dxa"/>
          </w:tcPr>
          <w:p w14:paraId="71BA0834"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r>
      <w:tr w:rsidR="00B4278C" w14:paraId="492AA78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19075CB" w14:textId="77777777" w:rsidR="00B4278C" w:rsidRPr="001A09D4" w:rsidRDefault="00B4278C" w:rsidP="00872582">
            <w:pPr>
              <w:pStyle w:val="ListParagraph"/>
              <w:numPr>
                <w:ilvl w:val="0"/>
                <w:numId w:val="24"/>
              </w:numPr>
              <w:spacing w:before="60"/>
              <w:contextualSpacing w:val="0"/>
              <w:jc w:val="both"/>
            </w:pPr>
          </w:p>
        </w:tc>
        <w:tc>
          <w:tcPr>
            <w:tcW w:w="1675" w:type="dxa"/>
          </w:tcPr>
          <w:p w14:paraId="3E03A026"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IBAN</w:t>
            </w:r>
          </w:p>
        </w:tc>
        <w:tc>
          <w:tcPr>
            <w:tcW w:w="1335" w:type="dxa"/>
          </w:tcPr>
          <w:p w14:paraId="2C239C82"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6D3804BC"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191A9483"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32</w:t>
            </w:r>
          </w:p>
        </w:tc>
        <w:tc>
          <w:tcPr>
            <w:tcW w:w="1308" w:type="dxa"/>
          </w:tcPr>
          <w:p w14:paraId="2BC034F1" w14:textId="5DC09126"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2445" w:type="dxa"/>
          </w:tcPr>
          <w:p w14:paraId="07BBC2BE"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 xml:space="preserve">The IBAN format to be validated. </w:t>
            </w:r>
            <w:r>
              <w:br/>
            </w:r>
            <w:r>
              <w:br/>
            </w:r>
            <w:r w:rsidRPr="00722B07">
              <w:rPr>
                <w:highlight w:val="yellow"/>
              </w:rPr>
              <w:t>The list of IBAN bank codes to be maintained in MADP. (Need to check with IT)</w:t>
            </w:r>
            <w:r>
              <w:br/>
            </w:r>
            <w:r>
              <w:br/>
              <w:t>Shouldn’t allow customers to enter their own account IBAN or any other Al Masraf IBAN or other UAE bank IBAN. It should be throwed error detail.</w:t>
            </w:r>
          </w:p>
        </w:tc>
      </w:tr>
      <w:tr w:rsidR="00B4278C" w14:paraId="1780C631"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046A8C5E" w14:textId="77777777" w:rsidR="00B4278C" w:rsidRPr="001A09D4" w:rsidRDefault="00B4278C" w:rsidP="00872582">
            <w:pPr>
              <w:pStyle w:val="ListParagraph"/>
              <w:numPr>
                <w:ilvl w:val="0"/>
                <w:numId w:val="24"/>
              </w:numPr>
              <w:spacing w:before="60"/>
              <w:contextualSpacing w:val="0"/>
              <w:jc w:val="both"/>
            </w:pPr>
          </w:p>
        </w:tc>
        <w:tc>
          <w:tcPr>
            <w:tcW w:w="1675" w:type="dxa"/>
          </w:tcPr>
          <w:p w14:paraId="069791D9"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r>
              <w:t>Account Number</w:t>
            </w:r>
          </w:p>
        </w:tc>
        <w:tc>
          <w:tcPr>
            <w:tcW w:w="1335" w:type="dxa"/>
          </w:tcPr>
          <w:p w14:paraId="7FC2DEEF" w14:textId="05ED1175" w:rsidR="00B4278C" w:rsidRDefault="00B4278C" w:rsidP="00B4278C">
            <w:pPr>
              <w:cnfStyle w:val="000000000000" w:firstRow="0" w:lastRow="0" w:firstColumn="0" w:lastColumn="0" w:oddVBand="0" w:evenVBand="0" w:oddHBand="0" w:evenHBand="0" w:firstRowFirstColumn="0" w:firstRowLastColumn="0" w:lastRowFirstColumn="0" w:lastRowLastColumn="0"/>
            </w:pPr>
            <w:r w:rsidRPr="009E5778">
              <w:t>Display</w:t>
            </w:r>
          </w:p>
        </w:tc>
        <w:tc>
          <w:tcPr>
            <w:tcW w:w="1467" w:type="dxa"/>
          </w:tcPr>
          <w:p w14:paraId="71EF845C"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043" w:type="dxa"/>
          </w:tcPr>
          <w:p w14:paraId="0CB5C246"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308" w:type="dxa"/>
          </w:tcPr>
          <w:p w14:paraId="33EAACDB"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2445" w:type="dxa"/>
          </w:tcPr>
          <w:p w14:paraId="4CF61497"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r>
      <w:tr w:rsidR="00B4278C" w14:paraId="3514A62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23FF767" w14:textId="77777777" w:rsidR="00B4278C" w:rsidRPr="001A09D4" w:rsidRDefault="00B4278C" w:rsidP="00872582">
            <w:pPr>
              <w:pStyle w:val="ListParagraph"/>
              <w:numPr>
                <w:ilvl w:val="0"/>
                <w:numId w:val="24"/>
              </w:numPr>
              <w:spacing w:before="60"/>
              <w:contextualSpacing w:val="0"/>
              <w:jc w:val="both"/>
            </w:pPr>
          </w:p>
        </w:tc>
        <w:tc>
          <w:tcPr>
            <w:tcW w:w="1675" w:type="dxa"/>
          </w:tcPr>
          <w:p w14:paraId="2B030DB3"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Account Currency</w:t>
            </w:r>
          </w:p>
        </w:tc>
        <w:tc>
          <w:tcPr>
            <w:tcW w:w="1335" w:type="dxa"/>
          </w:tcPr>
          <w:p w14:paraId="2F31595B" w14:textId="507C35E0" w:rsidR="00B4278C" w:rsidRDefault="00B4278C" w:rsidP="00B4278C">
            <w:pPr>
              <w:cnfStyle w:val="000000100000" w:firstRow="0" w:lastRow="0" w:firstColumn="0" w:lastColumn="0" w:oddVBand="0" w:evenVBand="0" w:oddHBand="1" w:evenHBand="0" w:firstRowFirstColumn="0" w:firstRowLastColumn="0" w:lastRowFirstColumn="0" w:lastRowLastColumn="0"/>
            </w:pPr>
            <w:r w:rsidRPr="009E5778">
              <w:t>Display</w:t>
            </w:r>
          </w:p>
        </w:tc>
        <w:tc>
          <w:tcPr>
            <w:tcW w:w="1467" w:type="dxa"/>
          </w:tcPr>
          <w:p w14:paraId="133DBCEC"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1043" w:type="dxa"/>
          </w:tcPr>
          <w:p w14:paraId="42855A70"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3</w:t>
            </w:r>
          </w:p>
        </w:tc>
        <w:tc>
          <w:tcPr>
            <w:tcW w:w="1308" w:type="dxa"/>
          </w:tcPr>
          <w:p w14:paraId="10EB5714" w14:textId="3F8D4D8D"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2445" w:type="dxa"/>
          </w:tcPr>
          <w:p w14:paraId="2F784C52"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r>
      <w:tr w:rsidR="00B4278C" w14:paraId="636607B1"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74370121" w14:textId="77777777" w:rsidR="00B4278C" w:rsidRPr="001A09D4" w:rsidRDefault="00B4278C" w:rsidP="00872582">
            <w:pPr>
              <w:pStyle w:val="ListParagraph"/>
              <w:numPr>
                <w:ilvl w:val="0"/>
                <w:numId w:val="24"/>
              </w:numPr>
              <w:spacing w:before="60"/>
              <w:contextualSpacing w:val="0"/>
              <w:jc w:val="both"/>
            </w:pPr>
          </w:p>
        </w:tc>
        <w:tc>
          <w:tcPr>
            <w:tcW w:w="1675" w:type="dxa"/>
          </w:tcPr>
          <w:p w14:paraId="7D333C75"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r>
              <w:t>Routing Code</w:t>
            </w:r>
          </w:p>
        </w:tc>
        <w:tc>
          <w:tcPr>
            <w:tcW w:w="1335" w:type="dxa"/>
          </w:tcPr>
          <w:p w14:paraId="31A33CE1" w14:textId="482BC324" w:rsidR="00B4278C" w:rsidRDefault="00B4278C" w:rsidP="00B4278C">
            <w:pPr>
              <w:cnfStyle w:val="000000000000" w:firstRow="0" w:lastRow="0" w:firstColumn="0" w:lastColumn="0" w:oddVBand="0" w:evenVBand="0" w:oddHBand="0" w:evenHBand="0" w:firstRowFirstColumn="0" w:firstRowLastColumn="0" w:lastRowFirstColumn="0" w:lastRowLastColumn="0"/>
            </w:pPr>
            <w:r w:rsidRPr="009E5778">
              <w:t>Display</w:t>
            </w:r>
          </w:p>
        </w:tc>
        <w:tc>
          <w:tcPr>
            <w:tcW w:w="1467" w:type="dxa"/>
          </w:tcPr>
          <w:p w14:paraId="5E635EA0"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043" w:type="dxa"/>
          </w:tcPr>
          <w:p w14:paraId="253206A1"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308" w:type="dxa"/>
          </w:tcPr>
          <w:p w14:paraId="0B35148D"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2445" w:type="dxa"/>
          </w:tcPr>
          <w:p w14:paraId="0E621255"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r>
      <w:tr w:rsidR="00B4278C" w14:paraId="7BA4C7AA"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C41EFB6" w14:textId="77777777" w:rsidR="00B4278C" w:rsidRPr="001A09D4" w:rsidRDefault="00B4278C" w:rsidP="00872582">
            <w:pPr>
              <w:pStyle w:val="ListParagraph"/>
              <w:numPr>
                <w:ilvl w:val="0"/>
                <w:numId w:val="24"/>
              </w:numPr>
              <w:spacing w:before="60"/>
              <w:contextualSpacing w:val="0"/>
              <w:jc w:val="both"/>
            </w:pPr>
          </w:p>
        </w:tc>
        <w:tc>
          <w:tcPr>
            <w:tcW w:w="1675" w:type="dxa"/>
          </w:tcPr>
          <w:p w14:paraId="6895EDDC"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Bank Name</w:t>
            </w:r>
          </w:p>
        </w:tc>
        <w:tc>
          <w:tcPr>
            <w:tcW w:w="1335" w:type="dxa"/>
          </w:tcPr>
          <w:p w14:paraId="5AD2FB78" w14:textId="1E76F19A" w:rsidR="00B4278C" w:rsidRDefault="00B4278C" w:rsidP="00B4278C">
            <w:pPr>
              <w:cnfStyle w:val="000000100000" w:firstRow="0" w:lastRow="0" w:firstColumn="0" w:lastColumn="0" w:oddVBand="0" w:evenVBand="0" w:oddHBand="1" w:evenHBand="0" w:firstRowFirstColumn="0" w:firstRowLastColumn="0" w:lastRowFirstColumn="0" w:lastRowLastColumn="0"/>
            </w:pPr>
            <w:r w:rsidRPr="009E5778">
              <w:t>Display</w:t>
            </w:r>
          </w:p>
        </w:tc>
        <w:tc>
          <w:tcPr>
            <w:tcW w:w="1467" w:type="dxa"/>
          </w:tcPr>
          <w:p w14:paraId="6B060FAB"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Alphabetic</w:t>
            </w:r>
          </w:p>
        </w:tc>
        <w:tc>
          <w:tcPr>
            <w:tcW w:w="1043" w:type="dxa"/>
          </w:tcPr>
          <w:p w14:paraId="62941498"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1308" w:type="dxa"/>
          </w:tcPr>
          <w:p w14:paraId="65E706A0"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2445" w:type="dxa"/>
          </w:tcPr>
          <w:p w14:paraId="6AF6082E"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r>
      <w:tr w:rsidR="00B4278C" w14:paraId="3612EDBA"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7B8CC7CE" w14:textId="77777777" w:rsidR="00B4278C" w:rsidRPr="001A09D4" w:rsidRDefault="00B4278C" w:rsidP="00872582">
            <w:pPr>
              <w:pStyle w:val="ListParagraph"/>
              <w:numPr>
                <w:ilvl w:val="0"/>
                <w:numId w:val="24"/>
              </w:numPr>
              <w:spacing w:before="60"/>
              <w:contextualSpacing w:val="0"/>
              <w:jc w:val="both"/>
            </w:pPr>
          </w:p>
        </w:tc>
        <w:tc>
          <w:tcPr>
            <w:tcW w:w="1675" w:type="dxa"/>
          </w:tcPr>
          <w:p w14:paraId="62DA1E33"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r>
              <w:t>Branch Name</w:t>
            </w:r>
          </w:p>
        </w:tc>
        <w:tc>
          <w:tcPr>
            <w:tcW w:w="1335" w:type="dxa"/>
          </w:tcPr>
          <w:p w14:paraId="64C567D0" w14:textId="54E77783" w:rsidR="00B4278C" w:rsidRDefault="00B4278C" w:rsidP="00B4278C">
            <w:pPr>
              <w:cnfStyle w:val="000000000000" w:firstRow="0" w:lastRow="0" w:firstColumn="0" w:lastColumn="0" w:oddVBand="0" w:evenVBand="0" w:oddHBand="0" w:evenHBand="0" w:firstRowFirstColumn="0" w:firstRowLastColumn="0" w:lastRowFirstColumn="0" w:lastRowLastColumn="0"/>
            </w:pPr>
            <w:r w:rsidRPr="009E5778">
              <w:t>Display</w:t>
            </w:r>
          </w:p>
        </w:tc>
        <w:tc>
          <w:tcPr>
            <w:tcW w:w="1467" w:type="dxa"/>
          </w:tcPr>
          <w:p w14:paraId="042C75E0"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r>
              <w:t>Alphanumeric</w:t>
            </w:r>
          </w:p>
        </w:tc>
        <w:tc>
          <w:tcPr>
            <w:tcW w:w="1043" w:type="dxa"/>
          </w:tcPr>
          <w:p w14:paraId="38B2C7A6"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1308" w:type="dxa"/>
          </w:tcPr>
          <w:p w14:paraId="3DA20AC4"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c>
          <w:tcPr>
            <w:tcW w:w="2445" w:type="dxa"/>
          </w:tcPr>
          <w:p w14:paraId="0C83C46B" w14:textId="77777777" w:rsidR="00B4278C" w:rsidRDefault="00B4278C" w:rsidP="00B4278C">
            <w:pPr>
              <w:cnfStyle w:val="000000000000" w:firstRow="0" w:lastRow="0" w:firstColumn="0" w:lastColumn="0" w:oddVBand="0" w:evenVBand="0" w:oddHBand="0" w:evenHBand="0" w:firstRowFirstColumn="0" w:firstRowLastColumn="0" w:lastRowFirstColumn="0" w:lastRowLastColumn="0"/>
            </w:pPr>
          </w:p>
        </w:tc>
      </w:tr>
      <w:tr w:rsidR="00B4278C" w14:paraId="1CA3B4B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F36BC89" w14:textId="77777777" w:rsidR="00B4278C" w:rsidRPr="001A09D4" w:rsidRDefault="00B4278C" w:rsidP="00872582">
            <w:pPr>
              <w:pStyle w:val="ListParagraph"/>
              <w:numPr>
                <w:ilvl w:val="0"/>
                <w:numId w:val="24"/>
              </w:numPr>
              <w:spacing w:before="60"/>
              <w:contextualSpacing w:val="0"/>
              <w:jc w:val="both"/>
            </w:pPr>
          </w:p>
        </w:tc>
        <w:tc>
          <w:tcPr>
            <w:tcW w:w="1675" w:type="dxa"/>
          </w:tcPr>
          <w:p w14:paraId="41EB7D94"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Branch Address</w:t>
            </w:r>
          </w:p>
        </w:tc>
        <w:tc>
          <w:tcPr>
            <w:tcW w:w="1335" w:type="dxa"/>
          </w:tcPr>
          <w:p w14:paraId="023D7E3F" w14:textId="1F6438E2" w:rsidR="00B4278C" w:rsidRDefault="00B4278C" w:rsidP="00B4278C">
            <w:pPr>
              <w:cnfStyle w:val="000000100000" w:firstRow="0" w:lastRow="0" w:firstColumn="0" w:lastColumn="0" w:oddVBand="0" w:evenVBand="0" w:oddHBand="1" w:evenHBand="0" w:firstRowFirstColumn="0" w:firstRowLastColumn="0" w:lastRowFirstColumn="0" w:lastRowLastColumn="0"/>
            </w:pPr>
            <w:r w:rsidRPr="009E5778">
              <w:t>Display</w:t>
            </w:r>
          </w:p>
        </w:tc>
        <w:tc>
          <w:tcPr>
            <w:tcW w:w="1467" w:type="dxa"/>
          </w:tcPr>
          <w:p w14:paraId="0C20E472"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64E8ADAD"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1308" w:type="dxa"/>
          </w:tcPr>
          <w:p w14:paraId="4D5BA286"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c>
          <w:tcPr>
            <w:tcW w:w="2445" w:type="dxa"/>
          </w:tcPr>
          <w:p w14:paraId="4F76D3AF" w14:textId="77777777" w:rsidR="00B4278C" w:rsidRDefault="00B4278C" w:rsidP="00B4278C">
            <w:pPr>
              <w:cnfStyle w:val="000000100000" w:firstRow="0" w:lastRow="0" w:firstColumn="0" w:lastColumn="0" w:oddVBand="0" w:evenVBand="0" w:oddHBand="1" w:evenHBand="0" w:firstRowFirstColumn="0" w:firstRowLastColumn="0" w:lastRowFirstColumn="0" w:lastRowLastColumn="0"/>
            </w:pPr>
          </w:p>
        </w:tc>
      </w:tr>
      <w:tr w:rsidR="002D414A" w14:paraId="3927611F"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6EC4B952" w14:textId="77777777" w:rsidR="002D414A" w:rsidRPr="001A09D4" w:rsidRDefault="002D414A" w:rsidP="00872582">
            <w:pPr>
              <w:pStyle w:val="ListParagraph"/>
              <w:numPr>
                <w:ilvl w:val="0"/>
                <w:numId w:val="24"/>
              </w:numPr>
              <w:spacing w:before="60"/>
              <w:contextualSpacing w:val="0"/>
              <w:jc w:val="both"/>
            </w:pPr>
          </w:p>
        </w:tc>
        <w:tc>
          <w:tcPr>
            <w:tcW w:w="1675" w:type="dxa"/>
          </w:tcPr>
          <w:p w14:paraId="0C067781"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6F2334F3"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34B34B1C"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p>
        </w:tc>
        <w:tc>
          <w:tcPr>
            <w:tcW w:w="1043" w:type="dxa"/>
          </w:tcPr>
          <w:p w14:paraId="5D553C53"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p>
        </w:tc>
        <w:tc>
          <w:tcPr>
            <w:tcW w:w="1308" w:type="dxa"/>
          </w:tcPr>
          <w:p w14:paraId="29F81D1C" w14:textId="77777777" w:rsidR="002D414A" w:rsidRDefault="002D414A" w:rsidP="002D414A">
            <w:pPr>
              <w:cnfStyle w:val="000000000000" w:firstRow="0" w:lastRow="0" w:firstColumn="0" w:lastColumn="0" w:oddVBand="0" w:evenVBand="0" w:oddHBand="0" w:evenHBand="0" w:firstRowFirstColumn="0" w:firstRowLastColumn="0" w:lastRowFirstColumn="0" w:lastRowLastColumn="0"/>
            </w:pPr>
          </w:p>
        </w:tc>
        <w:tc>
          <w:tcPr>
            <w:tcW w:w="2445" w:type="dxa"/>
          </w:tcPr>
          <w:p w14:paraId="52C6E0A7" w14:textId="6371DD3F" w:rsidR="002D414A" w:rsidRDefault="002D414A" w:rsidP="002D414A">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50D4580B" w14:textId="77777777" w:rsidR="002D414A" w:rsidRPr="002D414A" w:rsidRDefault="002D414A"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3ADFDCD3" w14:textId="0977B7D7" w:rsidR="002D414A" w:rsidRDefault="002D414A"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On click No, app will remain in the same screen and user can resume further.</w:t>
            </w:r>
          </w:p>
        </w:tc>
      </w:tr>
      <w:tr w:rsidR="002D414A" w14:paraId="0614E2C5"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6C5AD44" w14:textId="77777777" w:rsidR="002D414A" w:rsidRPr="001A09D4" w:rsidRDefault="002D414A" w:rsidP="00872582">
            <w:pPr>
              <w:pStyle w:val="ListParagraph"/>
              <w:numPr>
                <w:ilvl w:val="0"/>
                <w:numId w:val="24"/>
              </w:numPr>
              <w:spacing w:before="60"/>
              <w:contextualSpacing w:val="0"/>
              <w:jc w:val="both"/>
            </w:pPr>
          </w:p>
        </w:tc>
        <w:tc>
          <w:tcPr>
            <w:tcW w:w="1675" w:type="dxa"/>
          </w:tcPr>
          <w:p w14:paraId="5894DCB9" w14:textId="1B620267" w:rsidR="002D414A" w:rsidRDefault="002D414A" w:rsidP="002D414A">
            <w:pPr>
              <w:cnfStyle w:val="000000100000" w:firstRow="0" w:lastRow="0" w:firstColumn="0" w:lastColumn="0" w:oddVBand="0" w:evenVBand="0" w:oddHBand="1" w:evenHBand="0" w:firstRowFirstColumn="0" w:firstRowLastColumn="0" w:lastRowFirstColumn="0" w:lastRowLastColumn="0"/>
            </w:pPr>
            <w:r>
              <w:t>Confirm</w:t>
            </w:r>
          </w:p>
        </w:tc>
        <w:tc>
          <w:tcPr>
            <w:tcW w:w="1335" w:type="dxa"/>
          </w:tcPr>
          <w:p w14:paraId="61E488EF"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17662FF7"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p>
        </w:tc>
        <w:tc>
          <w:tcPr>
            <w:tcW w:w="1043" w:type="dxa"/>
          </w:tcPr>
          <w:p w14:paraId="464AC2DD"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p>
        </w:tc>
        <w:tc>
          <w:tcPr>
            <w:tcW w:w="1308" w:type="dxa"/>
          </w:tcPr>
          <w:p w14:paraId="3D22719A"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p>
        </w:tc>
        <w:tc>
          <w:tcPr>
            <w:tcW w:w="2445" w:type="dxa"/>
          </w:tcPr>
          <w:p w14:paraId="6D6CE833" w14:textId="77777777" w:rsidR="002D414A" w:rsidRDefault="002D414A" w:rsidP="002D414A">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bl>
    <w:p w14:paraId="4D8AE8E8" w14:textId="77777777" w:rsidR="004902F2" w:rsidRDefault="004902F2" w:rsidP="004902F2">
      <w:pPr>
        <w:ind w:firstLine="426"/>
        <w:rPr>
          <w:b/>
          <w:bCs/>
          <w:sz w:val="24"/>
          <w:szCs w:val="24"/>
        </w:rPr>
      </w:pPr>
      <w:r w:rsidRPr="009616A4">
        <w:rPr>
          <w:b/>
          <w:bCs/>
          <w:sz w:val="24"/>
          <w:szCs w:val="24"/>
        </w:rPr>
        <w:t xml:space="preserve">Screen </w:t>
      </w:r>
      <w:r>
        <w:rPr>
          <w:b/>
          <w:bCs/>
          <w:sz w:val="24"/>
          <w:szCs w:val="24"/>
        </w:rPr>
        <w:t>3</w:t>
      </w:r>
      <w:r w:rsidRPr="009616A4">
        <w:rPr>
          <w:b/>
          <w:bCs/>
          <w:sz w:val="24"/>
          <w:szCs w:val="24"/>
        </w:rPr>
        <w:t>:</w:t>
      </w:r>
    </w:p>
    <w:p w14:paraId="6515E332" w14:textId="77777777" w:rsidR="004902F2" w:rsidRPr="00816B83" w:rsidRDefault="004902F2" w:rsidP="00872582">
      <w:pPr>
        <w:pStyle w:val="ListParagraph"/>
        <w:numPr>
          <w:ilvl w:val="0"/>
          <w:numId w:val="13"/>
        </w:numPr>
        <w:rPr>
          <w:sz w:val="22"/>
          <w:szCs w:val="22"/>
        </w:rPr>
      </w:pPr>
      <w:r w:rsidRPr="00816B83">
        <w:rPr>
          <w:sz w:val="22"/>
          <w:szCs w:val="22"/>
        </w:rPr>
        <w:t xml:space="preserve">This section is for the customer to authenticate adding beneficiary. </w:t>
      </w:r>
    </w:p>
    <w:p w14:paraId="13B9E9FB" w14:textId="77777777" w:rsidR="004902F2" w:rsidRPr="00816B83" w:rsidRDefault="004902F2"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5E51FC7A" w14:textId="77777777" w:rsidR="004902F2" w:rsidRDefault="004902F2" w:rsidP="004902F2">
      <w:pPr>
        <w:ind w:firstLine="426"/>
        <w:rPr>
          <w:b/>
          <w:bCs/>
          <w:sz w:val="24"/>
          <w:szCs w:val="24"/>
        </w:rPr>
      </w:pPr>
      <w:r w:rsidRPr="009616A4">
        <w:rPr>
          <w:b/>
          <w:bCs/>
          <w:sz w:val="24"/>
          <w:szCs w:val="24"/>
        </w:rPr>
        <w:t xml:space="preserve">Screen </w:t>
      </w:r>
      <w:r>
        <w:rPr>
          <w:b/>
          <w:bCs/>
          <w:sz w:val="24"/>
          <w:szCs w:val="24"/>
        </w:rPr>
        <w:t>4</w:t>
      </w:r>
      <w:r w:rsidRPr="009616A4">
        <w:rPr>
          <w:b/>
          <w:bCs/>
          <w:sz w:val="24"/>
          <w:szCs w:val="24"/>
        </w:rPr>
        <w:t>:</w:t>
      </w:r>
    </w:p>
    <w:p w14:paraId="0A4FBA4D" w14:textId="77777777" w:rsidR="004902F2" w:rsidRDefault="004902F2" w:rsidP="00872582">
      <w:pPr>
        <w:pStyle w:val="ListParagraph"/>
        <w:numPr>
          <w:ilvl w:val="0"/>
          <w:numId w:val="13"/>
        </w:numPr>
        <w:rPr>
          <w:sz w:val="22"/>
          <w:szCs w:val="22"/>
        </w:rPr>
      </w:pPr>
      <w:r w:rsidRPr="00816B83">
        <w:rPr>
          <w:sz w:val="22"/>
          <w:szCs w:val="22"/>
        </w:rPr>
        <w:t xml:space="preserve">This </w:t>
      </w:r>
      <w:r>
        <w:rPr>
          <w:sz w:val="22"/>
          <w:szCs w:val="22"/>
        </w:rPr>
        <w:t>is a success screen where beneficiary additional success or failure will be displayed along with the following details:</w:t>
      </w:r>
    </w:p>
    <w:p w14:paraId="2FAAD79E" w14:textId="77777777" w:rsidR="004902F2" w:rsidRDefault="004902F2" w:rsidP="00872582">
      <w:pPr>
        <w:pStyle w:val="ListParagraph"/>
        <w:numPr>
          <w:ilvl w:val="1"/>
          <w:numId w:val="13"/>
        </w:numPr>
        <w:rPr>
          <w:sz w:val="22"/>
          <w:szCs w:val="22"/>
        </w:rPr>
      </w:pPr>
      <w:r>
        <w:rPr>
          <w:sz w:val="22"/>
          <w:szCs w:val="22"/>
        </w:rPr>
        <w:t>Status – Success / Failure</w:t>
      </w:r>
    </w:p>
    <w:p w14:paraId="481E925A" w14:textId="77777777" w:rsidR="004902F2" w:rsidRDefault="004902F2" w:rsidP="00872582">
      <w:pPr>
        <w:pStyle w:val="ListParagraph"/>
        <w:numPr>
          <w:ilvl w:val="1"/>
          <w:numId w:val="13"/>
        </w:numPr>
        <w:rPr>
          <w:sz w:val="22"/>
          <w:szCs w:val="22"/>
        </w:rPr>
      </w:pPr>
      <w:r>
        <w:rPr>
          <w:sz w:val="22"/>
          <w:szCs w:val="22"/>
        </w:rPr>
        <w:lastRenderedPageBreak/>
        <w:t>Status Description</w:t>
      </w:r>
    </w:p>
    <w:p w14:paraId="57E16B3F" w14:textId="77777777" w:rsidR="004902F2" w:rsidRDefault="004902F2" w:rsidP="00872582">
      <w:pPr>
        <w:pStyle w:val="ListParagraph"/>
        <w:numPr>
          <w:ilvl w:val="2"/>
          <w:numId w:val="13"/>
        </w:numPr>
        <w:rPr>
          <w:sz w:val="22"/>
          <w:szCs w:val="22"/>
        </w:rPr>
      </w:pPr>
      <w:r w:rsidRPr="005F5D5F">
        <w:rPr>
          <w:sz w:val="22"/>
          <w:szCs w:val="22"/>
        </w:rPr>
        <w:t>If beneficiary added “Beneficiary added successfully”</w:t>
      </w:r>
    </w:p>
    <w:p w14:paraId="7DDC46F2" w14:textId="77777777" w:rsidR="004902F2" w:rsidRDefault="004902F2" w:rsidP="00872582">
      <w:pPr>
        <w:pStyle w:val="ListParagraph"/>
        <w:numPr>
          <w:ilvl w:val="2"/>
          <w:numId w:val="13"/>
        </w:numPr>
        <w:rPr>
          <w:sz w:val="22"/>
          <w:szCs w:val="22"/>
        </w:rPr>
      </w:pPr>
      <w:r w:rsidRPr="005F5D5F">
        <w:rPr>
          <w:sz w:val="22"/>
          <w:szCs w:val="22"/>
        </w:rPr>
        <w:t xml:space="preserve">If beneficiary addition failed “Error message based on scenarios configured” </w:t>
      </w:r>
    </w:p>
    <w:p w14:paraId="069AA3CF" w14:textId="77777777" w:rsidR="004902F2" w:rsidRDefault="004902F2" w:rsidP="00872582">
      <w:pPr>
        <w:pStyle w:val="ListParagraph"/>
        <w:numPr>
          <w:ilvl w:val="1"/>
          <w:numId w:val="13"/>
        </w:numPr>
        <w:rPr>
          <w:sz w:val="22"/>
          <w:szCs w:val="22"/>
        </w:rPr>
      </w:pPr>
      <w:r>
        <w:rPr>
          <w:sz w:val="22"/>
          <w:szCs w:val="22"/>
        </w:rPr>
        <w:t>Transaction Reference Number</w:t>
      </w:r>
    </w:p>
    <w:p w14:paraId="758AF345" w14:textId="77777777" w:rsidR="004902F2" w:rsidRDefault="004902F2" w:rsidP="00872582">
      <w:pPr>
        <w:pStyle w:val="ListParagraph"/>
        <w:numPr>
          <w:ilvl w:val="1"/>
          <w:numId w:val="13"/>
        </w:numPr>
        <w:rPr>
          <w:sz w:val="22"/>
          <w:szCs w:val="22"/>
        </w:rPr>
      </w:pPr>
      <w:r>
        <w:rPr>
          <w:sz w:val="22"/>
          <w:szCs w:val="22"/>
        </w:rPr>
        <w:t>Transaction Details</w:t>
      </w:r>
    </w:p>
    <w:p w14:paraId="6EA38B4F" w14:textId="77777777" w:rsidR="004902F2" w:rsidRDefault="004902F2" w:rsidP="00872582">
      <w:pPr>
        <w:pStyle w:val="ListParagraph"/>
        <w:numPr>
          <w:ilvl w:val="2"/>
          <w:numId w:val="13"/>
        </w:numPr>
        <w:rPr>
          <w:sz w:val="22"/>
          <w:szCs w:val="22"/>
        </w:rPr>
      </w:pPr>
      <w:r>
        <w:rPr>
          <w:sz w:val="22"/>
          <w:szCs w:val="22"/>
        </w:rPr>
        <w:t>Nick Name</w:t>
      </w:r>
    </w:p>
    <w:p w14:paraId="13244F9C" w14:textId="77777777" w:rsidR="004902F2" w:rsidRDefault="004902F2" w:rsidP="00872582">
      <w:pPr>
        <w:pStyle w:val="ListParagraph"/>
        <w:numPr>
          <w:ilvl w:val="2"/>
          <w:numId w:val="13"/>
        </w:numPr>
        <w:rPr>
          <w:sz w:val="22"/>
          <w:szCs w:val="22"/>
        </w:rPr>
      </w:pPr>
      <w:r>
        <w:rPr>
          <w:sz w:val="22"/>
          <w:szCs w:val="22"/>
        </w:rPr>
        <w:t>Full Name</w:t>
      </w:r>
    </w:p>
    <w:p w14:paraId="31C68895" w14:textId="77777777" w:rsidR="00B4278C" w:rsidRPr="005F5D5F" w:rsidRDefault="00B4278C" w:rsidP="00872582">
      <w:pPr>
        <w:pStyle w:val="ListParagraph"/>
        <w:numPr>
          <w:ilvl w:val="2"/>
          <w:numId w:val="13"/>
        </w:numPr>
        <w:rPr>
          <w:sz w:val="22"/>
          <w:szCs w:val="22"/>
        </w:rPr>
      </w:pPr>
      <w:r>
        <w:rPr>
          <w:sz w:val="22"/>
          <w:szCs w:val="22"/>
        </w:rPr>
        <w:t>Beneficiary Address</w:t>
      </w:r>
    </w:p>
    <w:p w14:paraId="03627660" w14:textId="77777777" w:rsidR="004B213A" w:rsidRDefault="004B213A" w:rsidP="00872582">
      <w:pPr>
        <w:pStyle w:val="ListParagraph"/>
        <w:numPr>
          <w:ilvl w:val="2"/>
          <w:numId w:val="13"/>
        </w:numPr>
        <w:rPr>
          <w:sz w:val="22"/>
          <w:szCs w:val="22"/>
        </w:rPr>
      </w:pPr>
      <w:r>
        <w:rPr>
          <w:sz w:val="22"/>
          <w:szCs w:val="22"/>
        </w:rPr>
        <w:t>Country</w:t>
      </w:r>
    </w:p>
    <w:p w14:paraId="730EDB86" w14:textId="239AC41E" w:rsidR="004902F2" w:rsidRDefault="004902F2" w:rsidP="00872582">
      <w:pPr>
        <w:pStyle w:val="ListParagraph"/>
        <w:numPr>
          <w:ilvl w:val="2"/>
          <w:numId w:val="13"/>
        </w:numPr>
        <w:rPr>
          <w:sz w:val="22"/>
          <w:szCs w:val="22"/>
        </w:rPr>
      </w:pPr>
      <w:r>
        <w:rPr>
          <w:sz w:val="22"/>
          <w:szCs w:val="22"/>
        </w:rPr>
        <w:t>IBAN</w:t>
      </w:r>
      <w:r w:rsidR="004B213A">
        <w:rPr>
          <w:sz w:val="22"/>
          <w:szCs w:val="22"/>
        </w:rPr>
        <w:t xml:space="preserve"> (or) Account Number &amp; Routing Code</w:t>
      </w:r>
    </w:p>
    <w:p w14:paraId="1C08AB4D" w14:textId="77777777" w:rsidR="004902F2" w:rsidRDefault="004902F2" w:rsidP="00872582">
      <w:pPr>
        <w:pStyle w:val="ListParagraph"/>
        <w:numPr>
          <w:ilvl w:val="2"/>
          <w:numId w:val="13"/>
        </w:numPr>
        <w:rPr>
          <w:sz w:val="22"/>
          <w:szCs w:val="22"/>
        </w:rPr>
      </w:pPr>
      <w:r>
        <w:rPr>
          <w:sz w:val="22"/>
          <w:szCs w:val="22"/>
        </w:rPr>
        <w:t>Account Currency</w:t>
      </w:r>
    </w:p>
    <w:p w14:paraId="13A07A1F" w14:textId="77777777" w:rsidR="004902F2" w:rsidRDefault="004902F2" w:rsidP="00872582">
      <w:pPr>
        <w:pStyle w:val="ListParagraph"/>
        <w:numPr>
          <w:ilvl w:val="2"/>
          <w:numId w:val="13"/>
        </w:numPr>
        <w:rPr>
          <w:sz w:val="22"/>
          <w:szCs w:val="22"/>
        </w:rPr>
      </w:pPr>
      <w:r>
        <w:rPr>
          <w:sz w:val="22"/>
          <w:szCs w:val="22"/>
        </w:rPr>
        <w:t>Bank Name</w:t>
      </w:r>
    </w:p>
    <w:p w14:paraId="1FA86930" w14:textId="6D79E0F5" w:rsidR="004B213A" w:rsidRDefault="004B213A" w:rsidP="00872582">
      <w:pPr>
        <w:pStyle w:val="ListParagraph"/>
        <w:numPr>
          <w:ilvl w:val="2"/>
          <w:numId w:val="13"/>
        </w:numPr>
        <w:rPr>
          <w:sz w:val="22"/>
          <w:szCs w:val="22"/>
        </w:rPr>
      </w:pPr>
      <w:r>
        <w:rPr>
          <w:sz w:val="22"/>
          <w:szCs w:val="22"/>
        </w:rPr>
        <w:t>Branch Name</w:t>
      </w:r>
    </w:p>
    <w:p w14:paraId="6D0E7609" w14:textId="6432A122" w:rsidR="004B213A" w:rsidRDefault="004B213A" w:rsidP="00872582">
      <w:pPr>
        <w:pStyle w:val="ListParagraph"/>
        <w:numPr>
          <w:ilvl w:val="2"/>
          <w:numId w:val="13"/>
        </w:numPr>
        <w:rPr>
          <w:sz w:val="22"/>
          <w:szCs w:val="22"/>
        </w:rPr>
      </w:pPr>
      <w:r>
        <w:rPr>
          <w:sz w:val="22"/>
          <w:szCs w:val="22"/>
        </w:rPr>
        <w:t>Branch Address</w:t>
      </w:r>
    </w:p>
    <w:p w14:paraId="0E79C63D" w14:textId="77777777" w:rsidR="004902F2" w:rsidRDefault="004902F2" w:rsidP="00872582">
      <w:pPr>
        <w:pStyle w:val="ListParagraph"/>
        <w:numPr>
          <w:ilvl w:val="0"/>
          <w:numId w:val="13"/>
        </w:numPr>
        <w:rPr>
          <w:sz w:val="22"/>
          <w:szCs w:val="22"/>
        </w:rPr>
      </w:pPr>
      <w:r>
        <w:rPr>
          <w:sz w:val="22"/>
          <w:szCs w:val="22"/>
        </w:rPr>
        <w:t>If beneficiary added successfully, the following options will be provided:</w:t>
      </w:r>
    </w:p>
    <w:p w14:paraId="70B6D6DE" w14:textId="77777777" w:rsidR="004902F2" w:rsidRDefault="004902F2" w:rsidP="00872582">
      <w:pPr>
        <w:pStyle w:val="ListParagraph"/>
        <w:numPr>
          <w:ilvl w:val="1"/>
          <w:numId w:val="13"/>
        </w:numPr>
        <w:rPr>
          <w:sz w:val="22"/>
          <w:szCs w:val="22"/>
        </w:rPr>
      </w:pPr>
      <w:r>
        <w:rPr>
          <w:sz w:val="22"/>
          <w:szCs w:val="22"/>
        </w:rPr>
        <w:t>Add New Beneficiary – On click the icon, app will redirect to new beneficiary addition screen.</w:t>
      </w:r>
    </w:p>
    <w:p w14:paraId="315DF225" w14:textId="77777777" w:rsidR="004902F2" w:rsidRDefault="004902F2" w:rsidP="00872582">
      <w:pPr>
        <w:pStyle w:val="ListParagraph"/>
        <w:numPr>
          <w:ilvl w:val="1"/>
          <w:numId w:val="13"/>
        </w:numPr>
        <w:rPr>
          <w:sz w:val="22"/>
          <w:szCs w:val="22"/>
        </w:rPr>
      </w:pPr>
      <w:r w:rsidRPr="005F5D5F">
        <w:rPr>
          <w:sz w:val="22"/>
          <w:szCs w:val="22"/>
        </w:rPr>
        <w:t xml:space="preserve">Transfer </w:t>
      </w:r>
      <w:r>
        <w:rPr>
          <w:sz w:val="22"/>
          <w:szCs w:val="22"/>
        </w:rPr>
        <w:t>Now</w:t>
      </w:r>
      <w:r w:rsidRPr="005F5D5F">
        <w:rPr>
          <w:sz w:val="22"/>
          <w:szCs w:val="22"/>
        </w:rPr>
        <w:t xml:space="preserve"> – On click the icon, app will redirect to fun</w:t>
      </w:r>
      <w:r>
        <w:rPr>
          <w:sz w:val="22"/>
          <w:szCs w:val="22"/>
        </w:rPr>
        <w:t>d</w:t>
      </w:r>
      <w:r w:rsidRPr="005F5D5F">
        <w:rPr>
          <w:sz w:val="22"/>
          <w:szCs w:val="22"/>
        </w:rPr>
        <w:t xml:space="preserve"> transfer screen, </w:t>
      </w:r>
      <w:r>
        <w:rPr>
          <w:sz w:val="22"/>
          <w:szCs w:val="22"/>
        </w:rPr>
        <w:t>where</w:t>
      </w:r>
      <w:r w:rsidRPr="005F5D5F">
        <w:rPr>
          <w:sz w:val="22"/>
          <w:szCs w:val="22"/>
        </w:rPr>
        <w:t xml:space="preserve"> the newly added beneficiary will be selected by default.</w:t>
      </w:r>
    </w:p>
    <w:p w14:paraId="173617A9" w14:textId="77777777" w:rsidR="00412260" w:rsidRDefault="00412260" w:rsidP="00412260">
      <w:pPr>
        <w:ind w:firstLine="360"/>
        <w:rPr>
          <w:b/>
          <w:bCs/>
          <w:sz w:val="22"/>
          <w:szCs w:val="22"/>
        </w:rPr>
      </w:pPr>
      <w:r w:rsidRPr="00412260">
        <w:rPr>
          <w:b/>
          <w:bCs/>
          <w:sz w:val="22"/>
          <w:szCs w:val="22"/>
        </w:rPr>
        <w:t xml:space="preserve">APIs: </w:t>
      </w:r>
    </w:p>
    <w:p w14:paraId="756A544F" w14:textId="77777777" w:rsidR="0056715A" w:rsidRDefault="00412260" w:rsidP="00412260">
      <w:pPr>
        <w:pStyle w:val="ListParagraph"/>
        <w:numPr>
          <w:ilvl w:val="0"/>
          <w:numId w:val="13"/>
        </w:numPr>
        <w:rPr>
          <w:sz w:val="22"/>
          <w:szCs w:val="22"/>
        </w:rPr>
      </w:pPr>
      <w:r>
        <w:rPr>
          <w:sz w:val="22"/>
          <w:szCs w:val="22"/>
        </w:rPr>
        <w:t xml:space="preserve">The app will invoke the </w:t>
      </w:r>
      <w:r w:rsidR="0056715A">
        <w:rPr>
          <w:sz w:val="22"/>
          <w:szCs w:val="22"/>
        </w:rPr>
        <w:t>Branch identification API</w:t>
      </w:r>
    </w:p>
    <w:p w14:paraId="25555F76" w14:textId="77777777" w:rsidR="0056715A" w:rsidRDefault="0056715A" w:rsidP="00412260">
      <w:pPr>
        <w:pStyle w:val="ListParagraph"/>
        <w:numPr>
          <w:ilvl w:val="0"/>
          <w:numId w:val="13"/>
        </w:numPr>
        <w:rPr>
          <w:sz w:val="22"/>
          <w:szCs w:val="22"/>
        </w:rPr>
      </w:pPr>
      <w:r>
        <w:rPr>
          <w:sz w:val="22"/>
          <w:szCs w:val="22"/>
        </w:rPr>
        <w:t>The app will invoke the Routing number verification API.</w:t>
      </w:r>
    </w:p>
    <w:p w14:paraId="11367F18" w14:textId="51AE4336" w:rsidR="00412260" w:rsidRPr="00412260" w:rsidRDefault="00412260" w:rsidP="00412260">
      <w:pPr>
        <w:pStyle w:val="ListParagraph"/>
        <w:numPr>
          <w:ilvl w:val="0"/>
          <w:numId w:val="13"/>
        </w:numPr>
        <w:rPr>
          <w:sz w:val="22"/>
          <w:szCs w:val="22"/>
        </w:rPr>
      </w:pPr>
      <w:r>
        <w:rPr>
          <w:sz w:val="22"/>
          <w:szCs w:val="22"/>
        </w:rPr>
        <w:t>The app will invoke the beneficiary additional API.</w:t>
      </w:r>
    </w:p>
    <w:p w14:paraId="161C91D4" w14:textId="58BFF825" w:rsidR="009225BB" w:rsidRDefault="009225BB" w:rsidP="00816B83">
      <w:pPr>
        <w:pStyle w:val="Heading3"/>
        <w:numPr>
          <w:ilvl w:val="2"/>
          <w:numId w:val="4"/>
        </w:numPr>
        <w:rPr>
          <w:sz w:val="24"/>
          <w:szCs w:val="24"/>
        </w:rPr>
      </w:pPr>
      <w:bookmarkStart w:id="65" w:name="_Toc117274609"/>
      <w:r w:rsidRPr="00375285">
        <w:rPr>
          <w:sz w:val="24"/>
          <w:szCs w:val="24"/>
        </w:rPr>
        <w:t>Edit Beneficiary</w:t>
      </w:r>
      <w:bookmarkEnd w:id="65"/>
    </w:p>
    <w:p w14:paraId="5E813249" w14:textId="027CB25B" w:rsidR="004B213A" w:rsidRDefault="004B213A" w:rsidP="00872582">
      <w:pPr>
        <w:pStyle w:val="ListParagraph"/>
        <w:numPr>
          <w:ilvl w:val="0"/>
          <w:numId w:val="25"/>
        </w:numPr>
        <w:rPr>
          <w:sz w:val="22"/>
          <w:szCs w:val="22"/>
        </w:rPr>
      </w:pPr>
      <w:r w:rsidRPr="004B213A">
        <w:rPr>
          <w:sz w:val="22"/>
          <w:szCs w:val="22"/>
        </w:rPr>
        <w:t xml:space="preserve">This section is for the customer to </w:t>
      </w:r>
      <w:r>
        <w:rPr>
          <w:sz w:val="22"/>
          <w:szCs w:val="22"/>
        </w:rPr>
        <w:t>edit an already added</w:t>
      </w:r>
      <w:r w:rsidRPr="004B213A">
        <w:rPr>
          <w:sz w:val="22"/>
          <w:szCs w:val="22"/>
        </w:rPr>
        <w:t xml:space="preserve"> beneficiary.</w:t>
      </w:r>
    </w:p>
    <w:p w14:paraId="5992A59B" w14:textId="33540F2E" w:rsidR="004B213A" w:rsidRDefault="004B213A" w:rsidP="00872582">
      <w:pPr>
        <w:pStyle w:val="ListParagraph"/>
        <w:numPr>
          <w:ilvl w:val="0"/>
          <w:numId w:val="25"/>
        </w:numPr>
        <w:rPr>
          <w:sz w:val="22"/>
          <w:szCs w:val="22"/>
        </w:rPr>
      </w:pPr>
      <w:r>
        <w:rPr>
          <w:sz w:val="22"/>
          <w:szCs w:val="22"/>
        </w:rPr>
        <w:t xml:space="preserve">On click edit in the beneficiary </w:t>
      </w:r>
      <w:r w:rsidR="00D666C7">
        <w:rPr>
          <w:sz w:val="22"/>
          <w:szCs w:val="22"/>
        </w:rPr>
        <w:t xml:space="preserve">list view or </w:t>
      </w:r>
      <w:r>
        <w:rPr>
          <w:sz w:val="22"/>
          <w:szCs w:val="22"/>
        </w:rPr>
        <w:t>details screen, app will redirect to the edit beneficiary screen.</w:t>
      </w:r>
    </w:p>
    <w:p w14:paraId="5239360F" w14:textId="0ACD73E6" w:rsidR="004B213A" w:rsidRDefault="004B213A" w:rsidP="00872582">
      <w:pPr>
        <w:pStyle w:val="ListParagraph"/>
        <w:numPr>
          <w:ilvl w:val="0"/>
          <w:numId w:val="25"/>
        </w:numPr>
        <w:rPr>
          <w:sz w:val="22"/>
          <w:szCs w:val="22"/>
        </w:rPr>
      </w:pPr>
      <w:r>
        <w:rPr>
          <w:sz w:val="22"/>
          <w:szCs w:val="22"/>
        </w:rPr>
        <w:t xml:space="preserve">The screen will be the same as add beneficiary screen and flow, </w:t>
      </w:r>
      <w:r w:rsidR="002B5838">
        <w:rPr>
          <w:sz w:val="22"/>
          <w:szCs w:val="22"/>
        </w:rPr>
        <w:t>were</w:t>
      </w:r>
      <w:r>
        <w:rPr>
          <w:sz w:val="22"/>
          <w:szCs w:val="22"/>
        </w:rPr>
        <w:t xml:space="preserve"> only </w:t>
      </w:r>
      <w:r w:rsidR="005B5866">
        <w:rPr>
          <w:sz w:val="22"/>
          <w:szCs w:val="22"/>
        </w:rPr>
        <w:t>the following fields are allowed to edit and remaining fields will be always display only:</w:t>
      </w:r>
    </w:p>
    <w:p w14:paraId="72BD4395" w14:textId="08AD55C5" w:rsidR="005B5866" w:rsidRDefault="005B5866" w:rsidP="00872582">
      <w:pPr>
        <w:pStyle w:val="ListParagraph"/>
        <w:numPr>
          <w:ilvl w:val="1"/>
          <w:numId w:val="25"/>
        </w:numPr>
        <w:rPr>
          <w:sz w:val="22"/>
          <w:szCs w:val="22"/>
        </w:rPr>
      </w:pPr>
      <w:r>
        <w:rPr>
          <w:sz w:val="22"/>
          <w:szCs w:val="22"/>
        </w:rPr>
        <w:t>Nick Name</w:t>
      </w:r>
    </w:p>
    <w:p w14:paraId="73BEE69E" w14:textId="3E453C29" w:rsidR="005B5866" w:rsidRDefault="005B5866" w:rsidP="00872582">
      <w:pPr>
        <w:pStyle w:val="ListParagraph"/>
        <w:numPr>
          <w:ilvl w:val="1"/>
          <w:numId w:val="25"/>
        </w:numPr>
        <w:rPr>
          <w:sz w:val="22"/>
          <w:szCs w:val="22"/>
        </w:rPr>
      </w:pPr>
      <w:r>
        <w:rPr>
          <w:sz w:val="22"/>
          <w:szCs w:val="22"/>
        </w:rPr>
        <w:t>Full Name</w:t>
      </w:r>
    </w:p>
    <w:p w14:paraId="050FE6A4" w14:textId="27E48E2B" w:rsidR="005B5866" w:rsidRDefault="005B5866" w:rsidP="00872582">
      <w:pPr>
        <w:pStyle w:val="ListParagraph"/>
        <w:numPr>
          <w:ilvl w:val="1"/>
          <w:numId w:val="25"/>
        </w:numPr>
        <w:rPr>
          <w:sz w:val="22"/>
          <w:szCs w:val="22"/>
        </w:rPr>
      </w:pPr>
      <w:r>
        <w:rPr>
          <w:sz w:val="22"/>
          <w:szCs w:val="22"/>
        </w:rPr>
        <w:t>Beneficiary Address Line 1 (applicable only for international beneficiary)</w:t>
      </w:r>
    </w:p>
    <w:p w14:paraId="3EFCC356" w14:textId="7AC869F4" w:rsidR="005B5866" w:rsidRPr="005B5866" w:rsidRDefault="005B5866" w:rsidP="00872582">
      <w:pPr>
        <w:pStyle w:val="ListParagraph"/>
        <w:numPr>
          <w:ilvl w:val="1"/>
          <w:numId w:val="25"/>
        </w:numPr>
        <w:rPr>
          <w:sz w:val="22"/>
          <w:szCs w:val="22"/>
        </w:rPr>
      </w:pPr>
      <w:r w:rsidRPr="005B5866">
        <w:rPr>
          <w:sz w:val="22"/>
          <w:szCs w:val="22"/>
        </w:rPr>
        <w:t>Beneficiary Address Line 2 (applicable only for international beneficiary)</w:t>
      </w:r>
    </w:p>
    <w:p w14:paraId="3F8603ED" w14:textId="59396607" w:rsidR="005B5866" w:rsidRDefault="005B5866" w:rsidP="00872582">
      <w:pPr>
        <w:pStyle w:val="ListParagraph"/>
        <w:numPr>
          <w:ilvl w:val="1"/>
          <w:numId w:val="25"/>
        </w:numPr>
        <w:rPr>
          <w:sz w:val="22"/>
          <w:szCs w:val="22"/>
        </w:rPr>
      </w:pPr>
      <w:r w:rsidRPr="005B5866">
        <w:rPr>
          <w:sz w:val="22"/>
          <w:szCs w:val="22"/>
        </w:rPr>
        <w:t>Beneficiary Address Line 3 (applicable only for international beneficiary)</w:t>
      </w:r>
    </w:p>
    <w:p w14:paraId="742F90F6" w14:textId="77777777" w:rsidR="0056715A" w:rsidRDefault="0056715A" w:rsidP="0056715A">
      <w:pPr>
        <w:ind w:firstLine="360"/>
        <w:rPr>
          <w:b/>
          <w:bCs/>
          <w:sz w:val="22"/>
          <w:szCs w:val="22"/>
        </w:rPr>
      </w:pPr>
      <w:r w:rsidRPr="00412260">
        <w:rPr>
          <w:b/>
          <w:bCs/>
          <w:sz w:val="22"/>
          <w:szCs w:val="22"/>
        </w:rPr>
        <w:t xml:space="preserve">APIs: </w:t>
      </w:r>
    </w:p>
    <w:p w14:paraId="5FD92660" w14:textId="32799E8F" w:rsidR="0056715A" w:rsidRDefault="0056715A" w:rsidP="0056715A">
      <w:pPr>
        <w:pStyle w:val="ListParagraph"/>
        <w:numPr>
          <w:ilvl w:val="0"/>
          <w:numId w:val="13"/>
        </w:numPr>
        <w:rPr>
          <w:sz w:val="22"/>
          <w:szCs w:val="22"/>
        </w:rPr>
      </w:pPr>
      <w:r>
        <w:rPr>
          <w:sz w:val="22"/>
          <w:szCs w:val="22"/>
        </w:rPr>
        <w:t>The app will invoke the update beneficiary API.</w:t>
      </w:r>
    </w:p>
    <w:p w14:paraId="68F67FFB" w14:textId="464BD4F5" w:rsidR="009225BB" w:rsidRDefault="009225BB" w:rsidP="00816B83">
      <w:pPr>
        <w:pStyle w:val="Heading3"/>
        <w:numPr>
          <w:ilvl w:val="2"/>
          <w:numId w:val="4"/>
        </w:numPr>
        <w:rPr>
          <w:sz w:val="24"/>
          <w:szCs w:val="24"/>
        </w:rPr>
      </w:pPr>
      <w:bookmarkStart w:id="66" w:name="_Toc117274610"/>
      <w:r w:rsidRPr="00375285">
        <w:rPr>
          <w:sz w:val="24"/>
          <w:szCs w:val="24"/>
        </w:rPr>
        <w:t>Delete Beneficiary</w:t>
      </w:r>
      <w:bookmarkEnd w:id="66"/>
    </w:p>
    <w:p w14:paraId="57FFB24B" w14:textId="22B8CC8F" w:rsidR="005B5866" w:rsidRPr="005B5866" w:rsidRDefault="005B5866" w:rsidP="00872582">
      <w:pPr>
        <w:pStyle w:val="ListParagraph"/>
        <w:numPr>
          <w:ilvl w:val="0"/>
          <w:numId w:val="25"/>
        </w:numPr>
        <w:rPr>
          <w:sz w:val="22"/>
          <w:szCs w:val="22"/>
        </w:rPr>
      </w:pPr>
      <w:r w:rsidRPr="005B5866">
        <w:rPr>
          <w:sz w:val="22"/>
          <w:szCs w:val="22"/>
        </w:rPr>
        <w:lastRenderedPageBreak/>
        <w:t xml:space="preserve">This section is for the customer to </w:t>
      </w:r>
      <w:r>
        <w:rPr>
          <w:sz w:val="22"/>
          <w:szCs w:val="22"/>
        </w:rPr>
        <w:t>delete</w:t>
      </w:r>
      <w:r w:rsidRPr="005B5866">
        <w:rPr>
          <w:sz w:val="22"/>
          <w:szCs w:val="22"/>
        </w:rPr>
        <w:t xml:space="preserve"> an already added beneficiary.</w:t>
      </w:r>
    </w:p>
    <w:p w14:paraId="00EDF335" w14:textId="5075EAE2" w:rsidR="00DF7D5D" w:rsidRDefault="00375DD8" w:rsidP="00375DD8">
      <w:pPr>
        <w:pStyle w:val="ListParagraph"/>
        <w:numPr>
          <w:ilvl w:val="0"/>
          <w:numId w:val="25"/>
        </w:numPr>
        <w:rPr>
          <w:sz w:val="22"/>
          <w:szCs w:val="22"/>
        </w:rPr>
      </w:pPr>
      <w:r>
        <w:rPr>
          <w:sz w:val="22"/>
          <w:szCs w:val="22"/>
        </w:rPr>
        <w:t xml:space="preserve">On click delete in the beneficiary list view or details screen, </w:t>
      </w:r>
      <w:r w:rsidR="00DF7D5D">
        <w:rPr>
          <w:sz w:val="22"/>
          <w:szCs w:val="22"/>
        </w:rPr>
        <w:t>app will validate whether standing orders created for the respective beneficiary</w:t>
      </w:r>
    </w:p>
    <w:p w14:paraId="40602DCF" w14:textId="23496A4D" w:rsidR="00375DD8" w:rsidRDefault="00DF7D5D" w:rsidP="00375DD8">
      <w:pPr>
        <w:pStyle w:val="ListParagraph"/>
        <w:numPr>
          <w:ilvl w:val="0"/>
          <w:numId w:val="25"/>
        </w:numPr>
        <w:rPr>
          <w:sz w:val="22"/>
          <w:szCs w:val="22"/>
        </w:rPr>
      </w:pPr>
      <w:r>
        <w:rPr>
          <w:sz w:val="22"/>
          <w:szCs w:val="22"/>
        </w:rPr>
        <w:t>If standing order is created, a</w:t>
      </w:r>
      <w:r w:rsidR="00375DD8">
        <w:rPr>
          <w:sz w:val="22"/>
          <w:szCs w:val="22"/>
        </w:rPr>
        <w:t>pp will prompt a message “</w:t>
      </w:r>
      <w:r>
        <w:rPr>
          <w:sz w:val="22"/>
          <w:szCs w:val="22"/>
        </w:rPr>
        <w:t xml:space="preserve">Standing order has been created for this beneficiary. </w:t>
      </w:r>
      <w:r w:rsidR="00375DD8">
        <w:rPr>
          <w:sz w:val="22"/>
          <w:szCs w:val="22"/>
        </w:rPr>
        <w:t xml:space="preserve">Are you sure, you want to delete the </w:t>
      </w:r>
      <w:r>
        <w:rPr>
          <w:sz w:val="22"/>
          <w:szCs w:val="22"/>
        </w:rPr>
        <w:t xml:space="preserve">standing order and </w:t>
      </w:r>
      <w:r w:rsidR="00375DD8">
        <w:rPr>
          <w:sz w:val="22"/>
          <w:szCs w:val="22"/>
        </w:rPr>
        <w:t>beneficiary?” with Yes and No option.</w:t>
      </w:r>
    </w:p>
    <w:p w14:paraId="44CA2BAD" w14:textId="3401CF24" w:rsidR="00375DD8" w:rsidRDefault="00375DD8" w:rsidP="00375DD8">
      <w:pPr>
        <w:pStyle w:val="ListParagraph"/>
        <w:numPr>
          <w:ilvl w:val="1"/>
          <w:numId w:val="25"/>
        </w:numPr>
        <w:rPr>
          <w:sz w:val="22"/>
          <w:szCs w:val="22"/>
        </w:rPr>
      </w:pPr>
      <w:r>
        <w:rPr>
          <w:sz w:val="22"/>
          <w:szCs w:val="22"/>
        </w:rPr>
        <w:t xml:space="preserve">On select Yes, app will launch the authentication screen and on successful authentication, the </w:t>
      </w:r>
      <w:r w:rsidR="00DF7D5D">
        <w:rPr>
          <w:sz w:val="22"/>
          <w:szCs w:val="22"/>
        </w:rPr>
        <w:t xml:space="preserve">standing order &amp; beneficiary </w:t>
      </w:r>
      <w:r>
        <w:rPr>
          <w:sz w:val="22"/>
          <w:szCs w:val="22"/>
        </w:rPr>
        <w:t>will be deleted, and the following will be displayed:</w:t>
      </w:r>
    </w:p>
    <w:p w14:paraId="1AFA5EA5" w14:textId="77777777" w:rsidR="00375DD8" w:rsidRDefault="00375DD8" w:rsidP="00375DD8">
      <w:pPr>
        <w:pStyle w:val="ListParagraph"/>
        <w:numPr>
          <w:ilvl w:val="2"/>
          <w:numId w:val="25"/>
        </w:numPr>
        <w:rPr>
          <w:sz w:val="22"/>
          <w:szCs w:val="22"/>
        </w:rPr>
      </w:pPr>
      <w:r>
        <w:rPr>
          <w:sz w:val="22"/>
          <w:szCs w:val="22"/>
        </w:rPr>
        <w:t>Status – Success / Failure</w:t>
      </w:r>
    </w:p>
    <w:p w14:paraId="120DAEC5" w14:textId="77777777" w:rsidR="00375DD8" w:rsidRDefault="00375DD8" w:rsidP="00375DD8">
      <w:pPr>
        <w:pStyle w:val="ListParagraph"/>
        <w:numPr>
          <w:ilvl w:val="2"/>
          <w:numId w:val="25"/>
        </w:numPr>
        <w:rPr>
          <w:sz w:val="22"/>
          <w:szCs w:val="22"/>
        </w:rPr>
      </w:pPr>
      <w:r>
        <w:rPr>
          <w:sz w:val="22"/>
          <w:szCs w:val="22"/>
        </w:rPr>
        <w:t>Status Description</w:t>
      </w:r>
    </w:p>
    <w:p w14:paraId="31F67257" w14:textId="764A25A6" w:rsidR="00375DD8" w:rsidRDefault="00375DD8" w:rsidP="00375DD8">
      <w:pPr>
        <w:pStyle w:val="ListParagraph"/>
        <w:numPr>
          <w:ilvl w:val="3"/>
          <w:numId w:val="25"/>
        </w:numPr>
        <w:rPr>
          <w:sz w:val="22"/>
          <w:szCs w:val="22"/>
        </w:rPr>
      </w:pPr>
      <w:r w:rsidRPr="005F5D5F">
        <w:rPr>
          <w:sz w:val="22"/>
          <w:szCs w:val="22"/>
        </w:rPr>
        <w:t xml:space="preserve">If beneficiary </w:t>
      </w:r>
      <w:r>
        <w:rPr>
          <w:sz w:val="22"/>
          <w:szCs w:val="22"/>
        </w:rPr>
        <w:t>deleted</w:t>
      </w:r>
      <w:r w:rsidRPr="005F5D5F">
        <w:rPr>
          <w:sz w:val="22"/>
          <w:szCs w:val="22"/>
        </w:rPr>
        <w:t xml:space="preserve"> “</w:t>
      </w:r>
      <w:r w:rsidR="00DF7D5D">
        <w:rPr>
          <w:sz w:val="22"/>
          <w:szCs w:val="22"/>
        </w:rPr>
        <w:t>Standing order cancelled and b</w:t>
      </w:r>
      <w:r w:rsidRPr="005F5D5F">
        <w:rPr>
          <w:sz w:val="22"/>
          <w:szCs w:val="22"/>
        </w:rPr>
        <w:t xml:space="preserve">eneficiary </w:t>
      </w:r>
      <w:r w:rsidR="00DF7D5D">
        <w:rPr>
          <w:sz w:val="22"/>
          <w:szCs w:val="22"/>
        </w:rPr>
        <w:t>deleted</w:t>
      </w:r>
      <w:r w:rsidRPr="005F5D5F">
        <w:rPr>
          <w:sz w:val="22"/>
          <w:szCs w:val="22"/>
        </w:rPr>
        <w:t xml:space="preserve"> successfully”</w:t>
      </w:r>
    </w:p>
    <w:p w14:paraId="568D44FA" w14:textId="77777777" w:rsidR="00375DD8" w:rsidRDefault="00375DD8" w:rsidP="00375DD8">
      <w:pPr>
        <w:pStyle w:val="ListParagraph"/>
        <w:numPr>
          <w:ilvl w:val="3"/>
          <w:numId w:val="25"/>
        </w:numPr>
        <w:rPr>
          <w:sz w:val="22"/>
          <w:szCs w:val="22"/>
        </w:rPr>
      </w:pPr>
      <w:r w:rsidRPr="005F5D5F">
        <w:rPr>
          <w:sz w:val="22"/>
          <w:szCs w:val="22"/>
        </w:rPr>
        <w:t xml:space="preserve">If beneficiary </w:t>
      </w:r>
      <w:r>
        <w:rPr>
          <w:sz w:val="22"/>
          <w:szCs w:val="22"/>
        </w:rPr>
        <w:t>deletion</w:t>
      </w:r>
      <w:r w:rsidRPr="005F5D5F">
        <w:rPr>
          <w:sz w:val="22"/>
          <w:szCs w:val="22"/>
        </w:rPr>
        <w:t xml:space="preserve"> failed “Error message based on scenarios configured” </w:t>
      </w:r>
    </w:p>
    <w:p w14:paraId="049C0EB4" w14:textId="77777777" w:rsidR="00375DD8" w:rsidRDefault="00375DD8" w:rsidP="00375DD8">
      <w:pPr>
        <w:pStyle w:val="ListParagraph"/>
        <w:numPr>
          <w:ilvl w:val="2"/>
          <w:numId w:val="25"/>
        </w:numPr>
        <w:rPr>
          <w:sz w:val="22"/>
          <w:szCs w:val="22"/>
        </w:rPr>
      </w:pPr>
      <w:r w:rsidRPr="00D666C7">
        <w:rPr>
          <w:sz w:val="22"/>
          <w:szCs w:val="22"/>
        </w:rPr>
        <w:t>Transaction Reference Number</w:t>
      </w:r>
    </w:p>
    <w:p w14:paraId="71ECC7BC" w14:textId="77777777" w:rsidR="00375DD8" w:rsidRPr="0056715A" w:rsidRDefault="00375DD8" w:rsidP="00375DD8">
      <w:pPr>
        <w:pStyle w:val="ListParagraph"/>
        <w:numPr>
          <w:ilvl w:val="1"/>
          <w:numId w:val="25"/>
        </w:numPr>
        <w:rPr>
          <w:caps/>
          <w:spacing w:val="15"/>
          <w:sz w:val="24"/>
          <w:szCs w:val="24"/>
        </w:rPr>
      </w:pPr>
      <w:r w:rsidRPr="00D666C7">
        <w:rPr>
          <w:sz w:val="22"/>
          <w:szCs w:val="22"/>
        </w:rPr>
        <w:t>On select No, app will remain in the beneficiary list view or details screen.</w:t>
      </w:r>
    </w:p>
    <w:p w14:paraId="0767D159" w14:textId="6506E81C" w:rsidR="005B5866" w:rsidRDefault="00DF7D5D" w:rsidP="00872582">
      <w:pPr>
        <w:pStyle w:val="ListParagraph"/>
        <w:numPr>
          <w:ilvl w:val="0"/>
          <w:numId w:val="25"/>
        </w:numPr>
        <w:rPr>
          <w:sz w:val="22"/>
          <w:szCs w:val="22"/>
        </w:rPr>
      </w:pPr>
      <w:r>
        <w:rPr>
          <w:sz w:val="22"/>
          <w:szCs w:val="22"/>
        </w:rPr>
        <w:t xml:space="preserve">If standing order is not created, </w:t>
      </w:r>
      <w:r w:rsidR="005B5866">
        <w:rPr>
          <w:sz w:val="22"/>
          <w:szCs w:val="22"/>
        </w:rPr>
        <w:t xml:space="preserve">app will </w:t>
      </w:r>
      <w:r w:rsidR="00D666C7">
        <w:rPr>
          <w:sz w:val="22"/>
          <w:szCs w:val="22"/>
        </w:rPr>
        <w:t xml:space="preserve">prompt </w:t>
      </w:r>
      <w:r w:rsidR="000717A9">
        <w:rPr>
          <w:sz w:val="22"/>
          <w:szCs w:val="22"/>
        </w:rPr>
        <w:t>a</w:t>
      </w:r>
      <w:r w:rsidR="00D666C7">
        <w:rPr>
          <w:sz w:val="22"/>
          <w:szCs w:val="22"/>
        </w:rPr>
        <w:t xml:space="preserve"> message “Are you sure, you want to delete the beneficiary?” with Yes and No option.</w:t>
      </w:r>
    </w:p>
    <w:p w14:paraId="54086520" w14:textId="21C18565" w:rsidR="00D666C7" w:rsidRDefault="00D666C7" w:rsidP="00872582">
      <w:pPr>
        <w:pStyle w:val="ListParagraph"/>
        <w:numPr>
          <w:ilvl w:val="1"/>
          <w:numId w:val="25"/>
        </w:numPr>
        <w:rPr>
          <w:sz w:val="22"/>
          <w:szCs w:val="22"/>
        </w:rPr>
      </w:pPr>
      <w:r>
        <w:rPr>
          <w:sz w:val="22"/>
          <w:szCs w:val="22"/>
        </w:rPr>
        <w:t xml:space="preserve">On select Yes, app will launch the authentication screen and on successful authentication, the </w:t>
      </w:r>
      <w:r w:rsidR="000717A9">
        <w:rPr>
          <w:sz w:val="22"/>
          <w:szCs w:val="22"/>
        </w:rPr>
        <w:t>beneficiary</w:t>
      </w:r>
      <w:r>
        <w:rPr>
          <w:sz w:val="22"/>
          <w:szCs w:val="22"/>
        </w:rPr>
        <w:t xml:space="preserve"> will be </w:t>
      </w:r>
      <w:r w:rsidR="000717A9">
        <w:rPr>
          <w:sz w:val="22"/>
          <w:szCs w:val="22"/>
        </w:rPr>
        <w:t>deleted,</w:t>
      </w:r>
      <w:r>
        <w:rPr>
          <w:sz w:val="22"/>
          <w:szCs w:val="22"/>
        </w:rPr>
        <w:t xml:space="preserve"> and the following will be displayed:</w:t>
      </w:r>
    </w:p>
    <w:p w14:paraId="5A80A6A6" w14:textId="77777777" w:rsidR="00D666C7" w:rsidRDefault="00D666C7" w:rsidP="00872582">
      <w:pPr>
        <w:pStyle w:val="ListParagraph"/>
        <w:numPr>
          <w:ilvl w:val="2"/>
          <w:numId w:val="25"/>
        </w:numPr>
        <w:rPr>
          <w:sz w:val="22"/>
          <w:szCs w:val="22"/>
        </w:rPr>
      </w:pPr>
      <w:r>
        <w:rPr>
          <w:sz w:val="22"/>
          <w:szCs w:val="22"/>
        </w:rPr>
        <w:t>Status – Success / Failure</w:t>
      </w:r>
    </w:p>
    <w:p w14:paraId="14860753" w14:textId="77777777" w:rsidR="00D666C7" w:rsidRDefault="00D666C7" w:rsidP="00872582">
      <w:pPr>
        <w:pStyle w:val="ListParagraph"/>
        <w:numPr>
          <w:ilvl w:val="2"/>
          <w:numId w:val="25"/>
        </w:numPr>
        <w:rPr>
          <w:sz w:val="22"/>
          <w:szCs w:val="22"/>
        </w:rPr>
      </w:pPr>
      <w:r>
        <w:rPr>
          <w:sz w:val="22"/>
          <w:szCs w:val="22"/>
        </w:rPr>
        <w:t>Status Description</w:t>
      </w:r>
    </w:p>
    <w:p w14:paraId="74D3A688" w14:textId="0253FD47" w:rsidR="00D666C7" w:rsidRDefault="00D666C7" w:rsidP="00872582">
      <w:pPr>
        <w:pStyle w:val="ListParagraph"/>
        <w:numPr>
          <w:ilvl w:val="3"/>
          <w:numId w:val="25"/>
        </w:numPr>
        <w:rPr>
          <w:sz w:val="22"/>
          <w:szCs w:val="22"/>
        </w:rPr>
      </w:pPr>
      <w:r w:rsidRPr="005F5D5F">
        <w:rPr>
          <w:sz w:val="22"/>
          <w:szCs w:val="22"/>
        </w:rPr>
        <w:t xml:space="preserve">If beneficiary </w:t>
      </w:r>
      <w:r w:rsidR="007035A3">
        <w:rPr>
          <w:sz w:val="22"/>
          <w:szCs w:val="22"/>
        </w:rPr>
        <w:t>deleted</w:t>
      </w:r>
      <w:r w:rsidRPr="005F5D5F">
        <w:rPr>
          <w:sz w:val="22"/>
          <w:szCs w:val="22"/>
        </w:rPr>
        <w:t xml:space="preserve"> “Beneficiary </w:t>
      </w:r>
      <w:r w:rsidR="00DF7D5D">
        <w:rPr>
          <w:sz w:val="22"/>
          <w:szCs w:val="22"/>
        </w:rPr>
        <w:t>deleted</w:t>
      </w:r>
      <w:r w:rsidR="00DF7D5D" w:rsidRPr="005F5D5F">
        <w:rPr>
          <w:sz w:val="22"/>
          <w:szCs w:val="22"/>
        </w:rPr>
        <w:t xml:space="preserve"> </w:t>
      </w:r>
      <w:r w:rsidRPr="005F5D5F">
        <w:rPr>
          <w:sz w:val="22"/>
          <w:szCs w:val="22"/>
        </w:rPr>
        <w:t>successfully”</w:t>
      </w:r>
    </w:p>
    <w:p w14:paraId="76A8B620" w14:textId="44D6D1BD" w:rsidR="00D666C7" w:rsidRDefault="00D666C7" w:rsidP="00872582">
      <w:pPr>
        <w:pStyle w:val="ListParagraph"/>
        <w:numPr>
          <w:ilvl w:val="3"/>
          <w:numId w:val="25"/>
        </w:numPr>
        <w:rPr>
          <w:sz w:val="22"/>
          <w:szCs w:val="22"/>
        </w:rPr>
      </w:pPr>
      <w:r w:rsidRPr="005F5D5F">
        <w:rPr>
          <w:sz w:val="22"/>
          <w:szCs w:val="22"/>
        </w:rPr>
        <w:t xml:space="preserve">If beneficiary </w:t>
      </w:r>
      <w:r w:rsidR="007035A3">
        <w:rPr>
          <w:sz w:val="22"/>
          <w:szCs w:val="22"/>
        </w:rPr>
        <w:t>deletion</w:t>
      </w:r>
      <w:r w:rsidRPr="005F5D5F">
        <w:rPr>
          <w:sz w:val="22"/>
          <w:szCs w:val="22"/>
        </w:rPr>
        <w:t xml:space="preserve"> failed “Error message based on scenarios configured” </w:t>
      </w:r>
    </w:p>
    <w:p w14:paraId="1D0536D0" w14:textId="4A4A0F01" w:rsidR="00D666C7" w:rsidRDefault="00D666C7" w:rsidP="00872582">
      <w:pPr>
        <w:pStyle w:val="ListParagraph"/>
        <w:numPr>
          <w:ilvl w:val="2"/>
          <w:numId w:val="25"/>
        </w:numPr>
        <w:rPr>
          <w:sz w:val="22"/>
          <w:szCs w:val="22"/>
        </w:rPr>
      </w:pPr>
      <w:r w:rsidRPr="00D666C7">
        <w:rPr>
          <w:sz w:val="22"/>
          <w:szCs w:val="22"/>
        </w:rPr>
        <w:t>Transaction Reference Number</w:t>
      </w:r>
    </w:p>
    <w:p w14:paraId="12CE12EF" w14:textId="3840CF5C" w:rsidR="00761DB7" w:rsidRPr="0056715A" w:rsidRDefault="00D666C7" w:rsidP="00872582">
      <w:pPr>
        <w:pStyle w:val="ListParagraph"/>
        <w:numPr>
          <w:ilvl w:val="1"/>
          <w:numId w:val="25"/>
        </w:numPr>
        <w:rPr>
          <w:caps/>
          <w:spacing w:val="15"/>
          <w:sz w:val="24"/>
          <w:szCs w:val="24"/>
        </w:rPr>
      </w:pPr>
      <w:r w:rsidRPr="00D666C7">
        <w:rPr>
          <w:sz w:val="22"/>
          <w:szCs w:val="22"/>
        </w:rPr>
        <w:t>On select No, app will remain in the beneficiary list view or details screen.</w:t>
      </w:r>
    </w:p>
    <w:p w14:paraId="1242498B" w14:textId="77777777" w:rsidR="0056715A" w:rsidRDefault="0056715A" w:rsidP="0056715A">
      <w:pPr>
        <w:ind w:firstLine="360"/>
        <w:rPr>
          <w:b/>
          <w:bCs/>
          <w:sz w:val="22"/>
          <w:szCs w:val="22"/>
        </w:rPr>
      </w:pPr>
      <w:r w:rsidRPr="00412260">
        <w:rPr>
          <w:b/>
          <w:bCs/>
          <w:sz w:val="22"/>
          <w:szCs w:val="22"/>
        </w:rPr>
        <w:t xml:space="preserve">APIs: </w:t>
      </w:r>
    </w:p>
    <w:p w14:paraId="140C17D7" w14:textId="7CFDDFDB" w:rsidR="0056715A" w:rsidRDefault="0056715A" w:rsidP="0056715A">
      <w:pPr>
        <w:pStyle w:val="ListParagraph"/>
        <w:numPr>
          <w:ilvl w:val="0"/>
          <w:numId w:val="13"/>
        </w:numPr>
        <w:rPr>
          <w:sz w:val="22"/>
          <w:szCs w:val="22"/>
        </w:rPr>
      </w:pPr>
      <w:r>
        <w:rPr>
          <w:sz w:val="22"/>
          <w:szCs w:val="22"/>
        </w:rPr>
        <w:t>The app will invoke the delete beneficiary API.</w:t>
      </w:r>
    </w:p>
    <w:p w14:paraId="5B8E5378" w14:textId="5F71DC07" w:rsidR="00DF7D5D" w:rsidRDefault="00DF7D5D" w:rsidP="0056715A">
      <w:pPr>
        <w:pStyle w:val="ListParagraph"/>
        <w:numPr>
          <w:ilvl w:val="0"/>
          <w:numId w:val="13"/>
        </w:numPr>
        <w:rPr>
          <w:sz w:val="22"/>
          <w:szCs w:val="22"/>
        </w:rPr>
      </w:pPr>
      <w:r>
        <w:rPr>
          <w:sz w:val="22"/>
          <w:szCs w:val="22"/>
        </w:rPr>
        <w:t xml:space="preserve">The app will invoke </w:t>
      </w:r>
      <w:r w:rsidR="00CB768E">
        <w:rPr>
          <w:sz w:val="22"/>
          <w:szCs w:val="22"/>
        </w:rPr>
        <w:t>standing order delet</w:t>
      </w:r>
      <w:r w:rsidR="00C360C6">
        <w:rPr>
          <w:sz w:val="22"/>
          <w:szCs w:val="22"/>
        </w:rPr>
        <w:t>ion API.</w:t>
      </w:r>
    </w:p>
    <w:p w14:paraId="67108991" w14:textId="66930AAC" w:rsidR="009225BB" w:rsidRDefault="009225BB" w:rsidP="004A1F71">
      <w:pPr>
        <w:pStyle w:val="Heading2"/>
        <w:numPr>
          <w:ilvl w:val="1"/>
          <w:numId w:val="4"/>
        </w:numPr>
        <w:tabs>
          <w:tab w:val="left" w:pos="990"/>
        </w:tabs>
        <w:rPr>
          <w:sz w:val="24"/>
          <w:szCs w:val="24"/>
        </w:rPr>
      </w:pPr>
      <w:bookmarkStart w:id="67" w:name="_Toc117274611"/>
      <w:r w:rsidRPr="006A0EC1">
        <w:rPr>
          <w:sz w:val="24"/>
          <w:szCs w:val="24"/>
        </w:rPr>
        <w:t>Fund Transfer</w:t>
      </w:r>
      <w:bookmarkEnd w:id="67"/>
    </w:p>
    <w:p w14:paraId="43A0477F" w14:textId="5B691425" w:rsidR="00761DB7" w:rsidRDefault="00761DB7" w:rsidP="00872582">
      <w:pPr>
        <w:pStyle w:val="ListParagraph"/>
        <w:numPr>
          <w:ilvl w:val="0"/>
          <w:numId w:val="13"/>
        </w:numPr>
        <w:rPr>
          <w:sz w:val="22"/>
          <w:szCs w:val="22"/>
        </w:rPr>
      </w:pPr>
      <w:r w:rsidRPr="00816B83">
        <w:rPr>
          <w:sz w:val="22"/>
          <w:szCs w:val="22"/>
        </w:rPr>
        <w:t xml:space="preserve">This section is for the customer to </w:t>
      </w:r>
      <w:r>
        <w:rPr>
          <w:sz w:val="22"/>
          <w:szCs w:val="22"/>
        </w:rPr>
        <w:t>transfer funds to</w:t>
      </w:r>
      <w:r w:rsidRPr="00816B83">
        <w:rPr>
          <w:sz w:val="22"/>
          <w:szCs w:val="22"/>
        </w:rPr>
        <w:t xml:space="preserve"> the </w:t>
      </w:r>
      <w:r>
        <w:rPr>
          <w:sz w:val="22"/>
          <w:szCs w:val="22"/>
        </w:rPr>
        <w:t xml:space="preserve">added </w:t>
      </w:r>
      <w:r w:rsidRPr="00816B83">
        <w:rPr>
          <w:sz w:val="22"/>
          <w:szCs w:val="22"/>
        </w:rPr>
        <w:t>beneficiaries.</w:t>
      </w:r>
    </w:p>
    <w:p w14:paraId="758F6CB5" w14:textId="54770723" w:rsidR="00761DB7" w:rsidRDefault="00761DB7" w:rsidP="00872582">
      <w:pPr>
        <w:pStyle w:val="ListParagraph"/>
        <w:numPr>
          <w:ilvl w:val="0"/>
          <w:numId w:val="13"/>
        </w:numPr>
        <w:rPr>
          <w:sz w:val="22"/>
          <w:szCs w:val="22"/>
        </w:rPr>
      </w:pPr>
      <w:r>
        <w:rPr>
          <w:sz w:val="22"/>
          <w:szCs w:val="22"/>
        </w:rPr>
        <w:t>The user can transfer funds to the following beneficiary types:</w:t>
      </w:r>
    </w:p>
    <w:p w14:paraId="2BB24025" w14:textId="0D209CBE" w:rsidR="00761DB7" w:rsidRDefault="00761DB7" w:rsidP="00872582">
      <w:pPr>
        <w:pStyle w:val="ListParagraph"/>
        <w:numPr>
          <w:ilvl w:val="1"/>
          <w:numId w:val="13"/>
        </w:numPr>
        <w:rPr>
          <w:sz w:val="22"/>
          <w:szCs w:val="22"/>
        </w:rPr>
      </w:pPr>
      <w:r>
        <w:rPr>
          <w:sz w:val="22"/>
          <w:szCs w:val="22"/>
        </w:rPr>
        <w:t>Within Own Accounts (Will not be added in the beneficiary)</w:t>
      </w:r>
    </w:p>
    <w:p w14:paraId="636B13F0" w14:textId="56CCBDA2" w:rsidR="00761DB7" w:rsidRPr="00816B83" w:rsidRDefault="00761DB7" w:rsidP="00872582">
      <w:pPr>
        <w:pStyle w:val="ListParagraph"/>
        <w:numPr>
          <w:ilvl w:val="1"/>
          <w:numId w:val="13"/>
        </w:numPr>
        <w:rPr>
          <w:sz w:val="22"/>
          <w:szCs w:val="22"/>
        </w:rPr>
      </w:pPr>
      <w:r w:rsidRPr="00816B83">
        <w:rPr>
          <w:sz w:val="22"/>
          <w:szCs w:val="22"/>
        </w:rPr>
        <w:t xml:space="preserve">Within </w:t>
      </w:r>
      <w:r w:rsidR="0004319F">
        <w:rPr>
          <w:sz w:val="22"/>
          <w:szCs w:val="22"/>
        </w:rPr>
        <w:t xml:space="preserve">Al </w:t>
      </w:r>
      <w:r w:rsidRPr="00816B83">
        <w:rPr>
          <w:sz w:val="22"/>
          <w:szCs w:val="22"/>
        </w:rPr>
        <w:t>Masraf</w:t>
      </w:r>
    </w:p>
    <w:p w14:paraId="1DE8D57A" w14:textId="77777777" w:rsidR="00761DB7" w:rsidRPr="00816B83" w:rsidRDefault="00761DB7" w:rsidP="00872582">
      <w:pPr>
        <w:pStyle w:val="ListParagraph"/>
        <w:numPr>
          <w:ilvl w:val="1"/>
          <w:numId w:val="13"/>
        </w:numPr>
        <w:rPr>
          <w:sz w:val="22"/>
          <w:szCs w:val="22"/>
        </w:rPr>
      </w:pPr>
      <w:r w:rsidRPr="00816B83">
        <w:rPr>
          <w:sz w:val="22"/>
          <w:szCs w:val="22"/>
        </w:rPr>
        <w:t>Within UAE</w:t>
      </w:r>
    </w:p>
    <w:p w14:paraId="398CA38C" w14:textId="62D470DD" w:rsidR="00761DB7" w:rsidRDefault="00761DB7" w:rsidP="00872582">
      <w:pPr>
        <w:pStyle w:val="ListParagraph"/>
        <w:numPr>
          <w:ilvl w:val="1"/>
          <w:numId w:val="13"/>
        </w:numPr>
        <w:rPr>
          <w:sz w:val="22"/>
          <w:szCs w:val="22"/>
        </w:rPr>
      </w:pPr>
      <w:r w:rsidRPr="00761DB7">
        <w:rPr>
          <w:sz w:val="22"/>
          <w:szCs w:val="22"/>
        </w:rPr>
        <w:t>International Beneficiaries</w:t>
      </w:r>
    </w:p>
    <w:p w14:paraId="60CD7CC4" w14:textId="77777777" w:rsidR="00B568A1" w:rsidRDefault="00B568A1" w:rsidP="00872582">
      <w:pPr>
        <w:pStyle w:val="ListParagraph"/>
        <w:numPr>
          <w:ilvl w:val="0"/>
          <w:numId w:val="13"/>
        </w:numPr>
        <w:rPr>
          <w:sz w:val="22"/>
          <w:szCs w:val="22"/>
        </w:rPr>
      </w:pPr>
      <w:r>
        <w:rPr>
          <w:sz w:val="22"/>
          <w:szCs w:val="22"/>
        </w:rPr>
        <w:t xml:space="preserve">If the user has </w:t>
      </w:r>
    </w:p>
    <w:p w14:paraId="5E34F700" w14:textId="77777777" w:rsidR="00DB512D" w:rsidRDefault="00B568A1" w:rsidP="00872582">
      <w:pPr>
        <w:pStyle w:val="ListParagraph"/>
        <w:numPr>
          <w:ilvl w:val="1"/>
          <w:numId w:val="13"/>
        </w:numPr>
        <w:rPr>
          <w:sz w:val="22"/>
          <w:szCs w:val="22"/>
        </w:rPr>
      </w:pPr>
      <w:r>
        <w:rPr>
          <w:sz w:val="22"/>
          <w:szCs w:val="22"/>
        </w:rPr>
        <w:t xml:space="preserve">One </w:t>
      </w:r>
      <w:r w:rsidR="00DB512D">
        <w:rPr>
          <w:sz w:val="22"/>
          <w:szCs w:val="22"/>
        </w:rPr>
        <w:t xml:space="preserve">savings or current </w:t>
      </w:r>
      <w:r>
        <w:rPr>
          <w:sz w:val="22"/>
          <w:szCs w:val="22"/>
        </w:rPr>
        <w:t>account</w:t>
      </w:r>
      <w:r w:rsidR="00DB512D">
        <w:rPr>
          <w:sz w:val="22"/>
          <w:szCs w:val="22"/>
        </w:rPr>
        <w:t>, then the same will be defaulted in the from account and user will not have option to change any.</w:t>
      </w:r>
    </w:p>
    <w:p w14:paraId="6C00ED1E" w14:textId="1B00E02D" w:rsidR="00B568A1" w:rsidRDefault="00FB73B5" w:rsidP="00872582">
      <w:pPr>
        <w:pStyle w:val="ListParagraph"/>
        <w:numPr>
          <w:ilvl w:val="1"/>
          <w:numId w:val="13"/>
        </w:numPr>
        <w:rPr>
          <w:sz w:val="22"/>
          <w:szCs w:val="22"/>
        </w:rPr>
      </w:pPr>
      <w:r w:rsidRPr="00FB73B5">
        <w:rPr>
          <w:sz w:val="22"/>
          <w:szCs w:val="22"/>
        </w:rPr>
        <w:lastRenderedPageBreak/>
        <w:t>M</w:t>
      </w:r>
      <w:r w:rsidR="00B568A1" w:rsidRPr="00FB73B5">
        <w:rPr>
          <w:sz w:val="22"/>
          <w:szCs w:val="22"/>
        </w:rPr>
        <w:t xml:space="preserve">ore than one </w:t>
      </w:r>
      <w:r w:rsidR="00FB6F39">
        <w:rPr>
          <w:sz w:val="22"/>
          <w:szCs w:val="22"/>
        </w:rPr>
        <w:t>savings or current</w:t>
      </w:r>
      <w:r w:rsidR="00FB6F39" w:rsidRPr="00FB73B5">
        <w:rPr>
          <w:sz w:val="22"/>
          <w:szCs w:val="22"/>
        </w:rPr>
        <w:t xml:space="preserve"> </w:t>
      </w:r>
      <w:r w:rsidR="00B568A1" w:rsidRPr="00FB73B5">
        <w:rPr>
          <w:sz w:val="22"/>
          <w:szCs w:val="22"/>
        </w:rPr>
        <w:t xml:space="preserve">account, </w:t>
      </w:r>
      <w:r w:rsidRPr="00FB73B5">
        <w:rPr>
          <w:sz w:val="22"/>
          <w:szCs w:val="22"/>
        </w:rPr>
        <w:t>t</w:t>
      </w:r>
      <w:r w:rsidR="00B568A1" w:rsidRPr="00FB73B5">
        <w:rPr>
          <w:sz w:val="22"/>
          <w:szCs w:val="22"/>
        </w:rPr>
        <w:t>hen by default the primary account will be selected as from account</w:t>
      </w:r>
      <w:r w:rsidR="00FB6F39">
        <w:rPr>
          <w:sz w:val="22"/>
          <w:szCs w:val="22"/>
        </w:rPr>
        <w:t xml:space="preserve"> a</w:t>
      </w:r>
      <w:r w:rsidRPr="00FB73B5">
        <w:rPr>
          <w:sz w:val="22"/>
          <w:szCs w:val="22"/>
        </w:rPr>
        <w:t>nd user will have an option to change between other accounts.</w:t>
      </w:r>
    </w:p>
    <w:p w14:paraId="70DF7680" w14:textId="6DAC48A8" w:rsidR="009225BB" w:rsidRDefault="009E58B8" w:rsidP="00816B83">
      <w:pPr>
        <w:pStyle w:val="Heading3"/>
        <w:numPr>
          <w:ilvl w:val="2"/>
          <w:numId w:val="4"/>
        </w:numPr>
        <w:rPr>
          <w:sz w:val="24"/>
          <w:szCs w:val="24"/>
        </w:rPr>
      </w:pPr>
      <w:bookmarkStart w:id="68" w:name="_Toc117274612"/>
      <w:r w:rsidRPr="00BA67E9">
        <w:rPr>
          <w:sz w:val="24"/>
          <w:szCs w:val="24"/>
        </w:rPr>
        <w:t>Within Own Accounts</w:t>
      </w:r>
      <w:bookmarkEnd w:id="68"/>
    </w:p>
    <w:p w14:paraId="45D45FF2" w14:textId="45039614" w:rsidR="00FB6F39" w:rsidRPr="00FB6F39" w:rsidRDefault="00FB6F39" w:rsidP="00FB6F39">
      <w:pPr>
        <w:ind w:firstLine="360"/>
        <w:rPr>
          <w:sz w:val="22"/>
          <w:szCs w:val="22"/>
        </w:rPr>
      </w:pPr>
      <w:r w:rsidRPr="00FB6F39">
        <w:rPr>
          <w:b/>
          <w:bCs/>
          <w:sz w:val="22"/>
          <w:szCs w:val="22"/>
        </w:rPr>
        <w:t>Navigations:</w:t>
      </w:r>
      <w:r w:rsidRPr="00FB6F39">
        <w:rPr>
          <w:sz w:val="22"/>
          <w:szCs w:val="22"/>
        </w:rPr>
        <w:t xml:space="preserve"> Login -&gt; Menu -&gt; Transfers -&gt; </w:t>
      </w:r>
      <w:r>
        <w:rPr>
          <w:sz w:val="22"/>
          <w:szCs w:val="22"/>
        </w:rPr>
        <w:t>Within Own Accounts</w:t>
      </w:r>
    </w:p>
    <w:p w14:paraId="11A5F977" w14:textId="77777777" w:rsidR="00FB6F39" w:rsidRDefault="00FB6F39" w:rsidP="00872582">
      <w:pPr>
        <w:pStyle w:val="ListParagraph"/>
        <w:numPr>
          <w:ilvl w:val="0"/>
          <w:numId w:val="13"/>
        </w:numPr>
        <w:rPr>
          <w:sz w:val="22"/>
          <w:szCs w:val="22"/>
        </w:rPr>
      </w:pPr>
      <w:r>
        <w:rPr>
          <w:sz w:val="22"/>
          <w:szCs w:val="22"/>
        </w:rPr>
        <w:t>This section is for the customer transfer funds within their own accounts.</w:t>
      </w:r>
    </w:p>
    <w:p w14:paraId="69B91D89" w14:textId="77777777" w:rsidR="006803C9" w:rsidRPr="006803C9" w:rsidRDefault="006803C9" w:rsidP="006803C9">
      <w:pPr>
        <w:ind w:left="360"/>
        <w:rPr>
          <w:b/>
          <w:bCs/>
          <w:sz w:val="24"/>
          <w:szCs w:val="24"/>
        </w:rPr>
      </w:pPr>
      <w:r w:rsidRPr="006803C9">
        <w:rPr>
          <w:b/>
          <w:bCs/>
          <w:sz w:val="24"/>
          <w:szCs w:val="24"/>
        </w:rPr>
        <w:t>Screen 1:</w:t>
      </w:r>
    </w:p>
    <w:p w14:paraId="0BD65E9E" w14:textId="3CE24489" w:rsidR="00FB6F39" w:rsidRDefault="00AA01C6" w:rsidP="00872582">
      <w:pPr>
        <w:pStyle w:val="ListParagraph"/>
        <w:numPr>
          <w:ilvl w:val="0"/>
          <w:numId w:val="13"/>
        </w:numPr>
        <w:rPr>
          <w:sz w:val="22"/>
          <w:szCs w:val="22"/>
        </w:rPr>
      </w:pPr>
      <w:r w:rsidRPr="00761DB7">
        <w:rPr>
          <w:sz w:val="22"/>
          <w:szCs w:val="22"/>
        </w:rPr>
        <w:t xml:space="preserve">This feature will be applicable only when </w:t>
      </w:r>
      <w:r w:rsidR="00FB6F39">
        <w:rPr>
          <w:sz w:val="22"/>
          <w:szCs w:val="22"/>
        </w:rPr>
        <w:t>user</w:t>
      </w:r>
      <w:r w:rsidRPr="00761DB7">
        <w:rPr>
          <w:sz w:val="22"/>
          <w:szCs w:val="22"/>
        </w:rPr>
        <w:t xml:space="preserve"> have more than </w:t>
      </w:r>
      <w:r w:rsidR="00E72535">
        <w:rPr>
          <w:sz w:val="22"/>
          <w:szCs w:val="22"/>
        </w:rPr>
        <w:t xml:space="preserve">one </w:t>
      </w:r>
      <w:r w:rsidRPr="00761DB7">
        <w:rPr>
          <w:sz w:val="22"/>
          <w:szCs w:val="22"/>
        </w:rPr>
        <w:t>account</w:t>
      </w:r>
      <w:r w:rsidR="00FB6F39">
        <w:rPr>
          <w:sz w:val="22"/>
          <w:szCs w:val="22"/>
        </w:rPr>
        <w:t>s</w:t>
      </w:r>
      <w:r w:rsidRPr="00761DB7">
        <w:rPr>
          <w:sz w:val="22"/>
          <w:szCs w:val="22"/>
        </w:rPr>
        <w:t xml:space="preserve">. </w:t>
      </w:r>
    </w:p>
    <w:p w14:paraId="4990A251" w14:textId="4ECB9D2D" w:rsidR="00D759E5" w:rsidRDefault="00D759E5" w:rsidP="00872582">
      <w:pPr>
        <w:pStyle w:val="ListParagraph"/>
        <w:numPr>
          <w:ilvl w:val="0"/>
          <w:numId w:val="13"/>
        </w:numPr>
        <w:rPr>
          <w:sz w:val="22"/>
          <w:szCs w:val="22"/>
        </w:rPr>
      </w:pPr>
      <w:r>
        <w:rPr>
          <w:sz w:val="22"/>
          <w:szCs w:val="22"/>
        </w:rPr>
        <w:t>By default, the primary account should be selected in the From Account</w:t>
      </w:r>
      <w:r w:rsidR="00B05E33">
        <w:rPr>
          <w:sz w:val="22"/>
          <w:szCs w:val="22"/>
        </w:rPr>
        <w:t xml:space="preserve"> and user will have the option to select other account from dropdown.</w:t>
      </w:r>
    </w:p>
    <w:p w14:paraId="62A7B84A" w14:textId="632F19B1" w:rsidR="00F73FBC" w:rsidRDefault="00B05E33" w:rsidP="00872582">
      <w:pPr>
        <w:pStyle w:val="ListParagraph"/>
        <w:numPr>
          <w:ilvl w:val="0"/>
          <w:numId w:val="13"/>
        </w:numPr>
        <w:rPr>
          <w:sz w:val="22"/>
          <w:szCs w:val="22"/>
        </w:rPr>
      </w:pPr>
      <w:r>
        <w:rPr>
          <w:sz w:val="22"/>
          <w:szCs w:val="22"/>
        </w:rPr>
        <w:t xml:space="preserve">On select the </w:t>
      </w:r>
      <w:proofErr w:type="spellStart"/>
      <w:r w:rsidR="00F73FBC">
        <w:rPr>
          <w:sz w:val="22"/>
          <w:szCs w:val="22"/>
        </w:rPr>
        <w:t>to</w:t>
      </w:r>
      <w:proofErr w:type="spellEnd"/>
      <w:r w:rsidR="00F73FBC">
        <w:rPr>
          <w:sz w:val="22"/>
          <w:szCs w:val="22"/>
        </w:rPr>
        <w:t xml:space="preserve"> account dropdown, </w:t>
      </w:r>
      <w:r w:rsidR="00F73FBC" w:rsidRPr="00F73FBC">
        <w:rPr>
          <w:sz w:val="22"/>
          <w:szCs w:val="22"/>
        </w:rPr>
        <w:t xml:space="preserve">Beneficiaries will be displayed on </w:t>
      </w:r>
      <w:r w:rsidR="00F73FBC">
        <w:rPr>
          <w:sz w:val="22"/>
          <w:szCs w:val="22"/>
        </w:rPr>
        <w:t xml:space="preserve">the </w:t>
      </w:r>
      <w:r w:rsidR="00F73FBC" w:rsidRPr="00F73FBC">
        <w:rPr>
          <w:sz w:val="22"/>
          <w:szCs w:val="22"/>
        </w:rPr>
        <w:t xml:space="preserve">dropdown. On select a beneficiary the </w:t>
      </w:r>
      <w:r w:rsidR="00A05CB9">
        <w:rPr>
          <w:sz w:val="22"/>
          <w:szCs w:val="22"/>
        </w:rPr>
        <w:t>Account Number</w:t>
      </w:r>
      <w:r w:rsidR="00F73FBC" w:rsidRPr="00F73FBC">
        <w:rPr>
          <w:sz w:val="22"/>
          <w:szCs w:val="22"/>
        </w:rPr>
        <w:t xml:space="preserve"> Name will be displayed on the field</w:t>
      </w:r>
      <w:r w:rsidR="00F73FBC">
        <w:rPr>
          <w:sz w:val="22"/>
          <w:szCs w:val="22"/>
        </w:rPr>
        <w:t xml:space="preserve">, whereas </w:t>
      </w:r>
      <w:r w:rsidR="00F73FBC" w:rsidRPr="00F73FBC">
        <w:rPr>
          <w:sz w:val="22"/>
          <w:szCs w:val="22"/>
        </w:rPr>
        <w:t xml:space="preserve">Account </w:t>
      </w:r>
      <w:r w:rsidR="00A05CB9">
        <w:rPr>
          <w:sz w:val="22"/>
          <w:szCs w:val="22"/>
        </w:rPr>
        <w:t>Type</w:t>
      </w:r>
      <w:r w:rsidR="00F73FBC" w:rsidRPr="00F73FBC">
        <w:rPr>
          <w:sz w:val="22"/>
          <w:szCs w:val="22"/>
        </w:rPr>
        <w:t xml:space="preserve"> and Account Currency will be displayed below the dropdown field.</w:t>
      </w:r>
    </w:p>
    <w:p w14:paraId="7B699C18" w14:textId="0AD6848C" w:rsidR="00D759E5" w:rsidRDefault="00D759E5" w:rsidP="00872582">
      <w:pPr>
        <w:pStyle w:val="ListParagraph"/>
        <w:numPr>
          <w:ilvl w:val="0"/>
          <w:numId w:val="13"/>
        </w:numPr>
        <w:rPr>
          <w:sz w:val="22"/>
          <w:szCs w:val="22"/>
        </w:rPr>
      </w:pPr>
      <w:r>
        <w:rPr>
          <w:sz w:val="22"/>
          <w:szCs w:val="22"/>
        </w:rPr>
        <w:t>User can transfer in both From Account and Beneficiary Account currency.  By default, the beneficiary account currency will be selected.</w:t>
      </w:r>
    </w:p>
    <w:p w14:paraId="7EA78AB2" w14:textId="0B10EE39" w:rsidR="00D759E5" w:rsidRDefault="00D759E5" w:rsidP="00872582">
      <w:pPr>
        <w:pStyle w:val="ListParagraph"/>
        <w:numPr>
          <w:ilvl w:val="0"/>
          <w:numId w:val="13"/>
        </w:numPr>
        <w:rPr>
          <w:sz w:val="22"/>
          <w:szCs w:val="22"/>
        </w:rPr>
      </w:pPr>
      <w:r>
        <w:rPr>
          <w:sz w:val="22"/>
          <w:szCs w:val="22"/>
        </w:rPr>
        <w:t>The forex exchanges will be applicable only when the From and beneficiary account are in different currencies.</w:t>
      </w:r>
    </w:p>
    <w:p w14:paraId="326CCE26" w14:textId="51D3F6EA" w:rsidR="004C03A3" w:rsidRDefault="004C03A3" w:rsidP="00872582">
      <w:pPr>
        <w:pStyle w:val="ListParagraph"/>
        <w:numPr>
          <w:ilvl w:val="0"/>
          <w:numId w:val="13"/>
        </w:numPr>
        <w:rPr>
          <w:sz w:val="22"/>
          <w:szCs w:val="22"/>
        </w:rPr>
      </w:pPr>
      <w:r>
        <w:rPr>
          <w:sz w:val="22"/>
          <w:szCs w:val="22"/>
        </w:rPr>
        <w:t xml:space="preserve">If user selects Deal Number as yes, then </w:t>
      </w:r>
      <w:r w:rsidR="00E24ECA">
        <w:rPr>
          <w:sz w:val="22"/>
          <w:szCs w:val="22"/>
        </w:rPr>
        <w:t>a</w:t>
      </w:r>
      <w:r>
        <w:rPr>
          <w:sz w:val="22"/>
          <w:szCs w:val="22"/>
        </w:rPr>
        <w:t xml:space="preserve"> pop up should open and prompt the user to enter deal number and option to verify. </w:t>
      </w:r>
    </w:p>
    <w:p w14:paraId="297A1364" w14:textId="7723AA81" w:rsidR="00D759E5" w:rsidRDefault="004C03A3" w:rsidP="00872582">
      <w:pPr>
        <w:pStyle w:val="ListParagraph"/>
        <w:numPr>
          <w:ilvl w:val="1"/>
          <w:numId w:val="13"/>
        </w:numPr>
        <w:rPr>
          <w:sz w:val="22"/>
          <w:szCs w:val="22"/>
        </w:rPr>
      </w:pPr>
      <w:r>
        <w:rPr>
          <w:sz w:val="22"/>
          <w:szCs w:val="22"/>
        </w:rPr>
        <w:t xml:space="preserve">On successful verification, </w:t>
      </w:r>
      <w:r w:rsidR="00D759E5">
        <w:rPr>
          <w:sz w:val="22"/>
          <w:szCs w:val="22"/>
        </w:rPr>
        <w:t xml:space="preserve">the transaction amount and transaction </w:t>
      </w:r>
      <w:r w:rsidR="00E24ECA">
        <w:rPr>
          <w:sz w:val="22"/>
          <w:szCs w:val="22"/>
        </w:rPr>
        <w:t>currency</w:t>
      </w:r>
      <w:r w:rsidR="00D759E5">
        <w:rPr>
          <w:sz w:val="22"/>
          <w:szCs w:val="22"/>
        </w:rPr>
        <w:t xml:space="preserve"> will be </w:t>
      </w:r>
      <w:r>
        <w:rPr>
          <w:sz w:val="22"/>
          <w:szCs w:val="22"/>
        </w:rPr>
        <w:t xml:space="preserve">fetched and displayed in </w:t>
      </w:r>
      <w:r w:rsidR="00D759E5">
        <w:rPr>
          <w:sz w:val="22"/>
          <w:szCs w:val="22"/>
        </w:rPr>
        <w:t>non-editable fields.</w:t>
      </w:r>
      <w:r>
        <w:rPr>
          <w:sz w:val="22"/>
          <w:szCs w:val="22"/>
        </w:rPr>
        <w:t xml:space="preserve"> If user needs to enter</w:t>
      </w:r>
      <w:r w:rsidR="00E24ECA">
        <w:rPr>
          <w:sz w:val="22"/>
          <w:szCs w:val="22"/>
        </w:rPr>
        <w:t xml:space="preserve"> different</w:t>
      </w:r>
      <w:r>
        <w:rPr>
          <w:sz w:val="22"/>
          <w:szCs w:val="22"/>
        </w:rPr>
        <w:t xml:space="preserve"> </w:t>
      </w:r>
      <w:r w:rsidR="00E24ECA">
        <w:rPr>
          <w:sz w:val="22"/>
          <w:szCs w:val="22"/>
        </w:rPr>
        <w:t>amount again, first needs to toggle to No for the deal number and to then can enter the amount and transaction currency</w:t>
      </w:r>
    </w:p>
    <w:p w14:paraId="7B971BA7" w14:textId="4B33900E" w:rsidR="004C03A3" w:rsidRDefault="004C03A3" w:rsidP="00872582">
      <w:pPr>
        <w:pStyle w:val="ListParagraph"/>
        <w:numPr>
          <w:ilvl w:val="1"/>
          <w:numId w:val="13"/>
        </w:numPr>
        <w:rPr>
          <w:sz w:val="22"/>
          <w:szCs w:val="22"/>
        </w:rPr>
      </w:pPr>
      <w:r>
        <w:rPr>
          <w:sz w:val="22"/>
          <w:szCs w:val="22"/>
        </w:rPr>
        <w:t>If deal number verification is failed, invalid deal number message will be displayed.</w:t>
      </w:r>
    </w:p>
    <w:p w14:paraId="46A11FCC" w14:textId="71A192EE" w:rsidR="00F73FBC" w:rsidRDefault="00F73FBC" w:rsidP="00872582">
      <w:pPr>
        <w:pStyle w:val="ListParagraph"/>
        <w:numPr>
          <w:ilvl w:val="0"/>
          <w:numId w:val="13"/>
        </w:numPr>
        <w:rPr>
          <w:sz w:val="22"/>
          <w:szCs w:val="22"/>
        </w:rPr>
      </w:pPr>
      <w:r>
        <w:rPr>
          <w:sz w:val="22"/>
          <w:szCs w:val="22"/>
        </w:rPr>
        <w:t xml:space="preserve">If the </w:t>
      </w:r>
      <w:r w:rsidR="000E4FE4">
        <w:rPr>
          <w:sz w:val="22"/>
          <w:szCs w:val="22"/>
        </w:rPr>
        <w:t>future transfer</w:t>
      </w:r>
      <w:r>
        <w:rPr>
          <w:sz w:val="22"/>
          <w:szCs w:val="22"/>
        </w:rPr>
        <w:t xml:space="preserve"> is </w:t>
      </w:r>
      <w:r w:rsidR="009179CE">
        <w:rPr>
          <w:sz w:val="22"/>
          <w:szCs w:val="22"/>
        </w:rPr>
        <w:t>selected</w:t>
      </w:r>
      <w:r>
        <w:rPr>
          <w:sz w:val="22"/>
          <w:szCs w:val="22"/>
        </w:rPr>
        <w:t xml:space="preserve">, then the </w:t>
      </w:r>
      <w:r w:rsidR="000E4FE4">
        <w:rPr>
          <w:sz w:val="22"/>
          <w:szCs w:val="22"/>
        </w:rPr>
        <w:t xml:space="preserve">Type, </w:t>
      </w:r>
      <w:r>
        <w:rPr>
          <w:sz w:val="22"/>
          <w:szCs w:val="22"/>
        </w:rPr>
        <w:t>Frequency, Start Date and Number of transactions</w:t>
      </w:r>
      <w:r w:rsidR="009179CE">
        <w:rPr>
          <w:sz w:val="22"/>
          <w:szCs w:val="22"/>
        </w:rPr>
        <w:t xml:space="preserve"> fields</w:t>
      </w:r>
      <w:r>
        <w:rPr>
          <w:sz w:val="22"/>
          <w:szCs w:val="22"/>
        </w:rPr>
        <w:t xml:space="preserve"> will </w:t>
      </w:r>
      <w:r w:rsidR="009179CE">
        <w:rPr>
          <w:sz w:val="22"/>
          <w:szCs w:val="22"/>
        </w:rPr>
        <w:t>be enabled.</w:t>
      </w:r>
    </w:p>
    <w:p w14:paraId="55605FB9" w14:textId="34D3E567" w:rsidR="00AA01C6" w:rsidRPr="00761DB7" w:rsidRDefault="00AA01C6" w:rsidP="00872582">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A956A6" w14:paraId="4995027B" w14:textId="77777777" w:rsidTr="3D55B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184F857" w14:textId="77777777" w:rsidR="00A956A6" w:rsidRDefault="00A956A6" w:rsidP="00F31A86">
            <w:proofErr w:type="gramStart"/>
            <w:r>
              <w:rPr>
                <w:rFonts w:ascii="Calibri" w:hAnsi="Calibri" w:cs="Calibri"/>
                <w:b w:val="0"/>
                <w:bCs w:val="0"/>
                <w:color w:val="FFFFFF"/>
              </w:rPr>
              <w:t>#.No</w:t>
            </w:r>
            <w:proofErr w:type="gramEnd"/>
          </w:p>
        </w:tc>
        <w:tc>
          <w:tcPr>
            <w:tcW w:w="1461" w:type="dxa"/>
          </w:tcPr>
          <w:p w14:paraId="3537E245" w14:textId="77777777" w:rsidR="00A956A6" w:rsidRDefault="00A956A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3BF0418A" w14:textId="77777777" w:rsidR="00A956A6" w:rsidRDefault="00A956A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0B0F281F" w14:textId="77777777" w:rsidR="00A956A6" w:rsidRDefault="00A956A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5F82F0B2" w14:textId="77777777" w:rsidR="00A956A6" w:rsidRDefault="00A956A6" w:rsidP="00F31A86">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3D58C8C9" w14:textId="77777777" w:rsidR="00A956A6" w:rsidRDefault="00A956A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121BA4FC" w14:textId="58C3E599" w:rsidR="00A956A6" w:rsidRDefault="00A956A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956A6" w14:paraId="7431B126"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48D0597" w14:textId="77777777" w:rsidR="00A956A6" w:rsidRPr="001A09D4" w:rsidRDefault="00A956A6" w:rsidP="00872582">
            <w:pPr>
              <w:pStyle w:val="ListParagraph"/>
              <w:numPr>
                <w:ilvl w:val="0"/>
                <w:numId w:val="19"/>
              </w:numPr>
              <w:spacing w:before="60"/>
              <w:contextualSpacing w:val="0"/>
              <w:jc w:val="both"/>
            </w:pPr>
          </w:p>
        </w:tc>
        <w:tc>
          <w:tcPr>
            <w:tcW w:w="1461" w:type="dxa"/>
          </w:tcPr>
          <w:p w14:paraId="611C7B0C"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From Account</w:t>
            </w:r>
          </w:p>
        </w:tc>
        <w:tc>
          <w:tcPr>
            <w:tcW w:w="1231" w:type="dxa"/>
          </w:tcPr>
          <w:p w14:paraId="1CA96BAE"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2A94B067"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2540301E"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p>
        </w:tc>
        <w:tc>
          <w:tcPr>
            <w:tcW w:w="1233" w:type="dxa"/>
          </w:tcPr>
          <w:p w14:paraId="2A82BA6E"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7436C508" w14:textId="4BCB5812" w:rsidR="00A956A6" w:rsidRDefault="00A956A6" w:rsidP="00F31A86">
            <w:pPr>
              <w:cnfStyle w:val="000000100000" w:firstRow="0" w:lastRow="0" w:firstColumn="0" w:lastColumn="0" w:oddVBand="0" w:evenVBand="0" w:oddHBand="1" w:evenHBand="0" w:firstRowFirstColumn="0" w:firstRowLastColumn="0" w:lastRowFirstColumn="0" w:lastRowLastColumn="0"/>
            </w:pPr>
            <w:r>
              <w:t xml:space="preserve">By default, the primary account should be selected. </w:t>
            </w:r>
            <w:r>
              <w:br/>
            </w:r>
            <w:r>
              <w:br/>
              <w:t>If only one account is there, it should be defaulted.</w:t>
            </w:r>
          </w:p>
        </w:tc>
      </w:tr>
      <w:tr w:rsidR="00A956A6" w14:paraId="0DEFB930"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3165F8B7" w14:textId="77777777" w:rsidR="00A956A6" w:rsidRPr="001A09D4" w:rsidRDefault="00A956A6" w:rsidP="00872582">
            <w:pPr>
              <w:pStyle w:val="ListParagraph"/>
              <w:numPr>
                <w:ilvl w:val="0"/>
                <w:numId w:val="19"/>
              </w:numPr>
              <w:spacing w:before="60"/>
              <w:contextualSpacing w:val="0"/>
              <w:jc w:val="both"/>
            </w:pPr>
          </w:p>
        </w:tc>
        <w:tc>
          <w:tcPr>
            <w:tcW w:w="1461" w:type="dxa"/>
          </w:tcPr>
          <w:p w14:paraId="30034C57" w14:textId="2D3B1092" w:rsidR="00A956A6" w:rsidRDefault="00A956A6" w:rsidP="00F31A86">
            <w:pPr>
              <w:cnfStyle w:val="000000000000" w:firstRow="0" w:lastRow="0" w:firstColumn="0" w:lastColumn="0" w:oddVBand="0" w:evenVBand="0" w:oddHBand="0" w:evenHBand="0" w:firstRowFirstColumn="0" w:firstRowLastColumn="0" w:lastRowFirstColumn="0" w:lastRowLastColumn="0"/>
            </w:pPr>
            <w:r>
              <w:t>To Account</w:t>
            </w:r>
          </w:p>
        </w:tc>
        <w:tc>
          <w:tcPr>
            <w:tcW w:w="1231" w:type="dxa"/>
          </w:tcPr>
          <w:p w14:paraId="09946081"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1C46DF80"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65F8F289"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1233" w:type="dxa"/>
          </w:tcPr>
          <w:p w14:paraId="1A7D6516"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579BC55F" w14:textId="77CCCF0A" w:rsidR="00A956A6" w:rsidRDefault="00A956A6" w:rsidP="00F31A86">
            <w:pPr>
              <w:cnfStyle w:val="000000000000" w:firstRow="0" w:lastRow="0" w:firstColumn="0" w:lastColumn="0" w:oddVBand="0" w:evenVBand="0" w:oddHBand="0" w:evenHBand="0" w:firstRowFirstColumn="0" w:firstRowLastColumn="0" w:lastRowFirstColumn="0" w:lastRowLastColumn="0"/>
            </w:pPr>
            <w:r>
              <w:t xml:space="preserve">Beneficiaries will be displayed on dropdown. On select </w:t>
            </w:r>
            <w:proofErr w:type="gramStart"/>
            <w:r>
              <w:t>an</w:t>
            </w:r>
            <w:proofErr w:type="gramEnd"/>
            <w:r>
              <w:t xml:space="preserve"> beneficiary, the </w:t>
            </w:r>
            <w:r w:rsidR="00A05CB9">
              <w:t>Account Number</w:t>
            </w:r>
            <w:r>
              <w:t xml:space="preserve"> will be displayed on the field.</w:t>
            </w:r>
          </w:p>
        </w:tc>
      </w:tr>
      <w:tr w:rsidR="00A956A6" w14:paraId="224C4345"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4FE3116" w14:textId="77777777" w:rsidR="00A956A6" w:rsidRPr="001A09D4" w:rsidRDefault="00A956A6" w:rsidP="00872582">
            <w:pPr>
              <w:pStyle w:val="ListParagraph"/>
              <w:numPr>
                <w:ilvl w:val="0"/>
                <w:numId w:val="19"/>
              </w:numPr>
              <w:spacing w:before="60"/>
              <w:contextualSpacing w:val="0"/>
              <w:jc w:val="both"/>
            </w:pPr>
          </w:p>
        </w:tc>
        <w:tc>
          <w:tcPr>
            <w:tcW w:w="1461" w:type="dxa"/>
          </w:tcPr>
          <w:p w14:paraId="66ADFC32" w14:textId="44D396A8" w:rsidR="00A956A6" w:rsidRDefault="00A956A6" w:rsidP="00F31A86">
            <w:pPr>
              <w:cnfStyle w:val="000000100000" w:firstRow="0" w:lastRow="0" w:firstColumn="0" w:lastColumn="0" w:oddVBand="0" w:evenVBand="0" w:oddHBand="1" w:evenHBand="0" w:firstRowFirstColumn="0" w:firstRowLastColumn="0" w:lastRowFirstColumn="0" w:lastRowLastColumn="0"/>
            </w:pPr>
            <w:r>
              <w:t>Beneficiary details</w:t>
            </w:r>
          </w:p>
        </w:tc>
        <w:tc>
          <w:tcPr>
            <w:tcW w:w="1231" w:type="dxa"/>
          </w:tcPr>
          <w:p w14:paraId="3BB0F6E3" w14:textId="082A6EFD" w:rsidR="00A956A6" w:rsidRDefault="00A956A6" w:rsidP="00F31A86">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0EFC2B73"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p>
        </w:tc>
        <w:tc>
          <w:tcPr>
            <w:tcW w:w="937" w:type="dxa"/>
          </w:tcPr>
          <w:p w14:paraId="7B1B8B1A"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p>
        </w:tc>
        <w:tc>
          <w:tcPr>
            <w:tcW w:w="1233" w:type="dxa"/>
          </w:tcPr>
          <w:p w14:paraId="6AB46AB7"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p>
        </w:tc>
        <w:tc>
          <w:tcPr>
            <w:tcW w:w="2732" w:type="dxa"/>
          </w:tcPr>
          <w:p w14:paraId="05E7A25B" w14:textId="1F19DA83" w:rsidR="00A956A6" w:rsidRDefault="00A956A6" w:rsidP="00F31A86">
            <w:pPr>
              <w:cnfStyle w:val="000000100000" w:firstRow="0" w:lastRow="0" w:firstColumn="0" w:lastColumn="0" w:oddVBand="0" w:evenVBand="0" w:oddHBand="1" w:evenHBand="0" w:firstRowFirstColumn="0" w:firstRowLastColumn="0" w:lastRowFirstColumn="0" w:lastRowLastColumn="0"/>
            </w:pPr>
            <w:r>
              <w:t xml:space="preserve">On select a beneficiary, Account </w:t>
            </w:r>
            <w:r w:rsidR="00A05CB9">
              <w:t>Type</w:t>
            </w:r>
            <w:r>
              <w:t xml:space="preserve"> and Account Currency will be displayed below the dropdown field.</w:t>
            </w:r>
          </w:p>
        </w:tc>
      </w:tr>
      <w:tr w:rsidR="00A956A6" w14:paraId="219E97E9"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40A01A96" w14:textId="77777777" w:rsidR="00A956A6" w:rsidRPr="001A09D4" w:rsidRDefault="00A956A6" w:rsidP="00872582">
            <w:pPr>
              <w:pStyle w:val="ListParagraph"/>
              <w:numPr>
                <w:ilvl w:val="0"/>
                <w:numId w:val="19"/>
              </w:numPr>
              <w:spacing w:before="60"/>
              <w:contextualSpacing w:val="0"/>
              <w:jc w:val="both"/>
            </w:pPr>
          </w:p>
        </w:tc>
        <w:tc>
          <w:tcPr>
            <w:tcW w:w="1461" w:type="dxa"/>
          </w:tcPr>
          <w:p w14:paraId="5928D684"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Deal Number Available</w:t>
            </w:r>
          </w:p>
        </w:tc>
        <w:tc>
          <w:tcPr>
            <w:tcW w:w="1231" w:type="dxa"/>
          </w:tcPr>
          <w:p w14:paraId="0EBA609F" w14:textId="10235C74" w:rsidR="00A956A6" w:rsidRDefault="00A956A6" w:rsidP="00F31A86">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1F195EFF"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937" w:type="dxa"/>
          </w:tcPr>
          <w:p w14:paraId="2B5E2F0F"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1233" w:type="dxa"/>
          </w:tcPr>
          <w:p w14:paraId="574024CB"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2732" w:type="dxa"/>
          </w:tcPr>
          <w:p w14:paraId="52D0717D" w14:textId="1BD2DA47" w:rsidR="00A956A6" w:rsidRDefault="00A956A6" w:rsidP="00F31A86">
            <w:pPr>
              <w:cnfStyle w:val="000000000000" w:firstRow="0" w:lastRow="0" w:firstColumn="0" w:lastColumn="0" w:oddVBand="0" w:evenVBand="0" w:oddHBand="0" w:evenHBand="0" w:firstRowFirstColumn="0" w:firstRowLastColumn="0" w:lastRowFirstColumn="0" w:lastRowLastColumn="0"/>
            </w:pPr>
            <w:r>
              <w:t>Option to Select yes or No. On select Yes, need to open pop up</w:t>
            </w:r>
          </w:p>
        </w:tc>
      </w:tr>
      <w:tr w:rsidR="00A956A6" w14:paraId="71E3CE71"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C3694C4" w14:textId="77777777" w:rsidR="00A956A6" w:rsidRPr="001A09D4" w:rsidRDefault="00A956A6" w:rsidP="00872582">
            <w:pPr>
              <w:pStyle w:val="ListParagraph"/>
              <w:numPr>
                <w:ilvl w:val="0"/>
                <w:numId w:val="19"/>
              </w:numPr>
              <w:spacing w:before="60"/>
              <w:contextualSpacing w:val="0"/>
              <w:jc w:val="both"/>
            </w:pPr>
          </w:p>
        </w:tc>
        <w:tc>
          <w:tcPr>
            <w:tcW w:w="1461" w:type="dxa"/>
          </w:tcPr>
          <w:p w14:paraId="34F61C37"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Deal Number</w:t>
            </w:r>
          </w:p>
        </w:tc>
        <w:tc>
          <w:tcPr>
            <w:tcW w:w="1231" w:type="dxa"/>
          </w:tcPr>
          <w:p w14:paraId="60A52ADE"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3B6A6C07"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Alphanumeric without special characters</w:t>
            </w:r>
          </w:p>
        </w:tc>
        <w:tc>
          <w:tcPr>
            <w:tcW w:w="937" w:type="dxa"/>
          </w:tcPr>
          <w:p w14:paraId="7CBF192A"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12</w:t>
            </w:r>
          </w:p>
        </w:tc>
        <w:tc>
          <w:tcPr>
            <w:tcW w:w="1233" w:type="dxa"/>
          </w:tcPr>
          <w:p w14:paraId="4A354B2E"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CM</w:t>
            </w:r>
          </w:p>
        </w:tc>
        <w:tc>
          <w:tcPr>
            <w:tcW w:w="2732" w:type="dxa"/>
            <w:vMerge w:val="restart"/>
          </w:tcPr>
          <w:p w14:paraId="79920557" w14:textId="3014A836" w:rsidR="00A956A6" w:rsidRDefault="00A956A6" w:rsidP="00F31A86">
            <w:pPr>
              <w:cnfStyle w:val="000000100000" w:firstRow="0" w:lastRow="0" w:firstColumn="0" w:lastColumn="0" w:oddVBand="0" w:evenVBand="0" w:oddHBand="1" w:evenHBand="0" w:firstRowFirstColumn="0" w:firstRowLastColumn="0" w:lastRowFirstColumn="0" w:lastRowLastColumn="0"/>
            </w:pPr>
            <w:r>
              <w:t>On select need to enter the deal number in pop up and on click verify, will fetch the number, amount, and exchange rates.</w:t>
            </w:r>
          </w:p>
        </w:tc>
      </w:tr>
      <w:tr w:rsidR="00A956A6" w14:paraId="4F4105F7"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4B73BE5C" w14:textId="77777777" w:rsidR="00A956A6" w:rsidRPr="001A09D4" w:rsidRDefault="00A956A6" w:rsidP="00872582">
            <w:pPr>
              <w:pStyle w:val="ListParagraph"/>
              <w:numPr>
                <w:ilvl w:val="0"/>
                <w:numId w:val="19"/>
              </w:numPr>
              <w:spacing w:before="60"/>
              <w:contextualSpacing w:val="0"/>
              <w:jc w:val="both"/>
            </w:pPr>
          </w:p>
        </w:tc>
        <w:tc>
          <w:tcPr>
            <w:tcW w:w="1461" w:type="dxa"/>
          </w:tcPr>
          <w:p w14:paraId="325AAC42"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Verify</w:t>
            </w:r>
          </w:p>
        </w:tc>
        <w:tc>
          <w:tcPr>
            <w:tcW w:w="1231" w:type="dxa"/>
          </w:tcPr>
          <w:p w14:paraId="5B8F3BD6"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20F7751C"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937" w:type="dxa"/>
          </w:tcPr>
          <w:p w14:paraId="50546A05"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1233" w:type="dxa"/>
          </w:tcPr>
          <w:p w14:paraId="51741A28"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6E1C504A" w14:textId="0F8B4FCF" w:rsidR="00A956A6" w:rsidRDefault="00A956A6" w:rsidP="00F31A86">
            <w:pPr>
              <w:cnfStyle w:val="000000000000" w:firstRow="0" w:lastRow="0" w:firstColumn="0" w:lastColumn="0" w:oddVBand="0" w:evenVBand="0" w:oddHBand="0" w:evenHBand="0" w:firstRowFirstColumn="0" w:firstRowLastColumn="0" w:lastRowFirstColumn="0" w:lastRowLastColumn="0"/>
            </w:pPr>
          </w:p>
        </w:tc>
      </w:tr>
      <w:tr w:rsidR="00A956A6" w14:paraId="3A4FD39E"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C8EC1E8" w14:textId="77777777" w:rsidR="00A956A6" w:rsidRPr="001A09D4" w:rsidRDefault="00A956A6" w:rsidP="00872582">
            <w:pPr>
              <w:pStyle w:val="ListParagraph"/>
              <w:numPr>
                <w:ilvl w:val="0"/>
                <w:numId w:val="19"/>
              </w:numPr>
              <w:spacing w:before="60"/>
              <w:contextualSpacing w:val="0"/>
              <w:jc w:val="both"/>
            </w:pPr>
          </w:p>
        </w:tc>
        <w:tc>
          <w:tcPr>
            <w:tcW w:w="1461" w:type="dxa"/>
          </w:tcPr>
          <w:p w14:paraId="5BB18758"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Amount</w:t>
            </w:r>
          </w:p>
        </w:tc>
        <w:tc>
          <w:tcPr>
            <w:tcW w:w="1231" w:type="dxa"/>
          </w:tcPr>
          <w:p w14:paraId="44A21F4C" w14:textId="349F877D" w:rsidR="00A956A6" w:rsidRDefault="00A956A6" w:rsidP="00F31A86">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1A9788C5"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42669F18"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9</w:t>
            </w:r>
          </w:p>
        </w:tc>
        <w:tc>
          <w:tcPr>
            <w:tcW w:w="1233" w:type="dxa"/>
          </w:tcPr>
          <w:p w14:paraId="75F23807"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685C5C5A" w14:textId="59D3C340" w:rsidR="00A956A6" w:rsidRDefault="00A956A6" w:rsidP="00F31A86">
            <w:pPr>
              <w:cnfStyle w:val="000000100000" w:firstRow="0" w:lastRow="0" w:firstColumn="0" w:lastColumn="0" w:oddVBand="0" w:evenVBand="0" w:oddHBand="1" w:evenHBand="0" w:firstRowFirstColumn="0" w:firstRowLastColumn="0" w:lastRowFirstColumn="0" w:lastRowLastColumn="0"/>
            </w:pPr>
            <w:r>
              <w:t xml:space="preserve">Option to transfer in both the currencies. By default, should be in beneficiary account currency. </w:t>
            </w:r>
          </w:p>
        </w:tc>
      </w:tr>
      <w:tr w:rsidR="00A956A6" w14:paraId="5501AEB1"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237635F5" w14:textId="77777777" w:rsidR="00A956A6" w:rsidRPr="001A09D4" w:rsidRDefault="00A956A6" w:rsidP="00872582">
            <w:pPr>
              <w:pStyle w:val="ListParagraph"/>
              <w:numPr>
                <w:ilvl w:val="0"/>
                <w:numId w:val="19"/>
              </w:numPr>
              <w:spacing w:before="60"/>
              <w:contextualSpacing w:val="0"/>
              <w:jc w:val="both"/>
            </w:pPr>
          </w:p>
        </w:tc>
        <w:tc>
          <w:tcPr>
            <w:tcW w:w="1461" w:type="dxa"/>
          </w:tcPr>
          <w:p w14:paraId="0900BE84" w14:textId="18307748" w:rsidR="00A956A6" w:rsidRDefault="00A956A6" w:rsidP="00F31A86">
            <w:pPr>
              <w:cnfStyle w:val="000000000000" w:firstRow="0" w:lastRow="0" w:firstColumn="0" w:lastColumn="0" w:oddVBand="0" w:evenVBand="0" w:oddHBand="0" w:evenHBand="0" w:firstRowFirstColumn="0" w:firstRowLastColumn="0" w:lastRowFirstColumn="0" w:lastRowLastColumn="0"/>
            </w:pPr>
            <w:r>
              <w:t xml:space="preserve">Exchange </w:t>
            </w:r>
            <w:r w:rsidR="00CB74B7">
              <w:t>Amount</w:t>
            </w:r>
          </w:p>
        </w:tc>
        <w:tc>
          <w:tcPr>
            <w:tcW w:w="1231" w:type="dxa"/>
          </w:tcPr>
          <w:p w14:paraId="7C997E81"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27970FAE"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937" w:type="dxa"/>
          </w:tcPr>
          <w:p w14:paraId="69414094"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1233" w:type="dxa"/>
          </w:tcPr>
          <w:p w14:paraId="07575AB7"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2732" w:type="dxa"/>
          </w:tcPr>
          <w:p w14:paraId="3D3FD601" w14:textId="526A26A6" w:rsidR="00A956A6" w:rsidRDefault="00A956A6" w:rsidP="00F31A86">
            <w:pPr>
              <w:cnfStyle w:val="000000000000" w:firstRow="0" w:lastRow="0" w:firstColumn="0" w:lastColumn="0" w:oddVBand="0" w:evenVBand="0" w:oddHBand="0" w:evenHBand="0" w:firstRowFirstColumn="0" w:firstRowLastColumn="0" w:lastRowFirstColumn="0" w:lastRowLastColumn="0"/>
            </w:pPr>
            <w:r>
              <w:t>Will display the other currency than the selected one.</w:t>
            </w:r>
          </w:p>
        </w:tc>
      </w:tr>
      <w:tr w:rsidR="00A956A6" w14:paraId="159572FB"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C979D55" w14:textId="77777777" w:rsidR="00A956A6" w:rsidRPr="001A09D4" w:rsidRDefault="00A956A6" w:rsidP="00872582">
            <w:pPr>
              <w:pStyle w:val="ListParagraph"/>
              <w:numPr>
                <w:ilvl w:val="0"/>
                <w:numId w:val="19"/>
              </w:numPr>
              <w:spacing w:before="60"/>
              <w:contextualSpacing w:val="0"/>
              <w:jc w:val="both"/>
            </w:pPr>
          </w:p>
        </w:tc>
        <w:tc>
          <w:tcPr>
            <w:tcW w:w="1461" w:type="dxa"/>
          </w:tcPr>
          <w:p w14:paraId="1F7BA856"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Purpose of Transfer</w:t>
            </w:r>
          </w:p>
        </w:tc>
        <w:tc>
          <w:tcPr>
            <w:tcW w:w="1231" w:type="dxa"/>
          </w:tcPr>
          <w:p w14:paraId="65F5B8A4"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1EB95DC5"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p>
        </w:tc>
        <w:tc>
          <w:tcPr>
            <w:tcW w:w="937" w:type="dxa"/>
          </w:tcPr>
          <w:p w14:paraId="484F2183" w14:textId="77777777" w:rsidR="00A956A6" w:rsidRDefault="00A956A6" w:rsidP="00F31A86">
            <w:pPr>
              <w:cnfStyle w:val="000000100000" w:firstRow="0" w:lastRow="0" w:firstColumn="0" w:lastColumn="0" w:oddVBand="0" w:evenVBand="0" w:oddHBand="1" w:evenHBand="0" w:firstRowFirstColumn="0" w:firstRowLastColumn="0" w:lastRowFirstColumn="0" w:lastRowLastColumn="0"/>
            </w:pPr>
          </w:p>
        </w:tc>
        <w:tc>
          <w:tcPr>
            <w:tcW w:w="1233" w:type="dxa"/>
          </w:tcPr>
          <w:p w14:paraId="1EC57B5A" w14:textId="202D85C1" w:rsidR="00A956A6" w:rsidRDefault="00A956A6" w:rsidP="00F31A86">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191A0097" w14:textId="6C956738" w:rsidR="00A956A6" w:rsidRDefault="00A956A6" w:rsidP="00F31A86">
            <w:pPr>
              <w:cnfStyle w:val="000000100000" w:firstRow="0" w:lastRow="0" w:firstColumn="0" w:lastColumn="0" w:oddVBand="0" w:evenVBand="0" w:oddHBand="1" w:evenHBand="0" w:firstRowFirstColumn="0" w:firstRowLastColumn="0" w:lastRowFirstColumn="0" w:lastRowLastColumn="0"/>
            </w:pPr>
            <w:r>
              <w:t>Default to Own Account Transfer and it shouldn’t be visible.</w:t>
            </w:r>
          </w:p>
        </w:tc>
      </w:tr>
      <w:tr w:rsidR="00A956A6" w14:paraId="0914A932"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2168BDA9" w14:textId="77777777" w:rsidR="00A956A6" w:rsidRPr="001A09D4" w:rsidRDefault="00A956A6" w:rsidP="00872582">
            <w:pPr>
              <w:pStyle w:val="ListParagraph"/>
              <w:numPr>
                <w:ilvl w:val="0"/>
                <w:numId w:val="19"/>
              </w:numPr>
              <w:spacing w:before="60"/>
              <w:contextualSpacing w:val="0"/>
              <w:jc w:val="both"/>
            </w:pPr>
          </w:p>
        </w:tc>
        <w:tc>
          <w:tcPr>
            <w:tcW w:w="1461" w:type="dxa"/>
          </w:tcPr>
          <w:p w14:paraId="4A40B1E5"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Description</w:t>
            </w:r>
          </w:p>
        </w:tc>
        <w:tc>
          <w:tcPr>
            <w:tcW w:w="1231" w:type="dxa"/>
          </w:tcPr>
          <w:p w14:paraId="2EF56C31" w14:textId="1ABB7362" w:rsidR="00A956A6" w:rsidRDefault="00A956A6" w:rsidP="00F31A86">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18447104" w14:textId="2089255B" w:rsidR="00A956A6" w:rsidRDefault="00A956A6" w:rsidP="00F31A86">
            <w:pPr>
              <w:cnfStyle w:val="000000000000" w:firstRow="0" w:lastRow="0" w:firstColumn="0" w:lastColumn="0" w:oddVBand="0" w:evenVBand="0" w:oddHBand="0" w:evenHBand="0" w:firstRowFirstColumn="0" w:firstRowLastColumn="0" w:lastRowFirstColumn="0" w:lastRowLastColumn="0"/>
            </w:pPr>
            <w:r>
              <w:t>Alphanumeric</w:t>
            </w:r>
          </w:p>
        </w:tc>
        <w:tc>
          <w:tcPr>
            <w:tcW w:w="937" w:type="dxa"/>
          </w:tcPr>
          <w:p w14:paraId="14B0586F"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1233" w:type="dxa"/>
          </w:tcPr>
          <w:p w14:paraId="4C3D53B8"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2732" w:type="dxa"/>
          </w:tcPr>
          <w:p w14:paraId="67C198ED" w14:textId="46D912E3" w:rsidR="00A956A6" w:rsidRDefault="00A956A6" w:rsidP="00F31A86">
            <w:pPr>
              <w:cnfStyle w:val="000000000000" w:firstRow="0" w:lastRow="0" w:firstColumn="0" w:lastColumn="0" w:oddVBand="0" w:evenVBand="0" w:oddHBand="0" w:evenHBand="0" w:firstRowFirstColumn="0" w:firstRowLastColumn="0" w:lastRowFirstColumn="0" w:lastRowLastColumn="0"/>
            </w:pPr>
          </w:p>
        </w:tc>
      </w:tr>
      <w:tr w:rsidR="00D93691" w14:paraId="3F9F9F96"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8ABA89F" w14:textId="77777777" w:rsidR="00D93691" w:rsidRPr="001A09D4" w:rsidRDefault="00D93691" w:rsidP="00D93691">
            <w:pPr>
              <w:pStyle w:val="ListParagraph"/>
              <w:numPr>
                <w:ilvl w:val="0"/>
                <w:numId w:val="19"/>
              </w:numPr>
              <w:spacing w:before="60"/>
              <w:contextualSpacing w:val="0"/>
              <w:jc w:val="both"/>
            </w:pPr>
          </w:p>
        </w:tc>
        <w:tc>
          <w:tcPr>
            <w:tcW w:w="1461" w:type="dxa"/>
          </w:tcPr>
          <w:p w14:paraId="6C70C436" w14:textId="5691D7F7" w:rsidR="00D93691" w:rsidRDefault="00D93691" w:rsidP="00D93691">
            <w:pPr>
              <w:cnfStyle w:val="000000100000" w:firstRow="0" w:lastRow="0" w:firstColumn="0" w:lastColumn="0" w:oddVBand="0" w:evenVBand="0" w:oddHBand="1" w:evenHBand="0" w:firstRowFirstColumn="0" w:firstRowLastColumn="0" w:lastRowFirstColumn="0" w:lastRowLastColumn="0"/>
            </w:pPr>
            <w:r>
              <w:t>Future Transfer</w:t>
            </w:r>
          </w:p>
        </w:tc>
        <w:tc>
          <w:tcPr>
            <w:tcW w:w="1231" w:type="dxa"/>
          </w:tcPr>
          <w:p w14:paraId="3D242D8D" w14:textId="71813CBE" w:rsidR="00D93691" w:rsidRDefault="00D93691" w:rsidP="00D93691">
            <w:pPr>
              <w:cnfStyle w:val="000000100000" w:firstRow="0" w:lastRow="0" w:firstColumn="0" w:lastColumn="0" w:oddVBand="0" w:evenVBand="0" w:oddHBand="1" w:evenHBand="0" w:firstRowFirstColumn="0" w:firstRowLastColumn="0" w:lastRowFirstColumn="0" w:lastRowLastColumn="0"/>
            </w:pPr>
            <w:r>
              <w:t>Toggle button</w:t>
            </w:r>
          </w:p>
        </w:tc>
        <w:tc>
          <w:tcPr>
            <w:tcW w:w="1421" w:type="dxa"/>
          </w:tcPr>
          <w:p w14:paraId="2FF43D49"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937" w:type="dxa"/>
          </w:tcPr>
          <w:p w14:paraId="47DFE2CD"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1233" w:type="dxa"/>
          </w:tcPr>
          <w:p w14:paraId="730C9EAC"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2732" w:type="dxa"/>
          </w:tcPr>
          <w:p w14:paraId="46302246" w14:textId="4C4705C4" w:rsidR="00D93691" w:rsidRDefault="00D93691" w:rsidP="00D93691">
            <w:pPr>
              <w:cnfStyle w:val="000000100000" w:firstRow="0" w:lastRow="0" w:firstColumn="0" w:lastColumn="0" w:oddVBand="0" w:evenVBand="0" w:oddHBand="1" w:evenHBand="0" w:firstRowFirstColumn="0" w:firstRowLastColumn="0" w:lastRowFirstColumn="0" w:lastRowLastColumn="0"/>
            </w:pPr>
          </w:p>
        </w:tc>
      </w:tr>
      <w:tr w:rsidR="00D93691" w14:paraId="11F17451"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69BA1442" w14:textId="77777777" w:rsidR="00D93691" w:rsidRPr="001A09D4" w:rsidRDefault="00D93691" w:rsidP="00D93691">
            <w:pPr>
              <w:pStyle w:val="ListParagraph"/>
              <w:numPr>
                <w:ilvl w:val="0"/>
                <w:numId w:val="19"/>
              </w:numPr>
              <w:spacing w:before="60"/>
              <w:contextualSpacing w:val="0"/>
              <w:jc w:val="both"/>
            </w:pPr>
          </w:p>
        </w:tc>
        <w:tc>
          <w:tcPr>
            <w:tcW w:w="1461" w:type="dxa"/>
          </w:tcPr>
          <w:p w14:paraId="22A80EDB" w14:textId="6959FC6C" w:rsidR="00D93691" w:rsidRDefault="00D93691" w:rsidP="00D93691">
            <w:pPr>
              <w:cnfStyle w:val="000000000000" w:firstRow="0" w:lastRow="0" w:firstColumn="0" w:lastColumn="0" w:oddVBand="0" w:evenVBand="0" w:oddHBand="0" w:evenHBand="0" w:firstRowFirstColumn="0" w:firstRowLastColumn="0" w:lastRowFirstColumn="0" w:lastRowLastColumn="0"/>
            </w:pPr>
            <w:r>
              <w:t>Type</w:t>
            </w:r>
          </w:p>
        </w:tc>
        <w:tc>
          <w:tcPr>
            <w:tcW w:w="1231" w:type="dxa"/>
          </w:tcPr>
          <w:p w14:paraId="244EAA19" w14:textId="73D1EFF4" w:rsidR="00D93691" w:rsidRDefault="00D93691" w:rsidP="00D93691">
            <w:pPr>
              <w:cnfStyle w:val="000000000000" w:firstRow="0" w:lastRow="0" w:firstColumn="0" w:lastColumn="0" w:oddVBand="0" w:evenVBand="0" w:oddHBand="0" w:evenHBand="0" w:firstRowFirstColumn="0" w:firstRowLastColumn="0" w:lastRowFirstColumn="0" w:lastRowLastColumn="0"/>
            </w:pPr>
            <w:r>
              <w:t>Tab</w:t>
            </w:r>
          </w:p>
        </w:tc>
        <w:tc>
          <w:tcPr>
            <w:tcW w:w="1421" w:type="dxa"/>
          </w:tcPr>
          <w:p w14:paraId="78E03FF2"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937" w:type="dxa"/>
          </w:tcPr>
          <w:p w14:paraId="4E020FF7"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1233" w:type="dxa"/>
          </w:tcPr>
          <w:p w14:paraId="402B43AF" w14:textId="12C56A99" w:rsidR="00D93691" w:rsidRDefault="00D93691" w:rsidP="00D93691">
            <w:pPr>
              <w:cnfStyle w:val="000000000000" w:firstRow="0" w:lastRow="0" w:firstColumn="0" w:lastColumn="0" w:oddVBand="0" w:evenVBand="0" w:oddHBand="0" w:evenHBand="0" w:firstRowFirstColumn="0" w:firstRowLastColumn="0" w:lastRowFirstColumn="0" w:lastRowLastColumn="0"/>
            </w:pPr>
            <w:r>
              <w:t>CM</w:t>
            </w:r>
          </w:p>
        </w:tc>
        <w:tc>
          <w:tcPr>
            <w:tcW w:w="2732" w:type="dxa"/>
            <w:vMerge w:val="restart"/>
          </w:tcPr>
          <w:p w14:paraId="56D058F4" w14:textId="51365A61" w:rsidR="00D93691" w:rsidRDefault="00D93691" w:rsidP="00D93691">
            <w:pPr>
              <w:cnfStyle w:val="000000000000" w:firstRow="0" w:lastRow="0" w:firstColumn="0" w:lastColumn="0" w:oddVBand="0" w:evenVBand="0" w:oddHBand="0" w:evenHBand="0" w:firstRowFirstColumn="0" w:firstRowLastColumn="0" w:lastRowFirstColumn="0" w:lastRowLastColumn="0"/>
            </w:pPr>
            <w:r>
              <w:t>Applicable only when Standing order is selected</w:t>
            </w:r>
          </w:p>
        </w:tc>
      </w:tr>
      <w:tr w:rsidR="00D93691" w14:paraId="4C88CE7C"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5DC9DB6" w14:textId="77777777" w:rsidR="00D93691" w:rsidRPr="001A09D4" w:rsidRDefault="00D93691" w:rsidP="00D93691">
            <w:pPr>
              <w:pStyle w:val="ListParagraph"/>
              <w:numPr>
                <w:ilvl w:val="0"/>
                <w:numId w:val="19"/>
              </w:numPr>
              <w:spacing w:before="60"/>
              <w:contextualSpacing w:val="0"/>
              <w:jc w:val="both"/>
            </w:pPr>
          </w:p>
        </w:tc>
        <w:tc>
          <w:tcPr>
            <w:tcW w:w="1461" w:type="dxa"/>
          </w:tcPr>
          <w:p w14:paraId="2B9B4CEC" w14:textId="570E3B3E" w:rsidR="00D93691" w:rsidRDefault="00D93691" w:rsidP="00D93691">
            <w:pPr>
              <w:cnfStyle w:val="000000100000" w:firstRow="0" w:lastRow="0" w:firstColumn="0" w:lastColumn="0" w:oddVBand="0" w:evenVBand="0" w:oddHBand="1" w:evenHBand="0" w:firstRowFirstColumn="0" w:firstRowLastColumn="0" w:lastRowFirstColumn="0" w:lastRowLastColumn="0"/>
            </w:pPr>
            <w:r>
              <w:t>Frequency</w:t>
            </w:r>
          </w:p>
        </w:tc>
        <w:tc>
          <w:tcPr>
            <w:tcW w:w="1231" w:type="dxa"/>
          </w:tcPr>
          <w:p w14:paraId="7FE2D2AC" w14:textId="20525941" w:rsidR="00D93691" w:rsidRDefault="00D93691" w:rsidP="00D93691">
            <w:pPr>
              <w:cnfStyle w:val="000000100000" w:firstRow="0" w:lastRow="0" w:firstColumn="0" w:lastColumn="0" w:oddVBand="0" w:evenVBand="0" w:oddHBand="1" w:evenHBand="0" w:firstRowFirstColumn="0" w:firstRowLastColumn="0" w:lastRowFirstColumn="0" w:lastRowLastColumn="0"/>
            </w:pPr>
            <w:r>
              <w:t>Tab</w:t>
            </w:r>
          </w:p>
        </w:tc>
        <w:tc>
          <w:tcPr>
            <w:tcW w:w="1421" w:type="dxa"/>
          </w:tcPr>
          <w:p w14:paraId="3BB901A0"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937" w:type="dxa"/>
          </w:tcPr>
          <w:p w14:paraId="43803BC1"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1233" w:type="dxa"/>
          </w:tcPr>
          <w:p w14:paraId="298132C8" w14:textId="5ED51E6D" w:rsidR="00D93691" w:rsidRDefault="00D93691" w:rsidP="00D93691">
            <w:pPr>
              <w:cnfStyle w:val="000000100000" w:firstRow="0" w:lastRow="0" w:firstColumn="0" w:lastColumn="0" w:oddVBand="0" w:evenVBand="0" w:oddHBand="1" w:evenHBand="0" w:firstRowFirstColumn="0" w:firstRowLastColumn="0" w:lastRowFirstColumn="0" w:lastRowLastColumn="0"/>
            </w:pPr>
            <w:r>
              <w:t>CM</w:t>
            </w:r>
          </w:p>
        </w:tc>
        <w:tc>
          <w:tcPr>
            <w:tcW w:w="2732" w:type="dxa"/>
            <w:vMerge/>
          </w:tcPr>
          <w:p w14:paraId="187145A0" w14:textId="6CDB6E7D" w:rsidR="00D93691" w:rsidRDefault="00D93691" w:rsidP="00D93691">
            <w:pPr>
              <w:cnfStyle w:val="000000100000" w:firstRow="0" w:lastRow="0" w:firstColumn="0" w:lastColumn="0" w:oddVBand="0" w:evenVBand="0" w:oddHBand="1" w:evenHBand="0" w:firstRowFirstColumn="0" w:firstRowLastColumn="0" w:lastRowFirstColumn="0" w:lastRowLastColumn="0"/>
            </w:pPr>
          </w:p>
        </w:tc>
      </w:tr>
      <w:tr w:rsidR="000E4FE4" w14:paraId="6ABC31F1"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250D2029" w14:textId="77777777" w:rsidR="000E4FE4" w:rsidRPr="001A09D4" w:rsidRDefault="000E4FE4" w:rsidP="00872582">
            <w:pPr>
              <w:pStyle w:val="ListParagraph"/>
              <w:numPr>
                <w:ilvl w:val="0"/>
                <w:numId w:val="19"/>
              </w:numPr>
              <w:spacing w:before="60"/>
              <w:contextualSpacing w:val="0"/>
              <w:jc w:val="both"/>
            </w:pPr>
          </w:p>
        </w:tc>
        <w:tc>
          <w:tcPr>
            <w:tcW w:w="1461" w:type="dxa"/>
          </w:tcPr>
          <w:p w14:paraId="03978A0F" w14:textId="5266F462" w:rsidR="000E4FE4" w:rsidRDefault="000E4FE4" w:rsidP="00F31A86">
            <w:pPr>
              <w:cnfStyle w:val="000000000000" w:firstRow="0" w:lastRow="0" w:firstColumn="0" w:lastColumn="0" w:oddVBand="0" w:evenVBand="0" w:oddHBand="0" w:evenHBand="0" w:firstRowFirstColumn="0" w:firstRowLastColumn="0" w:lastRowFirstColumn="0" w:lastRowLastColumn="0"/>
            </w:pPr>
            <w:r>
              <w:t>Start Date</w:t>
            </w:r>
          </w:p>
        </w:tc>
        <w:tc>
          <w:tcPr>
            <w:tcW w:w="1231" w:type="dxa"/>
          </w:tcPr>
          <w:p w14:paraId="679807A9" w14:textId="6B4766D0" w:rsidR="000E4FE4" w:rsidRDefault="000E4FE4" w:rsidP="00F31A86">
            <w:pPr>
              <w:cnfStyle w:val="000000000000" w:firstRow="0" w:lastRow="0" w:firstColumn="0" w:lastColumn="0" w:oddVBand="0" w:evenVBand="0" w:oddHBand="0" w:evenHBand="0" w:firstRowFirstColumn="0" w:firstRowLastColumn="0" w:lastRowFirstColumn="0" w:lastRowLastColumn="0"/>
            </w:pPr>
            <w:r>
              <w:t>Date Picker</w:t>
            </w:r>
          </w:p>
        </w:tc>
        <w:tc>
          <w:tcPr>
            <w:tcW w:w="1421" w:type="dxa"/>
          </w:tcPr>
          <w:p w14:paraId="4E6AD0A9" w14:textId="77777777" w:rsidR="000E4FE4" w:rsidRDefault="000E4FE4" w:rsidP="00F31A86">
            <w:pPr>
              <w:cnfStyle w:val="000000000000" w:firstRow="0" w:lastRow="0" w:firstColumn="0" w:lastColumn="0" w:oddVBand="0" w:evenVBand="0" w:oddHBand="0" w:evenHBand="0" w:firstRowFirstColumn="0" w:firstRowLastColumn="0" w:lastRowFirstColumn="0" w:lastRowLastColumn="0"/>
            </w:pPr>
          </w:p>
        </w:tc>
        <w:tc>
          <w:tcPr>
            <w:tcW w:w="937" w:type="dxa"/>
          </w:tcPr>
          <w:p w14:paraId="72D3BD4E" w14:textId="77777777" w:rsidR="000E4FE4" w:rsidRDefault="000E4FE4" w:rsidP="00F31A86">
            <w:pPr>
              <w:cnfStyle w:val="000000000000" w:firstRow="0" w:lastRow="0" w:firstColumn="0" w:lastColumn="0" w:oddVBand="0" w:evenVBand="0" w:oddHBand="0" w:evenHBand="0" w:firstRowFirstColumn="0" w:firstRowLastColumn="0" w:lastRowFirstColumn="0" w:lastRowLastColumn="0"/>
            </w:pPr>
          </w:p>
        </w:tc>
        <w:tc>
          <w:tcPr>
            <w:tcW w:w="1233" w:type="dxa"/>
          </w:tcPr>
          <w:p w14:paraId="40125857" w14:textId="28E56C52" w:rsidR="000E4FE4" w:rsidRDefault="000E4FE4" w:rsidP="00F31A86">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4BE9FDD8" w14:textId="77777777" w:rsidR="000E4FE4" w:rsidRDefault="000E4FE4" w:rsidP="00F31A86">
            <w:pPr>
              <w:cnfStyle w:val="000000000000" w:firstRow="0" w:lastRow="0" w:firstColumn="0" w:lastColumn="0" w:oddVBand="0" w:evenVBand="0" w:oddHBand="0" w:evenHBand="0" w:firstRowFirstColumn="0" w:firstRowLastColumn="0" w:lastRowFirstColumn="0" w:lastRowLastColumn="0"/>
            </w:pPr>
          </w:p>
        </w:tc>
      </w:tr>
      <w:tr w:rsidR="000E4FE4" w14:paraId="5CED4871"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64F8874" w14:textId="77777777" w:rsidR="000E4FE4" w:rsidRPr="001A09D4" w:rsidRDefault="000E4FE4" w:rsidP="00872582">
            <w:pPr>
              <w:pStyle w:val="ListParagraph"/>
              <w:numPr>
                <w:ilvl w:val="0"/>
                <w:numId w:val="19"/>
              </w:numPr>
              <w:spacing w:before="60"/>
              <w:contextualSpacing w:val="0"/>
              <w:jc w:val="both"/>
            </w:pPr>
          </w:p>
        </w:tc>
        <w:tc>
          <w:tcPr>
            <w:tcW w:w="1461" w:type="dxa"/>
          </w:tcPr>
          <w:p w14:paraId="1432ACAD" w14:textId="16F23FEF" w:rsidR="000E4FE4" w:rsidRDefault="000E4FE4" w:rsidP="00F31A86">
            <w:pPr>
              <w:cnfStyle w:val="000000100000" w:firstRow="0" w:lastRow="0" w:firstColumn="0" w:lastColumn="0" w:oddVBand="0" w:evenVBand="0" w:oddHBand="1" w:evenHBand="0" w:firstRowFirstColumn="0" w:firstRowLastColumn="0" w:lastRowFirstColumn="0" w:lastRowLastColumn="0"/>
            </w:pPr>
            <w:r>
              <w:t>No of Transactions</w:t>
            </w:r>
          </w:p>
        </w:tc>
        <w:tc>
          <w:tcPr>
            <w:tcW w:w="1231" w:type="dxa"/>
          </w:tcPr>
          <w:p w14:paraId="771716DA" w14:textId="5EEF7300" w:rsidR="000E4FE4" w:rsidRDefault="000E4FE4" w:rsidP="00F31A86">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4BD49744" w14:textId="074ECCE5" w:rsidR="000E4FE4" w:rsidRDefault="000E4FE4" w:rsidP="00F31A86">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35BBDF19" w14:textId="77777777" w:rsidR="000E4FE4" w:rsidRDefault="000E4FE4" w:rsidP="00F31A86">
            <w:pPr>
              <w:cnfStyle w:val="000000100000" w:firstRow="0" w:lastRow="0" w:firstColumn="0" w:lastColumn="0" w:oddVBand="0" w:evenVBand="0" w:oddHBand="1" w:evenHBand="0" w:firstRowFirstColumn="0" w:firstRowLastColumn="0" w:lastRowFirstColumn="0" w:lastRowLastColumn="0"/>
            </w:pPr>
          </w:p>
        </w:tc>
        <w:tc>
          <w:tcPr>
            <w:tcW w:w="1233" w:type="dxa"/>
          </w:tcPr>
          <w:p w14:paraId="036AA24B" w14:textId="3E370218" w:rsidR="000E4FE4" w:rsidRDefault="000E4FE4" w:rsidP="00F31A86">
            <w:pPr>
              <w:cnfStyle w:val="000000100000" w:firstRow="0" w:lastRow="0" w:firstColumn="0" w:lastColumn="0" w:oddVBand="0" w:evenVBand="0" w:oddHBand="1" w:evenHBand="0" w:firstRowFirstColumn="0" w:firstRowLastColumn="0" w:lastRowFirstColumn="0" w:lastRowLastColumn="0"/>
            </w:pPr>
            <w:r>
              <w:t>CM</w:t>
            </w:r>
          </w:p>
        </w:tc>
        <w:tc>
          <w:tcPr>
            <w:tcW w:w="2732" w:type="dxa"/>
            <w:vMerge/>
          </w:tcPr>
          <w:p w14:paraId="481B5DE0" w14:textId="77777777" w:rsidR="000E4FE4" w:rsidRDefault="000E4FE4" w:rsidP="00F31A86">
            <w:pPr>
              <w:cnfStyle w:val="000000100000" w:firstRow="0" w:lastRow="0" w:firstColumn="0" w:lastColumn="0" w:oddVBand="0" w:evenVBand="0" w:oddHBand="1" w:evenHBand="0" w:firstRowFirstColumn="0" w:firstRowLastColumn="0" w:lastRowFirstColumn="0" w:lastRowLastColumn="0"/>
            </w:pPr>
          </w:p>
        </w:tc>
      </w:tr>
      <w:tr w:rsidR="00A956A6" w14:paraId="72786291" w14:textId="77777777" w:rsidTr="3D55BA36">
        <w:tc>
          <w:tcPr>
            <w:cnfStyle w:val="001000000000" w:firstRow="0" w:lastRow="0" w:firstColumn="1" w:lastColumn="0" w:oddVBand="0" w:evenVBand="0" w:oddHBand="0" w:evenHBand="0" w:firstRowFirstColumn="0" w:firstRowLastColumn="0" w:lastRowFirstColumn="0" w:lastRowLastColumn="0"/>
            <w:tcW w:w="624" w:type="dxa"/>
          </w:tcPr>
          <w:p w14:paraId="7707FB93" w14:textId="77777777" w:rsidR="00A956A6" w:rsidRPr="001A09D4" w:rsidRDefault="00A956A6" w:rsidP="00872582">
            <w:pPr>
              <w:pStyle w:val="ListParagraph"/>
              <w:numPr>
                <w:ilvl w:val="0"/>
                <w:numId w:val="19"/>
              </w:numPr>
              <w:spacing w:before="60"/>
              <w:contextualSpacing w:val="0"/>
              <w:jc w:val="both"/>
            </w:pPr>
          </w:p>
        </w:tc>
        <w:tc>
          <w:tcPr>
            <w:tcW w:w="1461" w:type="dxa"/>
          </w:tcPr>
          <w:p w14:paraId="084B206E"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4527D056"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23704BCF"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937" w:type="dxa"/>
          </w:tcPr>
          <w:p w14:paraId="26191280"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1233" w:type="dxa"/>
          </w:tcPr>
          <w:p w14:paraId="2AE78B39" w14:textId="77777777" w:rsidR="00A956A6" w:rsidRDefault="00A956A6" w:rsidP="00F31A86">
            <w:pPr>
              <w:cnfStyle w:val="000000000000" w:firstRow="0" w:lastRow="0" w:firstColumn="0" w:lastColumn="0" w:oddVBand="0" w:evenVBand="0" w:oddHBand="0" w:evenHBand="0" w:firstRowFirstColumn="0" w:firstRowLastColumn="0" w:lastRowFirstColumn="0" w:lastRowLastColumn="0"/>
            </w:pPr>
          </w:p>
        </w:tc>
        <w:tc>
          <w:tcPr>
            <w:tcW w:w="2732" w:type="dxa"/>
          </w:tcPr>
          <w:p w14:paraId="0FD4D191" w14:textId="01DFC62A" w:rsidR="00A956A6" w:rsidRDefault="00A956A6" w:rsidP="00F31A86">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B63917" w14:paraId="49359E17"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F6A4C0A" w14:textId="77777777" w:rsidR="00B63917" w:rsidRPr="001A09D4" w:rsidRDefault="00B63917" w:rsidP="00872582">
            <w:pPr>
              <w:pStyle w:val="ListParagraph"/>
              <w:numPr>
                <w:ilvl w:val="0"/>
                <w:numId w:val="19"/>
              </w:numPr>
              <w:spacing w:before="60"/>
              <w:contextualSpacing w:val="0"/>
              <w:jc w:val="both"/>
            </w:pPr>
          </w:p>
        </w:tc>
        <w:tc>
          <w:tcPr>
            <w:tcW w:w="1461" w:type="dxa"/>
          </w:tcPr>
          <w:p w14:paraId="7BF3DCBE" w14:textId="77777777" w:rsidR="00B63917" w:rsidRDefault="00B63917" w:rsidP="00B63917">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55685F4E" w14:textId="77777777" w:rsidR="00B63917" w:rsidRDefault="00B63917" w:rsidP="00B63917">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201D1DF6" w14:textId="77777777" w:rsidR="00B63917" w:rsidRDefault="00B63917" w:rsidP="00B63917">
            <w:pPr>
              <w:cnfStyle w:val="000000100000" w:firstRow="0" w:lastRow="0" w:firstColumn="0" w:lastColumn="0" w:oddVBand="0" w:evenVBand="0" w:oddHBand="1" w:evenHBand="0" w:firstRowFirstColumn="0" w:firstRowLastColumn="0" w:lastRowFirstColumn="0" w:lastRowLastColumn="0"/>
            </w:pPr>
          </w:p>
        </w:tc>
        <w:tc>
          <w:tcPr>
            <w:tcW w:w="937" w:type="dxa"/>
          </w:tcPr>
          <w:p w14:paraId="18132C0E" w14:textId="77777777" w:rsidR="00B63917" w:rsidRDefault="00B63917" w:rsidP="00B63917">
            <w:pPr>
              <w:cnfStyle w:val="000000100000" w:firstRow="0" w:lastRow="0" w:firstColumn="0" w:lastColumn="0" w:oddVBand="0" w:evenVBand="0" w:oddHBand="1" w:evenHBand="0" w:firstRowFirstColumn="0" w:firstRowLastColumn="0" w:lastRowFirstColumn="0" w:lastRowLastColumn="0"/>
            </w:pPr>
          </w:p>
        </w:tc>
        <w:tc>
          <w:tcPr>
            <w:tcW w:w="1233" w:type="dxa"/>
          </w:tcPr>
          <w:p w14:paraId="328DC5B7" w14:textId="77777777" w:rsidR="00B63917" w:rsidRDefault="00B63917" w:rsidP="00B63917">
            <w:pPr>
              <w:cnfStyle w:val="000000100000" w:firstRow="0" w:lastRow="0" w:firstColumn="0" w:lastColumn="0" w:oddVBand="0" w:evenVBand="0" w:oddHBand="1" w:evenHBand="0" w:firstRowFirstColumn="0" w:firstRowLastColumn="0" w:lastRowFirstColumn="0" w:lastRowLastColumn="0"/>
            </w:pPr>
          </w:p>
        </w:tc>
        <w:tc>
          <w:tcPr>
            <w:tcW w:w="2732" w:type="dxa"/>
          </w:tcPr>
          <w:p w14:paraId="034B0A8D" w14:textId="77777777" w:rsidR="00B63917" w:rsidRDefault="00B63917" w:rsidP="00B63917">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133AC49D" w14:textId="77777777" w:rsidR="00B63917" w:rsidRPr="00B63917" w:rsidRDefault="00B63917"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03E6D2E7" w14:textId="6A24721D" w:rsidR="00B63917" w:rsidRPr="00B63917" w:rsidRDefault="00B63917" w:rsidP="2267505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t>On click No, app will remain in the same screen and user can resume further.</w:t>
            </w:r>
          </w:p>
        </w:tc>
      </w:tr>
    </w:tbl>
    <w:p w14:paraId="351F813C" w14:textId="77777777" w:rsidR="00B63B20" w:rsidRPr="00624762" w:rsidRDefault="00B63B20" w:rsidP="00A956A6">
      <w:pPr>
        <w:ind w:firstLine="426"/>
        <w:rPr>
          <w:b/>
          <w:bCs/>
          <w:sz w:val="22"/>
          <w:szCs w:val="22"/>
        </w:rPr>
      </w:pPr>
      <w:r w:rsidRPr="00624762">
        <w:rPr>
          <w:b/>
          <w:bCs/>
          <w:sz w:val="22"/>
          <w:szCs w:val="22"/>
        </w:rPr>
        <w:t>Validations:</w:t>
      </w:r>
    </w:p>
    <w:p w14:paraId="4FC34275" w14:textId="2192A49A" w:rsidR="00B63B20" w:rsidRDefault="00B63B20" w:rsidP="00872582">
      <w:pPr>
        <w:pStyle w:val="ListParagraph"/>
        <w:numPr>
          <w:ilvl w:val="0"/>
          <w:numId w:val="13"/>
        </w:numPr>
        <w:rPr>
          <w:sz w:val="22"/>
          <w:szCs w:val="22"/>
        </w:rPr>
      </w:pPr>
      <w:r>
        <w:rPr>
          <w:sz w:val="22"/>
          <w:szCs w:val="22"/>
        </w:rPr>
        <w:t>When deal code is entered, user can’t select Future Date</w:t>
      </w:r>
      <w:r w:rsidR="00D93691">
        <w:rPr>
          <w:sz w:val="22"/>
          <w:szCs w:val="22"/>
        </w:rPr>
        <w:t>d transaction</w:t>
      </w:r>
      <w:r>
        <w:rPr>
          <w:sz w:val="22"/>
          <w:szCs w:val="22"/>
        </w:rPr>
        <w:t xml:space="preserve">. Applicable only for immediate transfer. </w:t>
      </w:r>
    </w:p>
    <w:p w14:paraId="4FE7043D" w14:textId="77777777" w:rsidR="00AA01C6" w:rsidRPr="00FB6F39" w:rsidRDefault="00AA01C6" w:rsidP="00FB6F39">
      <w:pPr>
        <w:ind w:left="426"/>
        <w:rPr>
          <w:b/>
          <w:bCs/>
          <w:sz w:val="24"/>
          <w:szCs w:val="24"/>
        </w:rPr>
      </w:pPr>
      <w:r w:rsidRPr="00FB6F39">
        <w:rPr>
          <w:b/>
          <w:bCs/>
          <w:sz w:val="24"/>
          <w:szCs w:val="24"/>
        </w:rPr>
        <w:t>Screen 2 (Confirmation):</w:t>
      </w:r>
    </w:p>
    <w:p w14:paraId="73481D33" w14:textId="4A5A6F0E" w:rsidR="0055199D" w:rsidRDefault="00FB6F39" w:rsidP="00872582">
      <w:pPr>
        <w:pStyle w:val="ListParagraph"/>
        <w:numPr>
          <w:ilvl w:val="0"/>
          <w:numId w:val="13"/>
        </w:numPr>
        <w:rPr>
          <w:sz w:val="22"/>
          <w:szCs w:val="22"/>
        </w:rPr>
      </w:pPr>
      <w:r>
        <w:rPr>
          <w:sz w:val="22"/>
          <w:szCs w:val="22"/>
        </w:rPr>
        <w:t>This section is for the customer</w:t>
      </w:r>
      <w:r w:rsidR="0055199D">
        <w:rPr>
          <w:sz w:val="22"/>
          <w:szCs w:val="22"/>
        </w:rPr>
        <w:t xml:space="preserve"> to verify all the details entered in the previous screen.</w:t>
      </w:r>
    </w:p>
    <w:p w14:paraId="6C9A73DF" w14:textId="05A65CFB" w:rsidR="00AA01C6" w:rsidRPr="00FB6F39" w:rsidRDefault="00AA01C6" w:rsidP="00872582">
      <w:pPr>
        <w:pStyle w:val="ListParagraph"/>
        <w:numPr>
          <w:ilvl w:val="0"/>
          <w:numId w:val="13"/>
        </w:numPr>
        <w:rPr>
          <w:sz w:val="22"/>
          <w:szCs w:val="22"/>
        </w:rPr>
      </w:pPr>
      <w:r w:rsidRPr="00FB6F39">
        <w:rPr>
          <w:sz w:val="22"/>
          <w:szCs w:val="22"/>
        </w:rPr>
        <w:lastRenderedPageBreak/>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A01C6" w14:paraId="5E39A68B" w14:textId="77777777" w:rsidTr="3D55B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4226636" w14:textId="77777777" w:rsidR="00AA01C6" w:rsidRDefault="00AA01C6" w:rsidP="00F31A86">
            <w:proofErr w:type="gramStart"/>
            <w:r>
              <w:rPr>
                <w:rFonts w:ascii="Calibri" w:hAnsi="Calibri" w:cs="Calibri"/>
                <w:b w:val="0"/>
                <w:bCs w:val="0"/>
                <w:color w:val="FFFFFF"/>
              </w:rPr>
              <w:t>#.No</w:t>
            </w:r>
            <w:proofErr w:type="gramEnd"/>
          </w:p>
        </w:tc>
        <w:tc>
          <w:tcPr>
            <w:tcW w:w="1675" w:type="dxa"/>
          </w:tcPr>
          <w:p w14:paraId="66B82A9D" w14:textId="77777777" w:rsidR="00AA01C6" w:rsidRDefault="00AA01C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4247B2C2" w14:textId="77777777" w:rsidR="00AA01C6" w:rsidRDefault="00AA01C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53A1A1A1" w14:textId="77777777" w:rsidR="00AA01C6" w:rsidRDefault="00AA01C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7AC27F91" w14:textId="77777777" w:rsidR="00AA01C6" w:rsidRDefault="00AA01C6" w:rsidP="00F31A86">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12A4D4F7" w14:textId="77777777" w:rsidR="00AA01C6" w:rsidRDefault="00AA01C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588AC1CC" w14:textId="77777777" w:rsidR="00AA01C6" w:rsidRDefault="00AA01C6" w:rsidP="00F31A86">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A01C6" w14:paraId="63311FCB"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4B710DD" w14:textId="77777777" w:rsidR="00AA01C6" w:rsidRPr="004B0B79" w:rsidRDefault="00AA01C6" w:rsidP="00872582">
            <w:pPr>
              <w:pStyle w:val="ListParagraph"/>
              <w:numPr>
                <w:ilvl w:val="0"/>
                <w:numId w:val="18"/>
              </w:numPr>
              <w:spacing w:before="60"/>
              <w:contextualSpacing w:val="0"/>
              <w:jc w:val="both"/>
            </w:pPr>
          </w:p>
        </w:tc>
        <w:tc>
          <w:tcPr>
            <w:tcW w:w="1675" w:type="dxa"/>
          </w:tcPr>
          <w:p w14:paraId="5E0EDD7A"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7B538070"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D7330D6"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57256E2A"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520014BA"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68280ABF"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r>
      <w:tr w:rsidR="00AA01C6" w14:paraId="1AFF1B75" w14:textId="77777777" w:rsidTr="3D55BA36">
        <w:tc>
          <w:tcPr>
            <w:cnfStyle w:val="001000000000" w:firstRow="0" w:lastRow="0" w:firstColumn="1" w:lastColumn="0" w:oddVBand="0" w:evenVBand="0" w:oddHBand="0" w:evenHBand="0" w:firstRowFirstColumn="0" w:firstRowLastColumn="0" w:lastRowFirstColumn="0" w:lastRowLastColumn="0"/>
            <w:tcW w:w="640" w:type="dxa"/>
          </w:tcPr>
          <w:p w14:paraId="6E9DA9DA" w14:textId="77777777" w:rsidR="00AA01C6" w:rsidRPr="004B0B79" w:rsidRDefault="00AA01C6" w:rsidP="00872582">
            <w:pPr>
              <w:pStyle w:val="ListParagraph"/>
              <w:numPr>
                <w:ilvl w:val="0"/>
                <w:numId w:val="18"/>
              </w:numPr>
              <w:spacing w:before="60"/>
              <w:contextualSpacing w:val="0"/>
              <w:jc w:val="both"/>
            </w:pPr>
          </w:p>
        </w:tc>
        <w:tc>
          <w:tcPr>
            <w:tcW w:w="1675" w:type="dxa"/>
          </w:tcPr>
          <w:p w14:paraId="3189FABF"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To Account</w:t>
            </w:r>
          </w:p>
        </w:tc>
        <w:tc>
          <w:tcPr>
            <w:tcW w:w="1335" w:type="dxa"/>
          </w:tcPr>
          <w:p w14:paraId="15653041"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65F8F04C"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1A2786C7"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796A3ABC"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7B5C3235"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r>
      <w:tr w:rsidR="00624762" w14:paraId="022A5B96"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B50532C" w14:textId="77777777" w:rsidR="00624762" w:rsidRPr="004B0B79" w:rsidRDefault="00624762" w:rsidP="00872582">
            <w:pPr>
              <w:pStyle w:val="ListParagraph"/>
              <w:numPr>
                <w:ilvl w:val="0"/>
                <w:numId w:val="18"/>
              </w:numPr>
              <w:spacing w:before="60"/>
              <w:contextualSpacing w:val="0"/>
              <w:jc w:val="both"/>
            </w:pPr>
          </w:p>
        </w:tc>
        <w:tc>
          <w:tcPr>
            <w:tcW w:w="1675" w:type="dxa"/>
          </w:tcPr>
          <w:p w14:paraId="63939453" w14:textId="547DBF1F" w:rsidR="00624762" w:rsidRDefault="00624762" w:rsidP="00F31A86">
            <w:pPr>
              <w:cnfStyle w:val="000000100000" w:firstRow="0" w:lastRow="0" w:firstColumn="0" w:lastColumn="0" w:oddVBand="0" w:evenVBand="0" w:oddHBand="1" w:evenHBand="0" w:firstRowFirstColumn="0" w:firstRowLastColumn="0" w:lastRowFirstColumn="0" w:lastRowLastColumn="0"/>
            </w:pPr>
            <w:r>
              <w:t>Deal Number</w:t>
            </w:r>
          </w:p>
        </w:tc>
        <w:tc>
          <w:tcPr>
            <w:tcW w:w="1335" w:type="dxa"/>
          </w:tcPr>
          <w:p w14:paraId="2FAE3016" w14:textId="77777777" w:rsidR="00624762" w:rsidRDefault="00624762" w:rsidP="00F31A86">
            <w:pPr>
              <w:cnfStyle w:val="000000100000" w:firstRow="0" w:lastRow="0" w:firstColumn="0" w:lastColumn="0" w:oddVBand="0" w:evenVBand="0" w:oddHBand="1" w:evenHBand="0" w:firstRowFirstColumn="0" w:firstRowLastColumn="0" w:lastRowFirstColumn="0" w:lastRowLastColumn="0"/>
            </w:pPr>
          </w:p>
        </w:tc>
        <w:tc>
          <w:tcPr>
            <w:tcW w:w="1467" w:type="dxa"/>
          </w:tcPr>
          <w:p w14:paraId="4877801A" w14:textId="77777777" w:rsidR="00624762" w:rsidRDefault="00624762"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2B7A438F" w14:textId="77777777" w:rsidR="00624762" w:rsidRDefault="00624762"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0C7E7DD3" w14:textId="77777777" w:rsidR="00624762" w:rsidRDefault="00624762"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6BADB5F5" w14:textId="33BB769E" w:rsidR="00624762" w:rsidRDefault="00624762" w:rsidP="00F31A86">
            <w:pPr>
              <w:cnfStyle w:val="000000100000" w:firstRow="0" w:lastRow="0" w:firstColumn="0" w:lastColumn="0" w:oddVBand="0" w:evenVBand="0" w:oddHBand="1" w:evenHBand="0" w:firstRowFirstColumn="0" w:firstRowLastColumn="0" w:lastRowFirstColumn="0" w:lastRowLastColumn="0"/>
            </w:pPr>
            <w:r>
              <w:t>Only if entered in previous screen</w:t>
            </w:r>
          </w:p>
        </w:tc>
      </w:tr>
      <w:tr w:rsidR="00AA01C6" w14:paraId="17A8D7D3" w14:textId="77777777" w:rsidTr="3D55BA36">
        <w:tc>
          <w:tcPr>
            <w:cnfStyle w:val="001000000000" w:firstRow="0" w:lastRow="0" w:firstColumn="1" w:lastColumn="0" w:oddVBand="0" w:evenVBand="0" w:oddHBand="0" w:evenHBand="0" w:firstRowFirstColumn="0" w:firstRowLastColumn="0" w:lastRowFirstColumn="0" w:lastRowLastColumn="0"/>
            <w:tcW w:w="640" w:type="dxa"/>
          </w:tcPr>
          <w:p w14:paraId="47CD2940" w14:textId="77777777" w:rsidR="00AA01C6" w:rsidRPr="004B0B79" w:rsidRDefault="00AA01C6" w:rsidP="00872582">
            <w:pPr>
              <w:pStyle w:val="ListParagraph"/>
              <w:numPr>
                <w:ilvl w:val="0"/>
                <w:numId w:val="18"/>
              </w:numPr>
              <w:spacing w:before="60"/>
              <w:contextualSpacing w:val="0"/>
              <w:jc w:val="both"/>
            </w:pPr>
          </w:p>
        </w:tc>
        <w:tc>
          <w:tcPr>
            <w:tcW w:w="1675" w:type="dxa"/>
          </w:tcPr>
          <w:p w14:paraId="24B45C9C"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Amount and Currency</w:t>
            </w:r>
          </w:p>
        </w:tc>
        <w:tc>
          <w:tcPr>
            <w:tcW w:w="1335" w:type="dxa"/>
          </w:tcPr>
          <w:p w14:paraId="365196C7"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73121C6B"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18D923B1"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5D3B09A7"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3CEE2907"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r>
      <w:tr w:rsidR="00AA01C6" w14:paraId="1A1C5F80"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36C6ACE" w14:textId="77777777" w:rsidR="00AA01C6" w:rsidRPr="004B0B79" w:rsidRDefault="00AA01C6" w:rsidP="00872582">
            <w:pPr>
              <w:pStyle w:val="ListParagraph"/>
              <w:numPr>
                <w:ilvl w:val="0"/>
                <w:numId w:val="18"/>
              </w:numPr>
              <w:spacing w:before="60"/>
              <w:contextualSpacing w:val="0"/>
              <w:jc w:val="both"/>
            </w:pPr>
          </w:p>
        </w:tc>
        <w:tc>
          <w:tcPr>
            <w:tcW w:w="1675" w:type="dxa"/>
          </w:tcPr>
          <w:p w14:paraId="314A40AC" w14:textId="2CE3A87C" w:rsidR="00AA01C6" w:rsidRDefault="00AA01C6" w:rsidP="00F31A86">
            <w:pPr>
              <w:cnfStyle w:val="000000100000" w:firstRow="0" w:lastRow="0" w:firstColumn="0" w:lastColumn="0" w:oddVBand="0" w:evenVBand="0" w:oddHBand="1" w:evenHBand="0" w:firstRowFirstColumn="0" w:firstRowLastColumn="0" w:lastRowFirstColumn="0" w:lastRowLastColumn="0"/>
            </w:pPr>
            <w:r>
              <w:t xml:space="preserve">Exchange </w:t>
            </w:r>
            <w:r w:rsidR="00CB74B7">
              <w:t>Amount</w:t>
            </w:r>
          </w:p>
        </w:tc>
        <w:tc>
          <w:tcPr>
            <w:tcW w:w="1335" w:type="dxa"/>
          </w:tcPr>
          <w:p w14:paraId="089FC62D"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74826EF5"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4AE79933"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31ED1E75"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70B63BAD" w14:textId="48636EAF" w:rsidR="00AA01C6" w:rsidRDefault="00624762" w:rsidP="00F31A86">
            <w:pPr>
              <w:cnfStyle w:val="000000100000" w:firstRow="0" w:lastRow="0" w:firstColumn="0" w:lastColumn="0" w:oddVBand="0" w:evenVBand="0" w:oddHBand="1" w:evenHBand="0" w:firstRowFirstColumn="0" w:firstRowLastColumn="0" w:lastRowFirstColumn="0" w:lastRowLastColumn="0"/>
            </w:pPr>
            <w:r>
              <w:t>Only if the transaction is cross currency</w:t>
            </w:r>
          </w:p>
        </w:tc>
      </w:tr>
      <w:tr w:rsidR="00AA01C6" w14:paraId="6EE6E17E" w14:textId="77777777" w:rsidTr="3D55BA36">
        <w:tc>
          <w:tcPr>
            <w:cnfStyle w:val="001000000000" w:firstRow="0" w:lastRow="0" w:firstColumn="1" w:lastColumn="0" w:oddVBand="0" w:evenVBand="0" w:oddHBand="0" w:evenHBand="0" w:firstRowFirstColumn="0" w:firstRowLastColumn="0" w:lastRowFirstColumn="0" w:lastRowLastColumn="0"/>
            <w:tcW w:w="640" w:type="dxa"/>
          </w:tcPr>
          <w:p w14:paraId="4D886A85" w14:textId="77777777" w:rsidR="00AA01C6" w:rsidRPr="004B0B79" w:rsidRDefault="00AA01C6" w:rsidP="00872582">
            <w:pPr>
              <w:pStyle w:val="ListParagraph"/>
              <w:numPr>
                <w:ilvl w:val="0"/>
                <w:numId w:val="18"/>
              </w:numPr>
              <w:spacing w:before="60"/>
              <w:contextualSpacing w:val="0"/>
              <w:jc w:val="both"/>
            </w:pPr>
          </w:p>
        </w:tc>
        <w:tc>
          <w:tcPr>
            <w:tcW w:w="1675" w:type="dxa"/>
          </w:tcPr>
          <w:p w14:paraId="056B52ED"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Charges</w:t>
            </w:r>
          </w:p>
        </w:tc>
        <w:tc>
          <w:tcPr>
            <w:tcW w:w="1335" w:type="dxa"/>
          </w:tcPr>
          <w:p w14:paraId="01590313"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ED7B37D"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440D961B"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58446AFD"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53C95C4D"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If free also, it should be displayed as 0.</w:t>
            </w:r>
          </w:p>
        </w:tc>
      </w:tr>
      <w:tr w:rsidR="00AA01C6" w14:paraId="47A84ED5"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A6591B7" w14:textId="77777777" w:rsidR="00AA01C6" w:rsidRPr="00B9526E" w:rsidRDefault="00AA01C6" w:rsidP="00872582">
            <w:pPr>
              <w:pStyle w:val="ListParagraph"/>
              <w:numPr>
                <w:ilvl w:val="0"/>
                <w:numId w:val="18"/>
              </w:numPr>
              <w:spacing w:before="60"/>
              <w:contextualSpacing w:val="0"/>
              <w:jc w:val="both"/>
            </w:pPr>
          </w:p>
        </w:tc>
        <w:tc>
          <w:tcPr>
            <w:tcW w:w="1675" w:type="dxa"/>
          </w:tcPr>
          <w:p w14:paraId="1593E589" w14:textId="77777777" w:rsidR="00AA01C6" w:rsidRPr="00B9526E" w:rsidRDefault="00AA01C6" w:rsidP="00F31A86">
            <w:pPr>
              <w:cnfStyle w:val="000000100000" w:firstRow="0" w:lastRow="0" w:firstColumn="0" w:lastColumn="0" w:oddVBand="0" w:evenVBand="0" w:oddHBand="1" w:evenHBand="0" w:firstRowFirstColumn="0" w:firstRowLastColumn="0" w:lastRowFirstColumn="0" w:lastRowLastColumn="0"/>
            </w:pPr>
            <w:r w:rsidRPr="00B9526E">
              <w:t>Transaction Date</w:t>
            </w:r>
          </w:p>
        </w:tc>
        <w:tc>
          <w:tcPr>
            <w:tcW w:w="1335" w:type="dxa"/>
          </w:tcPr>
          <w:p w14:paraId="65D97A41" w14:textId="77777777" w:rsidR="00AA01C6" w:rsidRPr="00B9526E" w:rsidRDefault="00AA01C6" w:rsidP="00F31A86">
            <w:pPr>
              <w:cnfStyle w:val="000000100000" w:firstRow="0" w:lastRow="0" w:firstColumn="0" w:lastColumn="0" w:oddVBand="0" w:evenVBand="0" w:oddHBand="1" w:evenHBand="0" w:firstRowFirstColumn="0" w:firstRowLastColumn="0" w:lastRowFirstColumn="0" w:lastRowLastColumn="0"/>
            </w:pPr>
            <w:r w:rsidRPr="002E6563">
              <w:t>Display</w:t>
            </w:r>
          </w:p>
        </w:tc>
        <w:tc>
          <w:tcPr>
            <w:tcW w:w="1467" w:type="dxa"/>
          </w:tcPr>
          <w:p w14:paraId="6334065F" w14:textId="77777777" w:rsidR="00AA01C6" w:rsidRPr="00B9526E" w:rsidRDefault="00AA01C6"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5DE566E4" w14:textId="77777777" w:rsidR="00AA01C6" w:rsidRPr="00B9526E" w:rsidRDefault="00AA01C6"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44A926BF" w14:textId="77777777" w:rsidR="00AA01C6" w:rsidRPr="00B9526E" w:rsidRDefault="00AA01C6"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28405923" w14:textId="77777777" w:rsidR="00AA01C6" w:rsidRPr="00B9526E" w:rsidRDefault="00AA01C6" w:rsidP="00F31A86">
            <w:pPr>
              <w:cnfStyle w:val="000000100000" w:firstRow="0" w:lastRow="0" w:firstColumn="0" w:lastColumn="0" w:oddVBand="0" w:evenVBand="0" w:oddHBand="1" w:evenHBand="0" w:firstRowFirstColumn="0" w:firstRowLastColumn="0" w:lastRowFirstColumn="0" w:lastRowLastColumn="0"/>
            </w:pPr>
          </w:p>
        </w:tc>
      </w:tr>
      <w:tr w:rsidR="00AA01C6" w14:paraId="6249C1E5" w14:textId="77777777" w:rsidTr="3D55BA36">
        <w:tc>
          <w:tcPr>
            <w:cnfStyle w:val="001000000000" w:firstRow="0" w:lastRow="0" w:firstColumn="1" w:lastColumn="0" w:oddVBand="0" w:evenVBand="0" w:oddHBand="0" w:evenHBand="0" w:firstRowFirstColumn="0" w:firstRowLastColumn="0" w:lastRowFirstColumn="0" w:lastRowLastColumn="0"/>
            <w:tcW w:w="640" w:type="dxa"/>
          </w:tcPr>
          <w:p w14:paraId="1EE52749" w14:textId="77777777" w:rsidR="00AA01C6" w:rsidRPr="00624762" w:rsidRDefault="00AA01C6" w:rsidP="00872582">
            <w:pPr>
              <w:pStyle w:val="ListParagraph"/>
              <w:numPr>
                <w:ilvl w:val="0"/>
                <w:numId w:val="18"/>
              </w:numPr>
              <w:spacing w:before="60"/>
              <w:contextualSpacing w:val="0"/>
              <w:jc w:val="both"/>
            </w:pPr>
          </w:p>
        </w:tc>
        <w:tc>
          <w:tcPr>
            <w:tcW w:w="1675" w:type="dxa"/>
          </w:tcPr>
          <w:p w14:paraId="5820D031" w14:textId="61082C6E" w:rsidR="00AA01C6" w:rsidRPr="00624762" w:rsidRDefault="000E4FE4" w:rsidP="00F31A86">
            <w:pPr>
              <w:cnfStyle w:val="000000000000" w:firstRow="0" w:lastRow="0" w:firstColumn="0" w:lastColumn="0" w:oddVBand="0" w:evenVBand="0" w:oddHBand="0" w:evenHBand="0" w:firstRowFirstColumn="0" w:firstRowLastColumn="0" w:lastRowFirstColumn="0" w:lastRowLastColumn="0"/>
            </w:pPr>
            <w:r>
              <w:t>Future Transfer</w:t>
            </w:r>
            <w:r w:rsidR="00AA01C6" w:rsidRPr="00624762">
              <w:t xml:space="preserve"> Details</w:t>
            </w:r>
          </w:p>
        </w:tc>
        <w:tc>
          <w:tcPr>
            <w:tcW w:w="1335" w:type="dxa"/>
          </w:tcPr>
          <w:p w14:paraId="7DDFDC3C" w14:textId="77777777" w:rsidR="00AA01C6" w:rsidRPr="00624762" w:rsidRDefault="00AA01C6" w:rsidP="00F31A86">
            <w:pPr>
              <w:cnfStyle w:val="000000000000" w:firstRow="0" w:lastRow="0" w:firstColumn="0" w:lastColumn="0" w:oddVBand="0" w:evenVBand="0" w:oddHBand="0" w:evenHBand="0" w:firstRowFirstColumn="0" w:firstRowLastColumn="0" w:lastRowFirstColumn="0" w:lastRowLastColumn="0"/>
            </w:pPr>
            <w:r w:rsidRPr="00624762">
              <w:t>Display</w:t>
            </w:r>
          </w:p>
        </w:tc>
        <w:tc>
          <w:tcPr>
            <w:tcW w:w="1467" w:type="dxa"/>
          </w:tcPr>
          <w:p w14:paraId="1010F458" w14:textId="77777777" w:rsidR="00AA01C6" w:rsidRPr="00624762" w:rsidRDefault="00AA01C6"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757A81E6" w14:textId="77777777" w:rsidR="00AA01C6" w:rsidRPr="00624762" w:rsidRDefault="00AA01C6"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77D63BA7" w14:textId="77777777" w:rsidR="00AA01C6" w:rsidRPr="00624762" w:rsidRDefault="00AA01C6" w:rsidP="00F31A86">
            <w:pPr>
              <w:cnfStyle w:val="000000000000" w:firstRow="0" w:lastRow="0" w:firstColumn="0" w:lastColumn="0" w:oddVBand="0" w:evenVBand="0" w:oddHBand="0" w:evenHBand="0" w:firstRowFirstColumn="0" w:firstRowLastColumn="0" w:lastRowFirstColumn="0" w:lastRowLastColumn="0"/>
            </w:pPr>
          </w:p>
        </w:tc>
        <w:tc>
          <w:tcPr>
            <w:tcW w:w="2445" w:type="dxa"/>
            <w:vMerge w:val="restart"/>
          </w:tcPr>
          <w:p w14:paraId="70BB7378" w14:textId="56728D9E" w:rsidR="00AA01C6" w:rsidRPr="00624762" w:rsidRDefault="00AA01C6" w:rsidP="00F31A86">
            <w:pPr>
              <w:cnfStyle w:val="000000000000" w:firstRow="0" w:lastRow="0" w:firstColumn="0" w:lastColumn="0" w:oddVBand="0" w:evenVBand="0" w:oddHBand="0" w:evenHBand="0" w:firstRowFirstColumn="0" w:firstRowLastColumn="0" w:lastRowFirstColumn="0" w:lastRowLastColumn="0"/>
            </w:pPr>
            <w:r w:rsidRPr="00624762">
              <w:t>This field is applicable only when the transaction is scheduled transactions.</w:t>
            </w:r>
            <w:r w:rsidR="00624762">
              <w:t xml:space="preserve"> It includes frequency</w:t>
            </w:r>
            <w:r w:rsidR="002D414A">
              <w:t xml:space="preserve"> and</w:t>
            </w:r>
            <w:r w:rsidR="00624762">
              <w:t xml:space="preserve"> </w:t>
            </w:r>
            <w:r w:rsidR="002D414A">
              <w:t>no of transactions</w:t>
            </w:r>
          </w:p>
        </w:tc>
      </w:tr>
      <w:tr w:rsidR="00AA01C6" w14:paraId="0E6B4E26"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2A05F69" w14:textId="77777777" w:rsidR="00AA01C6" w:rsidRPr="00624762" w:rsidRDefault="00AA01C6" w:rsidP="00872582">
            <w:pPr>
              <w:pStyle w:val="ListParagraph"/>
              <w:numPr>
                <w:ilvl w:val="0"/>
                <w:numId w:val="18"/>
              </w:numPr>
              <w:spacing w:before="60"/>
              <w:contextualSpacing w:val="0"/>
              <w:jc w:val="both"/>
            </w:pPr>
          </w:p>
        </w:tc>
        <w:tc>
          <w:tcPr>
            <w:tcW w:w="1675" w:type="dxa"/>
          </w:tcPr>
          <w:p w14:paraId="1D79043B" w14:textId="49C387A0" w:rsidR="00AA01C6" w:rsidRPr="00624762" w:rsidRDefault="00AA01C6" w:rsidP="00F31A86">
            <w:pPr>
              <w:cnfStyle w:val="000000100000" w:firstRow="0" w:lastRow="0" w:firstColumn="0" w:lastColumn="0" w:oddVBand="0" w:evenVBand="0" w:oddHBand="1" w:evenHBand="0" w:firstRowFirstColumn="0" w:firstRowLastColumn="0" w:lastRowFirstColumn="0" w:lastRowLastColumn="0"/>
            </w:pPr>
            <w:r w:rsidRPr="00624762">
              <w:t>charges</w:t>
            </w:r>
          </w:p>
        </w:tc>
        <w:tc>
          <w:tcPr>
            <w:tcW w:w="1335" w:type="dxa"/>
          </w:tcPr>
          <w:p w14:paraId="46A4110B" w14:textId="77777777" w:rsidR="00AA01C6" w:rsidRPr="00624762" w:rsidRDefault="00AA01C6" w:rsidP="00F31A86">
            <w:pPr>
              <w:cnfStyle w:val="000000100000" w:firstRow="0" w:lastRow="0" w:firstColumn="0" w:lastColumn="0" w:oddVBand="0" w:evenVBand="0" w:oddHBand="1" w:evenHBand="0" w:firstRowFirstColumn="0" w:firstRowLastColumn="0" w:lastRowFirstColumn="0" w:lastRowLastColumn="0"/>
            </w:pPr>
            <w:r w:rsidRPr="00624762">
              <w:t>Display</w:t>
            </w:r>
          </w:p>
        </w:tc>
        <w:tc>
          <w:tcPr>
            <w:tcW w:w="1467" w:type="dxa"/>
          </w:tcPr>
          <w:p w14:paraId="1F2EA306" w14:textId="77777777" w:rsidR="00AA01C6" w:rsidRPr="00624762" w:rsidRDefault="00AA01C6"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5B30D05B" w14:textId="77777777" w:rsidR="00AA01C6" w:rsidRPr="00624762" w:rsidRDefault="00AA01C6"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7AB60F38" w14:textId="77777777" w:rsidR="00AA01C6" w:rsidRPr="00624762" w:rsidRDefault="00AA01C6" w:rsidP="00F31A86">
            <w:pPr>
              <w:cnfStyle w:val="000000100000" w:firstRow="0" w:lastRow="0" w:firstColumn="0" w:lastColumn="0" w:oddVBand="0" w:evenVBand="0" w:oddHBand="1" w:evenHBand="0" w:firstRowFirstColumn="0" w:firstRowLastColumn="0" w:lastRowFirstColumn="0" w:lastRowLastColumn="0"/>
            </w:pPr>
          </w:p>
        </w:tc>
        <w:tc>
          <w:tcPr>
            <w:tcW w:w="2445" w:type="dxa"/>
            <w:vMerge/>
          </w:tcPr>
          <w:p w14:paraId="3572C138" w14:textId="77777777" w:rsidR="00AA01C6" w:rsidRPr="00624762" w:rsidRDefault="00AA01C6" w:rsidP="00F31A86">
            <w:pPr>
              <w:cnfStyle w:val="000000100000" w:firstRow="0" w:lastRow="0" w:firstColumn="0" w:lastColumn="0" w:oddVBand="0" w:evenVBand="0" w:oddHBand="1" w:evenHBand="0" w:firstRowFirstColumn="0" w:firstRowLastColumn="0" w:lastRowFirstColumn="0" w:lastRowLastColumn="0"/>
            </w:pPr>
          </w:p>
        </w:tc>
      </w:tr>
      <w:tr w:rsidR="00AA01C6" w14:paraId="69B1944F" w14:textId="77777777" w:rsidTr="3D55BA36">
        <w:tc>
          <w:tcPr>
            <w:cnfStyle w:val="001000000000" w:firstRow="0" w:lastRow="0" w:firstColumn="1" w:lastColumn="0" w:oddVBand="0" w:evenVBand="0" w:oddHBand="0" w:evenHBand="0" w:firstRowFirstColumn="0" w:firstRowLastColumn="0" w:lastRowFirstColumn="0" w:lastRowLastColumn="0"/>
            <w:tcW w:w="640" w:type="dxa"/>
          </w:tcPr>
          <w:p w14:paraId="45A1C240" w14:textId="77777777" w:rsidR="00AA01C6" w:rsidRPr="004B0B79" w:rsidRDefault="00AA01C6" w:rsidP="00872582">
            <w:pPr>
              <w:pStyle w:val="ListParagraph"/>
              <w:numPr>
                <w:ilvl w:val="0"/>
                <w:numId w:val="18"/>
              </w:numPr>
              <w:spacing w:before="60"/>
              <w:contextualSpacing w:val="0"/>
              <w:jc w:val="both"/>
            </w:pPr>
          </w:p>
        </w:tc>
        <w:tc>
          <w:tcPr>
            <w:tcW w:w="1675" w:type="dxa"/>
          </w:tcPr>
          <w:p w14:paraId="69A5DECC"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Purpose of Transfer</w:t>
            </w:r>
          </w:p>
        </w:tc>
        <w:tc>
          <w:tcPr>
            <w:tcW w:w="1335" w:type="dxa"/>
          </w:tcPr>
          <w:p w14:paraId="1B61383D"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7BB746DC"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412669CC"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79B584F5"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43BAA0A4"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r>
      <w:tr w:rsidR="00AA01C6" w14:paraId="169C921F"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C9387A5" w14:textId="77777777" w:rsidR="00AA01C6" w:rsidRPr="004B0B79" w:rsidRDefault="00AA01C6" w:rsidP="00872582">
            <w:pPr>
              <w:pStyle w:val="ListParagraph"/>
              <w:numPr>
                <w:ilvl w:val="0"/>
                <w:numId w:val="18"/>
              </w:numPr>
              <w:spacing w:before="60"/>
              <w:contextualSpacing w:val="0"/>
              <w:jc w:val="both"/>
            </w:pPr>
          </w:p>
        </w:tc>
        <w:tc>
          <w:tcPr>
            <w:tcW w:w="1675" w:type="dxa"/>
          </w:tcPr>
          <w:p w14:paraId="22C7A2D4"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Description</w:t>
            </w:r>
          </w:p>
        </w:tc>
        <w:tc>
          <w:tcPr>
            <w:tcW w:w="1335" w:type="dxa"/>
          </w:tcPr>
          <w:p w14:paraId="5FBE6958"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6DC3601"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69108074"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391CD5E8"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2246F11C"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r>
      <w:tr w:rsidR="00AA01C6" w14:paraId="1549F1EA" w14:textId="77777777" w:rsidTr="3D55BA36">
        <w:tc>
          <w:tcPr>
            <w:cnfStyle w:val="001000000000" w:firstRow="0" w:lastRow="0" w:firstColumn="1" w:lastColumn="0" w:oddVBand="0" w:evenVBand="0" w:oddHBand="0" w:evenHBand="0" w:firstRowFirstColumn="0" w:firstRowLastColumn="0" w:lastRowFirstColumn="0" w:lastRowLastColumn="0"/>
            <w:tcW w:w="640" w:type="dxa"/>
          </w:tcPr>
          <w:p w14:paraId="0F9E65AA" w14:textId="77777777" w:rsidR="00AA01C6" w:rsidRPr="004B0B79" w:rsidRDefault="00AA01C6" w:rsidP="00872582">
            <w:pPr>
              <w:pStyle w:val="ListParagraph"/>
              <w:numPr>
                <w:ilvl w:val="0"/>
                <w:numId w:val="18"/>
              </w:numPr>
              <w:spacing w:before="60"/>
              <w:contextualSpacing w:val="0"/>
              <w:jc w:val="both"/>
            </w:pPr>
          </w:p>
        </w:tc>
        <w:tc>
          <w:tcPr>
            <w:tcW w:w="1675" w:type="dxa"/>
          </w:tcPr>
          <w:p w14:paraId="4AAED94A"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30D2BE01"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1FD00934"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043" w:type="dxa"/>
          </w:tcPr>
          <w:p w14:paraId="0AFDC565"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1308" w:type="dxa"/>
          </w:tcPr>
          <w:p w14:paraId="448A5B54"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p>
        </w:tc>
        <w:tc>
          <w:tcPr>
            <w:tcW w:w="2445" w:type="dxa"/>
          </w:tcPr>
          <w:p w14:paraId="0ADE82BB" w14:textId="77777777" w:rsidR="00AA01C6" w:rsidRDefault="00AA01C6" w:rsidP="00F31A86">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AA01C6" w14:paraId="262C7D81" w14:textId="77777777" w:rsidTr="3D55B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0D25767" w14:textId="77777777" w:rsidR="00AA01C6" w:rsidRPr="004B0B79" w:rsidRDefault="00AA01C6" w:rsidP="00872582">
            <w:pPr>
              <w:pStyle w:val="ListParagraph"/>
              <w:numPr>
                <w:ilvl w:val="0"/>
                <w:numId w:val="18"/>
              </w:numPr>
              <w:spacing w:before="60"/>
              <w:contextualSpacing w:val="0"/>
              <w:jc w:val="both"/>
            </w:pPr>
          </w:p>
        </w:tc>
        <w:tc>
          <w:tcPr>
            <w:tcW w:w="1675" w:type="dxa"/>
          </w:tcPr>
          <w:p w14:paraId="306FE981"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505DC098"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37B2730B"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043" w:type="dxa"/>
          </w:tcPr>
          <w:p w14:paraId="53F42F15"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1308" w:type="dxa"/>
          </w:tcPr>
          <w:p w14:paraId="59BF1A69"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p>
        </w:tc>
        <w:tc>
          <w:tcPr>
            <w:tcW w:w="2445" w:type="dxa"/>
          </w:tcPr>
          <w:p w14:paraId="1365098F" w14:textId="77777777" w:rsidR="00AA01C6" w:rsidRDefault="00AA01C6" w:rsidP="00F31A86">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B63917" w14:paraId="050CA0B6" w14:textId="77777777" w:rsidTr="3D55BA36">
        <w:tc>
          <w:tcPr>
            <w:cnfStyle w:val="001000000000" w:firstRow="0" w:lastRow="0" w:firstColumn="1" w:lastColumn="0" w:oddVBand="0" w:evenVBand="0" w:oddHBand="0" w:evenHBand="0" w:firstRowFirstColumn="0" w:firstRowLastColumn="0" w:lastRowFirstColumn="0" w:lastRowLastColumn="0"/>
            <w:tcW w:w="640" w:type="dxa"/>
          </w:tcPr>
          <w:p w14:paraId="13D78D71" w14:textId="77777777" w:rsidR="00B63917" w:rsidRPr="004B0B79" w:rsidRDefault="00B63917" w:rsidP="00872582">
            <w:pPr>
              <w:pStyle w:val="ListParagraph"/>
              <w:numPr>
                <w:ilvl w:val="0"/>
                <w:numId w:val="18"/>
              </w:numPr>
              <w:spacing w:before="60"/>
              <w:contextualSpacing w:val="0"/>
              <w:jc w:val="both"/>
            </w:pPr>
          </w:p>
        </w:tc>
        <w:tc>
          <w:tcPr>
            <w:tcW w:w="1675" w:type="dxa"/>
          </w:tcPr>
          <w:p w14:paraId="4F59D7C8" w14:textId="77777777" w:rsidR="00B63917" w:rsidRDefault="00B63917" w:rsidP="00B63917">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44B7E22E" w14:textId="77777777" w:rsidR="00B63917" w:rsidRDefault="00B63917" w:rsidP="00B63917">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5D6CE656" w14:textId="77777777" w:rsidR="00B63917" w:rsidRDefault="00B63917" w:rsidP="00B63917">
            <w:pPr>
              <w:cnfStyle w:val="000000000000" w:firstRow="0" w:lastRow="0" w:firstColumn="0" w:lastColumn="0" w:oddVBand="0" w:evenVBand="0" w:oddHBand="0" w:evenHBand="0" w:firstRowFirstColumn="0" w:firstRowLastColumn="0" w:lastRowFirstColumn="0" w:lastRowLastColumn="0"/>
            </w:pPr>
          </w:p>
        </w:tc>
        <w:tc>
          <w:tcPr>
            <w:tcW w:w="1043" w:type="dxa"/>
          </w:tcPr>
          <w:p w14:paraId="35CD5319" w14:textId="77777777" w:rsidR="00B63917" w:rsidRDefault="00B63917" w:rsidP="00B63917">
            <w:pPr>
              <w:cnfStyle w:val="000000000000" w:firstRow="0" w:lastRow="0" w:firstColumn="0" w:lastColumn="0" w:oddVBand="0" w:evenVBand="0" w:oddHBand="0" w:evenHBand="0" w:firstRowFirstColumn="0" w:firstRowLastColumn="0" w:lastRowFirstColumn="0" w:lastRowLastColumn="0"/>
            </w:pPr>
          </w:p>
        </w:tc>
        <w:tc>
          <w:tcPr>
            <w:tcW w:w="1308" w:type="dxa"/>
          </w:tcPr>
          <w:p w14:paraId="20F9C877" w14:textId="77777777" w:rsidR="00B63917" w:rsidRDefault="00B63917" w:rsidP="00B63917">
            <w:pPr>
              <w:cnfStyle w:val="000000000000" w:firstRow="0" w:lastRow="0" w:firstColumn="0" w:lastColumn="0" w:oddVBand="0" w:evenVBand="0" w:oddHBand="0" w:evenHBand="0" w:firstRowFirstColumn="0" w:firstRowLastColumn="0" w:lastRowFirstColumn="0" w:lastRowLastColumn="0"/>
            </w:pPr>
          </w:p>
        </w:tc>
        <w:tc>
          <w:tcPr>
            <w:tcW w:w="2445" w:type="dxa"/>
          </w:tcPr>
          <w:p w14:paraId="18016091" w14:textId="18115DAC" w:rsidR="00B63917" w:rsidRDefault="00B63917" w:rsidP="00B6391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6715C297" w14:textId="77777777" w:rsidR="00B63917" w:rsidRPr="00B63917" w:rsidRDefault="00B63917"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298C43AA" w14:textId="34D83FD6" w:rsidR="00B63917" w:rsidRPr="00B63917" w:rsidRDefault="00B63917" w:rsidP="2267505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t>On click No, app will remain in the same screen and user can resume further.</w:t>
            </w:r>
          </w:p>
        </w:tc>
      </w:tr>
    </w:tbl>
    <w:p w14:paraId="6975BDD2" w14:textId="77777777" w:rsidR="00AA01C6" w:rsidRPr="00B63917" w:rsidRDefault="00AA01C6" w:rsidP="00B63917">
      <w:pPr>
        <w:ind w:left="426"/>
        <w:rPr>
          <w:b/>
          <w:bCs/>
          <w:sz w:val="24"/>
          <w:szCs w:val="24"/>
        </w:rPr>
      </w:pPr>
      <w:r w:rsidRPr="00B63917">
        <w:rPr>
          <w:b/>
          <w:bCs/>
          <w:sz w:val="24"/>
          <w:szCs w:val="24"/>
        </w:rPr>
        <w:t>Screen 3 (Authentication):</w:t>
      </w:r>
    </w:p>
    <w:p w14:paraId="138C0900" w14:textId="77777777" w:rsidR="00BA1F23" w:rsidRPr="00816B83" w:rsidRDefault="00BA1F23" w:rsidP="00BA1F23">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579BEF67" w14:textId="77777777" w:rsidR="00B63917" w:rsidRPr="00816B83" w:rsidRDefault="00B63917"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7C7D2340" w14:textId="77777777" w:rsidR="00AA01C6" w:rsidRPr="00B63917" w:rsidRDefault="00AA01C6" w:rsidP="00B63917">
      <w:pPr>
        <w:ind w:left="426"/>
        <w:rPr>
          <w:b/>
          <w:bCs/>
          <w:sz w:val="24"/>
          <w:szCs w:val="24"/>
        </w:rPr>
      </w:pPr>
      <w:r w:rsidRPr="00B63917">
        <w:rPr>
          <w:b/>
          <w:bCs/>
          <w:sz w:val="24"/>
          <w:szCs w:val="24"/>
        </w:rPr>
        <w:t>Screen 4 (Success):</w:t>
      </w:r>
    </w:p>
    <w:p w14:paraId="37E2392B" w14:textId="1961A98B" w:rsidR="00AA14A9" w:rsidRDefault="00AA14A9" w:rsidP="00872582">
      <w:pPr>
        <w:pStyle w:val="ListParagraph"/>
        <w:numPr>
          <w:ilvl w:val="0"/>
          <w:numId w:val="13"/>
        </w:numPr>
        <w:rPr>
          <w:sz w:val="22"/>
          <w:szCs w:val="22"/>
        </w:rPr>
      </w:pPr>
      <w:r w:rsidRPr="00816B83">
        <w:rPr>
          <w:sz w:val="22"/>
          <w:szCs w:val="22"/>
        </w:rPr>
        <w:lastRenderedPageBreak/>
        <w:t xml:space="preserve">This </w:t>
      </w:r>
      <w:r>
        <w:rPr>
          <w:sz w:val="22"/>
          <w:szCs w:val="22"/>
        </w:rPr>
        <w:t>is a success screen where fund transfer success or failure will be displayed along with the following details:</w:t>
      </w:r>
    </w:p>
    <w:p w14:paraId="7CB7E63B" w14:textId="77777777" w:rsidR="00AA14A9" w:rsidRDefault="00AA14A9" w:rsidP="00872582">
      <w:pPr>
        <w:pStyle w:val="ListParagraph"/>
        <w:numPr>
          <w:ilvl w:val="1"/>
          <w:numId w:val="13"/>
        </w:numPr>
        <w:rPr>
          <w:sz w:val="22"/>
          <w:szCs w:val="22"/>
        </w:rPr>
      </w:pPr>
      <w:r>
        <w:rPr>
          <w:sz w:val="22"/>
          <w:szCs w:val="22"/>
        </w:rPr>
        <w:t>Status – Success / Failure</w:t>
      </w:r>
    </w:p>
    <w:p w14:paraId="36086DCE" w14:textId="77777777" w:rsidR="00AA14A9" w:rsidRDefault="00AA14A9" w:rsidP="00872582">
      <w:pPr>
        <w:pStyle w:val="ListParagraph"/>
        <w:numPr>
          <w:ilvl w:val="1"/>
          <w:numId w:val="13"/>
        </w:numPr>
        <w:rPr>
          <w:sz w:val="22"/>
          <w:szCs w:val="22"/>
        </w:rPr>
      </w:pPr>
      <w:r>
        <w:rPr>
          <w:sz w:val="22"/>
          <w:szCs w:val="22"/>
        </w:rPr>
        <w:t>Status Description</w:t>
      </w:r>
    </w:p>
    <w:p w14:paraId="7C6941C9" w14:textId="2D4E76D2" w:rsidR="00AA14A9" w:rsidRDefault="00AA14A9" w:rsidP="00872582">
      <w:pPr>
        <w:pStyle w:val="ListParagraph"/>
        <w:numPr>
          <w:ilvl w:val="2"/>
          <w:numId w:val="13"/>
        </w:numPr>
        <w:rPr>
          <w:sz w:val="22"/>
          <w:szCs w:val="22"/>
        </w:rPr>
      </w:pPr>
      <w:r w:rsidRPr="005F5D5F">
        <w:rPr>
          <w:sz w:val="22"/>
          <w:szCs w:val="22"/>
        </w:rPr>
        <w:t xml:space="preserve">If </w:t>
      </w:r>
      <w:r>
        <w:rPr>
          <w:sz w:val="22"/>
          <w:szCs w:val="22"/>
        </w:rPr>
        <w:t xml:space="preserve">fund </w:t>
      </w:r>
      <w:r w:rsidR="00B2262E">
        <w:rPr>
          <w:sz w:val="22"/>
          <w:szCs w:val="22"/>
        </w:rPr>
        <w:t>transferred</w:t>
      </w:r>
      <w:r w:rsidRPr="005F5D5F">
        <w:rPr>
          <w:sz w:val="22"/>
          <w:szCs w:val="22"/>
        </w:rPr>
        <w:t xml:space="preserve"> “</w:t>
      </w:r>
      <w:r w:rsidR="00B2262E">
        <w:rPr>
          <w:sz w:val="22"/>
          <w:szCs w:val="22"/>
        </w:rPr>
        <w:t>Fund Transferred</w:t>
      </w:r>
      <w:r w:rsidRPr="005F5D5F">
        <w:rPr>
          <w:sz w:val="22"/>
          <w:szCs w:val="22"/>
        </w:rPr>
        <w:t xml:space="preserve"> successfully”</w:t>
      </w:r>
    </w:p>
    <w:p w14:paraId="6D0DC6EF" w14:textId="47559426" w:rsidR="00AA14A9" w:rsidRDefault="00AA14A9" w:rsidP="00872582">
      <w:pPr>
        <w:pStyle w:val="ListParagraph"/>
        <w:numPr>
          <w:ilvl w:val="2"/>
          <w:numId w:val="13"/>
        </w:numPr>
        <w:rPr>
          <w:sz w:val="22"/>
          <w:szCs w:val="22"/>
        </w:rPr>
      </w:pPr>
      <w:r w:rsidRPr="005F5D5F">
        <w:rPr>
          <w:sz w:val="22"/>
          <w:szCs w:val="22"/>
        </w:rPr>
        <w:t xml:space="preserve">If </w:t>
      </w:r>
      <w:r w:rsidR="00B2262E">
        <w:rPr>
          <w:sz w:val="22"/>
          <w:szCs w:val="22"/>
        </w:rPr>
        <w:t>fund transfer</w:t>
      </w:r>
      <w:r w:rsidR="00B2262E" w:rsidRPr="005F5D5F">
        <w:rPr>
          <w:sz w:val="22"/>
          <w:szCs w:val="22"/>
        </w:rPr>
        <w:t xml:space="preserve"> </w:t>
      </w:r>
      <w:r w:rsidRPr="005F5D5F">
        <w:rPr>
          <w:sz w:val="22"/>
          <w:szCs w:val="22"/>
        </w:rPr>
        <w:t xml:space="preserve">failed “Error message based on scenarios configured” </w:t>
      </w:r>
    </w:p>
    <w:p w14:paraId="4495B609" w14:textId="77777777" w:rsidR="00AA14A9" w:rsidRDefault="00AA14A9" w:rsidP="00872582">
      <w:pPr>
        <w:pStyle w:val="ListParagraph"/>
        <w:numPr>
          <w:ilvl w:val="1"/>
          <w:numId w:val="13"/>
        </w:numPr>
        <w:rPr>
          <w:sz w:val="22"/>
          <w:szCs w:val="22"/>
        </w:rPr>
      </w:pPr>
      <w:r>
        <w:rPr>
          <w:sz w:val="22"/>
          <w:szCs w:val="22"/>
        </w:rPr>
        <w:t>Transaction Reference Number</w:t>
      </w:r>
    </w:p>
    <w:p w14:paraId="3E7550CF" w14:textId="77777777" w:rsidR="00AA14A9" w:rsidRDefault="00AA14A9" w:rsidP="00872582">
      <w:pPr>
        <w:pStyle w:val="ListParagraph"/>
        <w:numPr>
          <w:ilvl w:val="1"/>
          <w:numId w:val="13"/>
        </w:numPr>
        <w:rPr>
          <w:sz w:val="22"/>
          <w:szCs w:val="22"/>
        </w:rPr>
      </w:pPr>
      <w:r>
        <w:rPr>
          <w:sz w:val="22"/>
          <w:szCs w:val="22"/>
        </w:rPr>
        <w:t>Transaction Details</w:t>
      </w:r>
    </w:p>
    <w:p w14:paraId="78625B2F" w14:textId="77777777" w:rsidR="00E7177B" w:rsidRDefault="00E7177B" w:rsidP="00872582">
      <w:pPr>
        <w:pStyle w:val="ListParagraph"/>
        <w:numPr>
          <w:ilvl w:val="2"/>
          <w:numId w:val="13"/>
        </w:numPr>
        <w:rPr>
          <w:sz w:val="22"/>
          <w:szCs w:val="22"/>
        </w:rPr>
      </w:pPr>
      <w:r>
        <w:rPr>
          <w:sz w:val="22"/>
          <w:szCs w:val="22"/>
        </w:rPr>
        <w:t>From Account</w:t>
      </w:r>
    </w:p>
    <w:p w14:paraId="340925E1" w14:textId="77777777" w:rsidR="00E7177B" w:rsidRDefault="00E7177B" w:rsidP="00872582">
      <w:pPr>
        <w:pStyle w:val="ListParagraph"/>
        <w:numPr>
          <w:ilvl w:val="2"/>
          <w:numId w:val="13"/>
        </w:numPr>
        <w:rPr>
          <w:sz w:val="22"/>
          <w:szCs w:val="22"/>
        </w:rPr>
      </w:pPr>
      <w:r>
        <w:rPr>
          <w:sz w:val="22"/>
          <w:szCs w:val="22"/>
        </w:rPr>
        <w:t>To Account</w:t>
      </w:r>
    </w:p>
    <w:p w14:paraId="6ABDB62D" w14:textId="77777777" w:rsidR="00E7177B" w:rsidRDefault="00E7177B" w:rsidP="00872582">
      <w:pPr>
        <w:pStyle w:val="ListParagraph"/>
        <w:numPr>
          <w:ilvl w:val="2"/>
          <w:numId w:val="13"/>
        </w:numPr>
        <w:rPr>
          <w:sz w:val="22"/>
          <w:szCs w:val="22"/>
        </w:rPr>
      </w:pPr>
      <w:r>
        <w:rPr>
          <w:sz w:val="22"/>
          <w:szCs w:val="22"/>
        </w:rPr>
        <w:t>Transaction Amount</w:t>
      </w:r>
    </w:p>
    <w:p w14:paraId="171E0640" w14:textId="77777777" w:rsidR="00E7177B" w:rsidRDefault="00E7177B" w:rsidP="00872582">
      <w:pPr>
        <w:pStyle w:val="ListParagraph"/>
        <w:numPr>
          <w:ilvl w:val="2"/>
          <w:numId w:val="13"/>
        </w:numPr>
        <w:rPr>
          <w:sz w:val="22"/>
          <w:szCs w:val="22"/>
        </w:rPr>
      </w:pPr>
      <w:r>
        <w:rPr>
          <w:sz w:val="22"/>
          <w:szCs w:val="22"/>
        </w:rPr>
        <w:t>Transaction Currency</w:t>
      </w:r>
    </w:p>
    <w:p w14:paraId="1E67B35D" w14:textId="6D88257F" w:rsidR="00AA14A9" w:rsidRDefault="00AA14A9" w:rsidP="00872582">
      <w:pPr>
        <w:pStyle w:val="ListParagraph"/>
        <w:numPr>
          <w:ilvl w:val="0"/>
          <w:numId w:val="13"/>
        </w:numPr>
        <w:rPr>
          <w:sz w:val="22"/>
          <w:szCs w:val="22"/>
        </w:rPr>
      </w:pPr>
      <w:r>
        <w:rPr>
          <w:sz w:val="22"/>
          <w:szCs w:val="22"/>
        </w:rPr>
        <w:t xml:space="preserve">If </w:t>
      </w:r>
      <w:r w:rsidR="00CB74B7">
        <w:rPr>
          <w:sz w:val="22"/>
          <w:szCs w:val="22"/>
        </w:rPr>
        <w:t>fund transferred</w:t>
      </w:r>
      <w:r>
        <w:rPr>
          <w:sz w:val="22"/>
          <w:szCs w:val="22"/>
        </w:rPr>
        <w:t xml:space="preserve"> successfully, the following options will be provided:</w:t>
      </w:r>
    </w:p>
    <w:p w14:paraId="2749D8B8" w14:textId="4D39C02C" w:rsidR="00610E66" w:rsidRDefault="00610E66" w:rsidP="00872582">
      <w:pPr>
        <w:pStyle w:val="ListParagraph"/>
        <w:numPr>
          <w:ilvl w:val="1"/>
          <w:numId w:val="13"/>
        </w:numPr>
        <w:rPr>
          <w:sz w:val="22"/>
          <w:szCs w:val="22"/>
        </w:rPr>
      </w:pPr>
      <w:r>
        <w:rPr>
          <w:sz w:val="22"/>
          <w:szCs w:val="22"/>
        </w:rPr>
        <w:t xml:space="preserve">Share (Applicable only for Mobile App) – On click the share icon, app will invoke the </w:t>
      </w:r>
      <w:r w:rsidR="00B14706">
        <w:rPr>
          <w:sz w:val="22"/>
          <w:szCs w:val="22"/>
        </w:rPr>
        <w:t>device native share functionality.</w:t>
      </w:r>
    </w:p>
    <w:p w14:paraId="02C6B5EF" w14:textId="07D8626E" w:rsidR="00610E66" w:rsidRDefault="00610E66" w:rsidP="00872582">
      <w:pPr>
        <w:pStyle w:val="ListParagraph"/>
        <w:numPr>
          <w:ilvl w:val="1"/>
          <w:numId w:val="13"/>
        </w:numPr>
        <w:rPr>
          <w:sz w:val="22"/>
          <w:szCs w:val="22"/>
        </w:rPr>
      </w:pPr>
      <w:r>
        <w:rPr>
          <w:sz w:val="22"/>
          <w:szCs w:val="22"/>
        </w:rPr>
        <w:t xml:space="preserve">Download Receipt – </w:t>
      </w:r>
      <w:r w:rsidR="00B14706">
        <w:rPr>
          <w:sz w:val="22"/>
          <w:szCs w:val="22"/>
        </w:rPr>
        <w:t>On click the icon, the transaction receipt will be downloaded. Herewith attached the transaction receipt template.</w:t>
      </w:r>
    </w:p>
    <w:p w14:paraId="678DAFB6" w14:textId="6A68CB28" w:rsidR="00AA14A9" w:rsidRPr="005F5D5F" w:rsidRDefault="00B14706" w:rsidP="00872582">
      <w:pPr>
        <w:pStyle w:val="ListParagraph"/>
        <w:numPr>
          <w:ilvl w:val="1"/>
          <w:numId w:val="13"/>
        </w:numPr>
        <w:rPr>
          <w:sz w:val="22"/>
          <w:szCs w:val="22"/>
        </w:rPr>
      </w:pPr>
      <w:r>
        <w:rPr>
          <w:sz w:val="22"/>
          <w:szCs w:val="22"/>
        </w:rPr>
        <w:t xml:space="preserve">New </w:t>
      </w:r>
      <w:r w:rsidR="00AA14A9" w:rsidRPr="005F5D5F">
        <w:rPr>
          <w:sz w:val="22"/>
          <w:szCs w:val="22"/>
        </w:rPr>
        <w:t xml:space="preserve">Transfer– On click the icon, app will redirect to </w:t>
      </w:r>
      <w:r w:rsidR="00610E66">
        <w:rPr>
          <w:sz w:val="22"/>
          <w:szCs w:val="22"/>
        </w:rPr>
        <w:t xml:space="preserve">new fund </w:t>
      </w:r>
      <w:r w:rsidR="00AA14A9" w:rsidRPr="005F5D5F">
        <w:rPr>
          <w:sz w:val="22"/>
          <w:szCs w:val="22"/>
        </w:rPr>
        <w:t>transfer screen</w:t>
      </w:r>
    </w:p>
    <w:bookmarkStart w:id="69" w:name="_MON_1720997046"/>
    <w:bookmarkEnd w:id="69"/>
    <w:p w14:paraId="0ABAFE2F" w14:textId="59E0427B" w:rsidR="00AA01C6" w:rsidRDefault="0010687B" w:rsidP="00AA01C6">
      <w:r>
        <w:rPr>
          <w:color w:val="2B579A"/>
          <w:shd w:val="clear" w:color="auto" w:fill="E6E6E6"/>
        </w:rPr>
        <w:object w:dxaOrig="1534" w:dyaOrig="997" w14:anchorId="50EAC6FA">
          <v:shape id="_x0000_i1026" type="#_x0000_t75" alt="P2160#yIS1" style="width:76.5pt;height:49.5pt" o:ole="">
            <v:imagedata r:id="rId15" o:title=""/>
          </v:shape>
          <o:OLEObject Type="Embed" ProgID="Word.Document.12" ShapeID="_x0000_i1026" DrawAspect="Icon" ObjectID="_1733149668" r:id="rId16">
            <o:FieldCodes>\s</o:FieldCodes>
          </o:OLEObject>
        </w:object>
      </w:r>
    </w:p>
    <w:p w14:paraId="492B5571" w14:textId="77777777" w:rsidR="00303A8D" w:rsidRPr="00624762" w:rsidRDefault="00303A8D" w:rsidP="00303A8D">
      <w:pPr>
        <w:ind w:firstLine="426"/>
        <w:rPr>
          <w:b/>
          <w:bCs/>
          <w:sz w:val="22"/>
          <w:szCs w:val="22"/>
        </w:rPr>
      </w:pPr>
      <w:r w:rsidRPr="00624762">
        <w:rPr>
          <w:b/>
          <w:bCs/>
          <w:sz w:val="22"/>
          <w:szCs w:val="22"/>
        </w:rPr>
        <w:t xml:space="preserve">APIs: </w:t>
      </w:r>
    </w:p>
    <w:p w14:paraId="1E79A818" w14:textId="77777777" w:rsidR="00303A8D" w:rsidRDefault="00303A8D" w:rsidP="00303A8D">
      <w:pPr>
        <w:pStyle w:val="ListParagraph"/>
        <w:numPr>
          <w:ilvl w:val="0"/>
          <w:numId w:val="15"/>
        </w:numPr>
        <w:rPr>
          <w:sz w:val="22"/>
          <w:szCs w:val="22"/>
        </w:rPr>
      </w:pPr>
      <w:r w:rsidRPr="00A956A6">
        <w:rPr>
          <w:sz w:val="22"/>
          <w:szCs w:val="22"/>
        </w:rPr>
        <w:t xml:space="preserve">The app will invoke the bank charges API to fetch the Fund Transfer charge. </w:t>
      </w:r>
    </w:p>
    <w:p w14:paraId="3C32649B" w14:textId="77777777" w:rsidR="00303A8D" w:rsidRDefault="00303A8D" w:rsidP="00303A8D">
      <w:pPr>
        <w:pStyle w:val="ListParagraph"/>
        <w:numPr>
          <w:ilvl w:val="0"/>
          <w:numId w:val="15"/>
        </w:numPr>
        <w:rPr>
          <w:sz w:val="22"/>
          <w:szCs w:val="22"/>
        </w:rPr>
      </w:pPr>
      <w:r>
        <w:rPr>
          <w:sz w:val="22"/>
          <w:szCs w:val="22"/>
        </w:rPr>
        <w:t>The app will invoke the exchange rates API to fetch the exchange rates for the pair of currencies</w:t>
      </w:r>
    </w:p>
    <w:p w14:paraId="744A5783" w14:textId="77777777" w:rsidR="00303A8D" w:rsidRDefault="00303A8D" w:rsidP="00303A8D">
      <w:pPr>
        <w:pStyle w:val="ListParagraph"/>
        <w:numPr>
          <w:ilvl w:val="0"/>
          <w:numId w:val="15"/>
        </w:numPr>
        <w:rPr>
          <w:sz w:val="22"/>
          <w:szCs w:val="22"/>
        </w:rPr>
      </w:pPr>
      <w:r>
        <w:rPr>
          <w:sz w:val="22"/>
          <w:szCs w:val="22"/>
        </w:rPr>
        <w:t>The app will invoke the deal API to validate the deal number.</w:t>
      </w:r>
    </w:p>
    <w:p w14:paraId="040F3E74" w14:textId="30EA99D5" w:rsidR="00303A8D" w:rsidRPr="00303A8D" w:rsidRDefault="00303A8D" w:rsidP="007B7289">
      <w:pPr>
        <w:pStyle w:val="ListParagraph"/>
        <w:numPr>
          <w:ilvl w:val="0"/>
          <w:numId w:val="15"/>
        </w:numPr>
        <w:rPr>
          <w:sz w:val="22"/>
          <w:szCs w:val="22"/>
        </w:rPr>
      </w:pPr>
      <w:r w:rsidRPr="00303A8D">
        <w:rPr>
          <w:sz w:val="22"/>
          <w:szCs w:val="22"/>
        </w:rPr>
        <w:t>The app will invoke the Fund Transfer UAE API.</w:t>
      </w:r>
    </w:p>
    <w:p w14:paraId="71CDCE6A" w14:textId="704F823D" w:rsidR="009E58B8" w:rsidRDefault="009E58B8" w:rsidP="00816B83">
      <w:pPr>
        <w:pStyle w:val="Heading3"/>
        <w:numPr>
          <w:ilvl w:val="2"/>
          <w:numId w:val="4"/>
        </w:numPr>
        <w:rPr>
          <w:sz w:val="24"/>
          <w:szCs w:val="24"/>
        </w:rPr>
      </w:pPr>
      <w:bookmarkStart w:id="70" w:name="_Toc117274613"/>
      <w:r w:rsidRPr="00BA67E9">
        <w:rPr>
          <w:sz w:val="24"/>
          <w:szCs w:val="24"/>
        </w:rPr>
        <w:t xml:space="preserve">Within </w:t>
      </w:r>
      <w:r w:rsidR="009E13AD">
        <w:rPr>
          <w:sz w:val="24"/>
          <w:szCs w:val="24"/>
        </w:rPr>
        <w:t xml:space="preserve">Al </w:t>
      </w:r>
      <w:r w:rsidRPr="00BA67E9">
        <w:rPr>
          <w:sz w:val="24"/>
          <w:szCs w:val="24"/>
        </w:rPr>
        <w:t>Masraf</w:t>
      </w:r>
      <w:bookmarkEnd w:id="70"/>
    </w:p>
    <w:p w14:paraId="491EC051" w14:textId="12822B93" w:rsidR="0010687B" w:rsidRPr="00FB6F39" w:rsidRDefault="0010687B" w:rsidP="0010687B">
      <w:pPr>
        <w:ind w:firstLine="360"/>
        <w:rPr>
          <w:sz w:val="22"/>
          <w:szCs w:val="22"/>
        </w:rPr>
      </w:pPr>
      <w:r w:rsidRPr="00FB6F39">
        <w:rPr>
          <w:b/>
          <w:bCs/>
          <w:sz w:val="22"/>
          <w:szCs w:val="22"/>
        </w:rPr>
        <w:t>Navigations:</w:t>
      </w:r>
      <w:r w:rsidRPr="00FB6F39">
        <w:rPr>
          <w:sz w:val="22"/>
          <w:szCs w:val="22"/>
        </w:rPr>
        <w:t xml:space="preserve"> Login -&gt; Menu -&gt; Transfers -&gt; </w:t>
      </w:r>
      <w:r>
        <w:rPr>
          <w:sz w:val="22"/>
          <w:szCs w:val="22"/>
        </w:rPr>
        <w:t xml:space="preserve">Within </w:t>
      </w:r>
      <w:r w:rsidR="00A05CB9">
        <w:rPr>
          <w:sz w:val="22"/>
          <w:szCs w:val="22"/>
        </w:rPr>
        <w:t>Al Masraf</w:t>
      </w:r>
    </w:p>
    <w:p w14:paraId="3BC4AD3B" w14:textId="60A3E2BB" w:rsidR="0010687B" w:rsidRDefault="0010687B" w:rsidP="00872582">
      <w:pPr>
        <w:pStyle w:val="ListParagraph"/>
        <w:numPr>
          <w:ilvl w:val="0"/>
          <w:numId w:val="13"/>
        </w:numPr>
        <w:rPr>
          <w:sz w:val="22"/>
          <w:szCs w:val="22"/>
        </w:rPr>
      </w:pPr>
      <w:r>
        <w:rPr>
          <w:sz w:val="22"/>
          <w:szCs w:val="22"/>
        </w:rPr>
        <w:t xml:space="preserve">This section is for the customer transfer funds </w:t>
      </w:r>
      <w:r w:rsidR="00A05CB9">
        <w:rPr>
          <w:sz w:val="22"/>
          <w:szCs w:val="22"/>
        </w:rPr>
        <w:t xml:space="preserve">to the beneficiaries added </w:t>
      </w:r>
      <w:r>
        <w:rPr>
          <w:sz w:val="22"/>
          <w:szCs w:val="22"/>
        </w:rPr>
        <w:t xml:space="preserve">within the </w:t>
      </w:r>
      <w:r w:rsidR="00A05CB9">
        <w:rPr>
          <w:sz w:val="22"/>
          <w:szCs w:val="22"/>
        </w:rPr>
        <w:t xml:space="preserve">Al Masraf bank other than their </w:t>
      </w:r>
      <w:r>
        <w:rPr>
          <w:sz w:val="22"/>
          <w:szCs w:val="22"/>
        </w:rPr>
        <w:t>own accounts.</w:t>
      </w:r>
    </w:p>
    <w:p w14:paraId="1AE82B95" w14:textId="77777777" w:rsidR="006803C9" w:rsidRPr="006803C9" w:rsidRDefault="006803C9" w:rsidP="006803C9">
      <w:pPr>
        <w:ind w:left="360"/>
        <w:rPr>
          <w:b/>
          <w:bCs/>
          <w:sz w:val="24"/>
          <w:szCs w:val="24"/>
        </w:rPr>
      </w:pPr>
      <w:r w:rsidRPr="006803C9">
        <w:rPr>
          <w:b/>
          <w:bCs/>
          <w:sz w:val="24"/>
          <w:szCs w:val="24"/>
        </w:rPr>
        <w:t>Screen 1:</w:t>
      </w:r>
    </w:p>
    <w:p w14:paraId="5DE7D6A9" w14:textId="77777777" w:rsidR="0010687B" w:rsidRDefault="0010687B" w:rsidP="00872582">
      <w:pPr>
        <w:pStyle w:val="ListParagraph"/>
        <w:numPr>
          <w:ilvl w:val="0"/>
          <w:numId w:val="13"/>
        </w:numPr>
        <w:rPr>
          <w:sz w:val="22"/>
          <w:szCs w:val="22"/>
        </w:rPr>
      </w:pPr>
      <w:r>
        <w:rPr>
          <w:sz w:val="22"/>
          <w:szCs w:val="22"/>
        </w:rPr>
        <w:t>By default, the primary account should be selected in the From Account and user will have the option to select other account from dropdown.</w:t>
      </w:r>
    </w:p>
    <w:p w14:paraId="2223028A" w14:textId="2D9F06CE" w:rsidR="0010687B" w:rsidRDefault="0010687B" w:rsidP="00872582">
      <w:pPr>
        <w:pStyle w:val="ListParagraph"/>
        <w:numPr>
          <w:ilvl w:val="0"/>
          <w:numId w:val="13"/>
        </w:numPr>
        <w:rPr>
          <w:sz w:val="22"/>
          <w:szCs w:val="22"/>
        </w:rPr>
      </w:pPr>
      <w:r>
        <w:rPr>
          <w:sz w:val="22"/>
          <w:szCs w:val="22"/>
        </w:rPr>
        <w:lastRenderedPageBreak/>
        <w:t xml:space="preserve">On select the </w:t>
      </w:r>
      <w:proofErr w:type="spellStart"/>
      <w:r>
        <w:rPr>
          <w:sz w:val="22"/>
          <w:szCs w:val="22"/>
        </w:rPr>
        <w:t>to</w:t>
      </w:r>
      <w:proofErr w:type="spellEnd"/>
      <w:r>
        <w:rPr>
          <w:sz w:val="22"/>
          <w:szCs w:val="22"/>
        </w:rPr>
        <w:t xml:space="preserve"> account dropdown, </w:t>
      </w:r>
      <w:r w:rsidRPr="00F73FBC">
        <w:rPr>
          <w:sz w:val="22"/>
          <w:szCs w:val="22"/>
        </w:rPr>
        <w:t xml:space="preserve">Beneficiaries will be displayed on </w:t>
      </w:r>
      <w:r>
        <w:rPr>
          <w:sz w:val="22"/>
          <w:szCs w:val="22"/>
        </w:rPr>
        <w:t xml:space="preserve">the </w:t>
      </w:r>
      <w:r w:rsidRPr="00F73FBC">
        <w:rPr>
          <w:sz w:val="22"/>
          <w:szCs w:val="22"/>
        </w:rPr>
        <w:t>dropdown. On select a beneficiary the Nick Name will be displayed on the field</w:t>
      </w:r>
      <w:r>
        <w:rPr>
          <w:sz w:val="22"/>
          <w:szCs w:val="22"/>
        </w:rPr>
        <w:t xml:space="preserve">, whereas </w:t>
      </w:r>
      <w:r w:rsidRPr="00F73FBC">
        <w:rPr>
          <w:sz w:val="22"/>
          <w:szCs w:val="22"/>
        </w:rPr>
        <w:t>Account Number</w:t>
      </w:r>
      <w:r w:rsidR="00A05CB9">
        <w:rPr>
          <w:sz w:val="22"/>
          <w:szCs w:val="22"/>
        </w:rPr>
        <w:t xml:space="preserve">, </w:t>
      </w:r>
      <w:r w:rsidRPr="00F73FBC">
        <w:rPr>
          <w:sz w:val="22"/>
          <w:szCs w:val="22"/>
        </w:rPr>
        <w:t>Account Currency</w:t>
      </w:r>
      <w:r w:rsidR="00A05CB9">
        <w:rPr>
          <w:sz w:val="22"/>
          <w:szCs w:val="22"/>
        </w:rPr>
        <w:t xml:space="preserve"> and Bank Name</w:t>
      </w:r>
      <w:r w:rsidRPr="00F73FBC">
        <w:rPr>
          <w:sz w:val="22"/>
          <w:szCs w:val="22"/>
        </w:rPr>
        <w:t xml:space="preserve"> will be displayed below the dropdown field.</w:t>
      </w:r>
    </w:p>
    <w:p w14:paraId="34253D41" w14:textId="77777777" w:rsidR="0010687B" w:rsidRDefault="0010687B" w:rsidP="00872582">
      <w:pPr>
        <w:pStyle w:val="ListParagraph"/>
        <w:numPr>
          <w:ilvl w:val="0"/>
          <w:numId w:val="13"/>
        </w:numPr>
        <w:rPr>
          <w:sz w:val="22"/>
          <w:szCs w:val="22"/>
        </w:rPr>
      </w:pPr>
      <w:r>
        <w:rPr>
          <w:sz w:val="22"/>
          <w:szCs w:val="22"/>
        </w:rPr>
        <w:t>User can transfer in both From Account and Beneficiary Account currency.  By default, the beneficiary account currency will be selected.</w:t>
      </w:r>
    </w:p>
    <w:p w14:paraId="13ABA748" w14:textId="77777777" w:rsidR="0010687B" w:rsidRDefault="0010687B" w:rsidP="00872582">
      <w:pPr>
        <w:pStyle w:val="ListParagraph"/>
        <w:numPr>
          <w:ilvl w:val="0"/>
          <w:numId w:val="13"/>
        </w:numPr>
        <w:rPr>
          <w:sz w:val="22"/>
          <w:szCs w:val="22"/>
        </w:rPr>
      </w:pPr>
      <w:r>
        <w:rPr>
          <w:sz w:val="22"/>
          <w:szCs w:val="22"/>
        </w:rPr>
        <w:t>The forex exchanges will be applicable only when the From and beneficiary account are in different currencies.</w:t>
      </w:r>
    </w:p>
    <w:p w14:paraId="3B3D1F44" w14:textId="77777777" w:rsidR="0010687B" w:rsidRDefault="0010687B" w:rsidP="00872582">
      <w:pPr>
        <w:pStyle w:val="ListParagraph"/>
        <w:numPr>
          <w:ilvl w:val="0"/>
          <w:numId w:val="13"/>
        </w:numPr>
        <w:rPr>
          <w:sz w:val="22"/>
          <w:szCs w:val="22"/>
        </w:rPr>
      </w:pPr>
      <w:r>
        <w:rPr>
          <w:sz w:val="22"/>
          <w:szCs w:val="22"/>
        </w:rPr>
        <w:t xml:space="preserve">If user selects Deal Number as yes, then a pop up should open and prompt the user to enter deal number and option to verify. </w:t>
      </w:r>
    </w:p>
    <w:p w14:paraId="32E550B1" w14:textId="77777777" w:rsidR="0010687B" w:rsidRDefault="0010687B" w:rsidP="00872582">
      <w:pPr>
        <w:pStyle w:val="ListParagraph"/>
        <w:numPr>
          <w:ilvl w:val="1"/>
          <w:numId w:val="13"/>
        </w:numPr>
        <w:rPr>
          <w:sz w:val="22"/>
          <w:szCs w:val="22"/>
        </w:rPr>
      </w:pPr>
      <w:r>
        <w:rPr>
          <w:sz w:val="22"/>
          <w:szCs w:val="22"/>
        </w:rPr>
        <w:t>On successful verification, the transaction amount and transaction currency will be fetched and displayed in non-editable fields. If user needs to enter different amount again, first needs to toggle to No for the deal number and to then can enter the amount and transaction currency</w:t>
      </w:r>
    </w:p>
    <w:p w14:paraId="225559BD" w14:textId="77777777" w:rsidR="0010687B" w:rsidRDefault="0010687B" w:rsidP="00872582">
      <w:pPr>
        <w:pStyle w:val="ListParagraph"/>
        <w:numPr>
          <w:ilvl w:val="1"/>
          <w:numId w:val="13"/>
        </w:numPr>
        <w:rPr>
          <w:sz w:val="22"/>
          <w:szCs w:val="22"/>
        </w:rPr>
      </w:pPr>
      <w:r>
        <w:rPr>
          <w:sz w:val="22"/>
          <w:szCs w:val="22"/>
        </w:rPr>
        <w:t>If deal number verification is failed, invalid deal number message will be displayed.</w:t>
      </w:r>
    </w:p>
    <w:p w14:paraId="1CDFABA4" w14:textId="77777777" w:rsidR="00D93691" w:rsidRDefault="00D93691" w:rsidP="00D93691">
      <w:pPr>
        <w:pStyle w:val="ListParagraph"/>
        <w:numPr>
          <w:ilvl w:val="0"/>
          <w:numId w:val="13"/>
        </w:numPr>
        <w:rPr>
          <w:sz w:val="22"/>
          <w:szCs w:val="22"/>
        </w:rPr>
      </w:pPr>
      <w:r>
        <w:rPr>
          <w:sz w:val="22"/>
          <w:szCs w:val="22"/>
        </w:rPr>
        <w:t>If the future transfer is selected, then the Type, Frequency, Start Date and Number of transactions fields will be enabled.</w:t>
      </w:r>
    </w:p>
    <w:p w14:paraId="04FEDFAE" w14:textId="77777777" w:rsidR="0010687B" w:rsidRPr="00761DB7" w:rsidRDefault="0010687B" w:rsidP="00872582">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10687B" w14:paraId="1B73679E"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0D7CCD5" w14:textId="77777777" w:rsidR="0010687B" w:rsidRDefault="0010687B" w:rsidP="007B7289">
            <w:proofErr w:type="gramStart"/>
            <w:r>
              <w:rPr>
                <w:rFonts w:ascii="Calibri" w:hAnsi="Calibri" w:cs="Calibri"/>
                <w:b w:val="0"/>
                <w:bCs w:val="0"/>
                <w:color w:val="FFFFFF"/>
              </w:rPr>
              <w:t>#.No</w:t>
            </w:r>
            <w:proofErr w:type="gramEnd"/>
          </w:p>
        </w:tc>
        <w:tc>
          <w:tcPr>
            <w:tcW w:w="1461" w:type="dxa"/>
          </w:tcPr>
          <w:p w14:paraId="31D9F12E"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11063779"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368AD48E"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07091CE3"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03A5E704"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0E9C40EC"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10687B" w14:paraId="1B8D580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55ACF9F" w14:textId="77777777" w:rsidR="0010687B" w:rsidRPr="001A09D4" w:rsidRDefault="0010687B" w:rsidP="00872582">
            <w:pPr>
              <w:pStyle w:val="ListParagraph"/>
              <w:numPr>
                <w:ilvl w:val="0"/>
                <w:numId w:val="26"/>
              </w:numPr>
              <w:spacing w:before="60"/>
              <w:contextualSpacing w:val="0"/>
              <w:jc w:val="both"/>
            </w:pPr>
          </w:p>
        </w:tc>
        <w:tc>
          <w:tcPr>
            <w:tcW w:w="1461" w:type="dxa"/>
          </w:tcPr>
          <w:p w14:paraId="77DBDB94"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From Account</w:t>
            </w:r>
          </w:p>
        </w:tc>
        <w:tc>
          <w:tcPr>
            <w:tcW w:w="1231" w:type="dxa"/>
          </w:tcPr>
          <w:p w14:paraId="4883AE48"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7EC1E12F"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6EE8D0E4"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74A2AEBD"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201688DD"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 xml:space="preserve">By default, the primary account should be selected. </w:t>
            </w:r>
            <w:r>
              <w:br/>
            </w:r>
            <w:r>
              <w:br/>
              <w:t>If only one account is there, it should be defaulted.</w:t>
            </w:r>
          </w:p>
        </w:tc>
      </w:tr>
      <w:tr w:rsidR="0010687B" w14:paraId="0EFE4663"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18770B44" w14:textId="77777777" w:rsidR="0010687B" w:rsidRPr="001A09D4" w:rsidRDefault="0010687B" w:rsidP="00872582">
            <w:pPr>
              <w:pStyle w:val="ListParagraph"/>
              <w:numPr>
                <w:ilvl w:val="0"/>
                <w:numId w:val="26"/>
              </w:numPr>
              <w:spacing w:before="60"/>
              <w:contextualSpacing w:val="0"/>
              <w:jc w:val="both"/>
            </w:pPr>
          </w:p>
        </w:tc>
        <w:tc>
          <w:tcPr>
            <w:tcW w:w="1461" w:type="dxa"/>
          </w:tcPr>
          <w:p w14:paraId="29F7F9CF"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To Account</w:t>
            </w:r>
          </w:p>
        </w:tc>
        <w:tc>
          <w:tcPr>
            <w:tcW w:w="1231" w:type="dxa"/>
          </w:tcPr>
          <w:p w14:paraId="29374654"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4891CCF9"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1C7138BD"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3E9A5AB1"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4295FC56" w14:textId="59EFC188" w:rsidR="0010687B" w:rsidRDefault="0010687B" w:rsidP="007B7289">
            <w:pPr>
              <w:cnfStyle w:val="000000000000" w:firstRow="0" w:lastRow="0" w:firstColumn="0" w:lastColumn="0" w:oddVBand="0" w:evenVBand="0" w:oddHBand="0" w:evenHBand="0" w:firstRowFirstColumn="0" w:firstRowLastColumn="0" w:lastRowFirstColumn="0" w:lastRowLastColumn="0"/>
            </w:pPr>
            <w:r>
              <w:t xml:space="preserve">Beneficiaries will be displayed on dropdown. On select </w:t>
            </w:r>
            <w:r w:rsidR="00A05CB9">
              <w:t>a</w:t>
            </w:r>
            <w:r>
              <w:t xml:space="preserve"> beneficiary, the Nick Name will be displayed on the field.</w:t>
            </w:r>
          </w:p>
        </w:tc>
      </w:tr>
      <w:tr w:rsidR="0010687B" w14:paraId="6FDD21E8"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BDF00F5" w14:textId="77777777" w:rsidR="0010687B" w:rsidRPr="001A09D4" w:rsidRDefault="0010687B" w:rsidP="00872582">
            <w:pPr>
              <w:pStyle w:val="ListParagraph"/>
              <w:numPr>
                <w:ilvl w:val="0"/>
                <w:numId w:val="26"/>
              </w:numPr>
              <w:spacing w:before="60"/>
              <w:contextualSpacing w:val="0"/>
              <w:jc w:val="both"/>
            </w:pPr>
          </w:p>
        </w:tc>
        <w:tc>
          <w:tcPr>
            <w:tcW w:w="1461" w:type="dxa"/>
          </w:tcPr>
          <w:p w14:paraId="45348B4C"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Beneficiary details</w:t>
            </w:r>
          </w:p>
        </w:tc>
        <w:tc>
          <w:tcPr>
            <w:tcW w:w="1231" w:type="dxa"/>
          </w:tcPr>
          <w:p w14:paraId="0BD0C9B7"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63D7228F"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4F55A0D0"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230735BD"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66A555E5" w14:textId="7B222F9C" w:rsidR="0010687B" w:rsidRDefault="0010687B" w:rsidP="007B7289">
            <w:pPr>
              <w:cnfStyle w:val="000000100000" w:firstRow="0" w:lastRow="0" w:firstColumn="0" w:lastColumn="0" w:oddVBand="0" w:evenVBand="0" w:oddHBand="1" w:evenHBand="0" w:firstRowFirstColumn="0" w:firstRowLastColumn="0" w:lastRowFirstColumn="0" w:lastRowLastColumn="0"/>
            </w:pPr>
            <w:r>
              <w:t>On select a beneficiary, Account Number</w:t>
            </w:r>
            <w:r w:rsidR="00A05CB9">
              <w:t xml:space="preserve">, </w:t>
            </w:r>
            <w:r>
              <w:t xml:space="preserve">Account </w:t>
            </w:r>
            <w:r w:rsidR="00A05CB9">
              <w:t>Currency,</w:t>
            </w:r>
            <w:r>
              <w:t xml:space="preserve"> </w:t>
            </w:r>
            <w:r w:rsidR="00A05CB9">
              <w:t xml:space="preserve">and Bank Name </w:t>
            </w:r>
            <w:r>
              <w:t>will be displayed below the dropdown field.</w:t>
            </w:r>
          </w:p>
        </w:tc>
      </w:tr>
      <w:tr w:rsidR="0010687B" w14:paraId="311DB2BB"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116ABAD1" w14:textId="77777777" w:rsidR="0010687B" w:rsidRPr="001A09D4" w:rsidRDefault="0010687B" w:rsidP="00872582">
            <w:pPr>
              <w:pStyle w:val="ListParagraph"/>
              <w:numPr>
                <w:ilvl w:val="0"/>
                <w:numId w:val="26"/>
              </w:numPr>
              <w:spacing w:before="60"/>
              <w:contextualSpacing w:val="0"/>
              <w:jc w:val="both"/>
            </w:pPr>
          </w:p>
        </w:tc>
        <w:tc>
          <w:tcPr>
            <w:tcW w:w="1461" w:type="dxa"/>
          </w:tcPr>
          <w:p w14:paraId="468DAF61"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Deal Number Available</w:t>
            </w:r>
          </w:p>
        </w:tc>
        <w:tc>
          <w:tcPr>
            <w:tcW w:w="1231" w:type="dxa"/>
          </w:tcPr>
          <w:p w14:paraId="448DF2B5"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14A4D4C3"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1282E980"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434490DE"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3876656C"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Option to Select yes or No. On select Yes, need to open pop up</w:t>
            </w:r>
          </w:p>
        </w:tc>
      </w:tr>
      <w:tr w:rsidR="0010687B" w14:paraId="10C7DA31"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B5E893F" w14:textId="77777777" w:rsidR="0010687B" w:rsidRPr="001A09D4" w:rsidRDefault="0010687B" w:rsidP="00872582">
            <w:pPr>
              <w:pStyle w:val="ListParagraph"/>
              <w:numPr>
                <w:ilvl w:val="0"/>
                <w:numId w:val="26"/>
              </w:numPr>
              <w:spacing w:before="60"/>
              <w:contextualSpacing w:val="0"/>
              <w:jc w:val="both"/>
            </w:pPr>
          </w:p>
        </w:tc>
        <w:tc>
          <w:tcPr>
            <w:tcW w:w="1461" w:type="dxa"/>
          </w:tcPr>
          <w:p w14:paraId="54C42382"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Deal Number</w:t>
            </w:r>
          </w:p>
        </w:tc>
        <w:tc>
          <w:tcPr>
            <w:tcW w:w="1231" w:type="dxa"/>
          </w:tcPr>
          <w:p w14:paraId="0393021B"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39C46B0C"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Alphanumeric without special characters</w:t>
            </w:r>
          </w:p>
        </w:tc>
        <w:tc>
          <w:tcPr>
            <w:tcW w:w="937" w:type="dxa"/>
          </w:tcPr>
          <w:p w14:paraId="3F4B8FC3"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12</w:t>
            </w:r>
          </w:p>
        </w:tc>
        <w:tc>
          <w:tcPr>
            <w:tcW w:w="1233" w:type="dxa"/>
          </w:tcPr>
          <w:p w14:paraId="50D714F7"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CM</w:t>
            </w:r>
          </w:p>
        </w:tc>
        <w:tc>
          <w:tcPr>
            <w:tcW w:w="2732" w:type="dxa"/>
            <w:vMerge w:val="restart"/>
          </w:tcPr>
          <w:p w14:paraId="664C1B80"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On select need to enter the deal number in pop up and on click verify, will fetch the number, amount, and exchange rates.</w:t>
            </w:r>
          </w:p>
        </w:tc>
      </w:tr>
      <w:tr w:rsidR="0010687B" w14:paraId="1D73B676"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E0A315D" w14:textId="77777777" w:rsidR="0010687B" w:rsidRPr="001A09D4" w:rsidRDefault="0010687B" w:rsidP="00872582">
            <w:pPr>
              <w:pStyle w:val="ListParagraph"/>
              <w:numPr>
                <w:ilvl w:val="0"/>
                <w:numId w:val="26"/>
              </w:numPr>
              <w:spacing w:before="60"/>
              <w:contextualSpacing w:val="0"/>
              <w:jc w:val="both"/>
            </w:pPr>
          </w:p>
        </w:tc>
        <w:tc>
          <w:tcPr>
            <w:tcW w:w="1461" w:type="dxa"/>
          </w:tcPr>
          <w:p w14:paraId="48149307"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Verify</w:t>
            </w:r>
          </w:p>
        </w:tc>
        <w:tc>
          <w:tcPr>
            <w:tcW w:w="1231" w:type="dxa"/>
          </w:tcPr>
          <w:p w14:paraId="58595001"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755F15BE"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5BD222FE"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2795459D"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249C5B9F"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r>
      <w:tr w:rsidR="0010687B" w14:paraId="4204030F"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B2B7C38" w14:textId="77777777" w:rsidR="0010687B" w:rsidRPr="001A09D4" w:rsidRDefault="0010687B" w:rsidP="00872582">
            <w:pPr>
              <w:pStyle w:val="ListParagraph"/>
              <w:numPr>
                <w:ilvl w:val="0"/>
                <w:numId w:val="26"/>
              </w:numPr>
              <w:spacing w:before="60"/>
              <w:contextualSpacing w:val="0"/>
              <w:jc w:val="both"/>
            </w:pPr>
          </w:p>
        </w:tc>
        <w:tc>
          <w:tcPr>
            <w:tcW w:w="1461" w:type="dxa"/>
          </w:tcPr>
          <w:p w14:paraId="4E4968C1"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Amount</w:t>
            </w:r>
          </w:p>
        </w:tc>
        <w:tc>
          <w:tcPr>
            <w:tcW w:w="1231" w:type="dxa"/>
          </w:tcPr>
          <w:p w14:paraId="71448A0E"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6D712209"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2833A34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9</w:t>
            </w:r>
          </w:p>
        </w:tc>
        <w:tc>
          <w:tcPr>
            <w:tcW w:w="1233" w:type="dxa"/>
          </w:tcPr>
          <w:p w14:paraId="600C16A3"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4ACD535D"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 xml:space="preserve">Option to transfer in both the currencies. By default, should be in beneficiary account currency. </w:t>
            </w:r>
          </w:p>
        </w:tc>
      </w:tr>
      <w:tr w:rsidR="0010687B" w14:paraId="3670EB51"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2EF61BFC" w14:textId="77777777" w:rsidR="0010687B" w:rsidRPr="001A09D4" w:rsidRDefault="0010687B" w:rsidP="00872582">
            <w:pPr>
              <w:pStyle w:val="ListParagraph"/>
              <w:numPr>
                <w:ilvl w:val="0"/>
                <w:numId w:val="26"/>
              </w:numPr>
              <w:spacing w:before="60"/>
              <w:contextualSpacing w:val="0"/>
              <w:jc w:val="both"/>
            </w:pPr>
          </w:p>
        </w:tc>
        <w:tc>
          <w:tcPr>
            <w:tcW w:w="1461" w:type="dxa"/>
          </w:tcPr>
          <w:p w14:paraId="329C5B9A" w14:textId="54BE34CE" w:rsidR="0010687B" w:rsidRDefault="0010687B" w:rsidP="007B7289">
            <w:pPr>
              <w:cnfStyle w:val="000000000000" w:firstRow="0" w:lastRow="0" w:firstColumn="0" w:lastColumn="0" w:oddVBand="0" w:evenVBand="0" w:oddHBand="0" w:evenHBand="0" w:firstRowFirstColumn="0" w:firstRowLastColumn="0" w:lastRowFirstColumn="0" w:lastRowLastColumn="0"/>
            </w:pPr>
            <w:r>
              <w:t xml:space="preserve">Exchange </w:t>
            </w:r>
            <w:r w:rsidR="00CB74B7">
              <w:t>Amount</w:t>
            </w:r>
          </w:p>
        </w:tc>
        <w:tc>
          <w:tcPr>
            <w:tcW w:w="1231" w:type="dxa"/>
          </w:tcPr>
          <w:p w14:paraId="3373009B"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5DEB1618"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1EBB841E"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1AC82DDF"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0C94759E"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Will display the other currency than the selected one.</w:t>
            </w:r>
          </w:p>
        </w:tc>
      </w:tr>
      <w:tr w:rsidR="004779DD" w14:paraId="2D8D75B5"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A2615CE" w14:textId="77777777" w:rsidR="004779DD" w:rsidRPr="001A09D4" w:rsidRDefault="004779DD" w:rsidP="00872582">
            <w:pPr>
              <w:pStyle w:val="ListParagraph"/>
              <w:numPr>
                <w:ilvl w:val="0"/>
                <w:numId w:val="26"/>
              </w:numPr>
              <w:spacing w:before="60"/>
              <w:contextualSpacing w:val="0"/>
              <w:jc w:val="both"/>
            </w:pPr>
          </w:p>
        </w:tc>
        <w:tc>
          <w:tcPr>
            <w:tcW w:w="1461" w:type="dxa"/>
          </w:tcPr>
          <w:p w14:paraId="221F84B0" w14:textId="1408968E" w:rsidR="004779DD" w:rsidRDefault="004779DD" w:rsidP="007B7289">
            <w:pPr>
              <w:cnfStyle w:val="000000100000" w:firstRow="0" w:lastRow="0" w:firstColumn="0" w:lastColumn="0" w:oddVBand="0" w:evenVBand="0" w:oddHBand="1" w:evenHBand="0" w:firstRowFirstColumn="0" w:firstRowLastColumn="0" w:lastRowFirstColumn="0" w:lastRowLastColumn="0"/>
            </w:pPr>
            <w:r>
              <w:t>Purpose Category</w:t>
            </w:r>
          </w:p>
        </w:tc>
        <w:tc>
          <w:tcPr>
            <w:tcW w:w="1231" w:type="dxa"/>
          </w:tcPr>
          <w:p w14:paraId="2E32095D" w14:textId="30A416DD" w:rsidR="004779DD" w:rsidRDefault="004779DD" w:rsidP="007B7289">
            <w:pPr>
              <w:cnfStyle w:val="000000100000" w:firstRow="0" w:lastRow="0" w:firstColumn="0" w:lastColumn="0" w:oddVBand="0" w:evenVBand="0" w:oddHBand="1" w:evenHBand="0" w:firstRowFirstColumn="0" w:firstRowLastColumn="0" w:lastRowFirstColumn="0" w:lastRowLastColumn="0"/>
            </w:pPr>
            <w:r>
              <w:t>Radio Button</w:t>
            </w:r>
          </w:p>
        </w:tc>
        <w:tc>
          <w:tcPr>
            <w:tcW w:w="1421" w:type="dxa"/>
          </w:tcPr>
          <w:p w14:paraId="509DFBD1" w14:textId="77777777" w:rsidR="004779DD" w:rsidRDefault="004779DD"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57D26242" w14:textId="77777777" w:rsidR="004779DD" w:rsidRDefault="004779DD"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3D1055F1" w14:textId="39C763E8" w:rsidR="004779DD" w:rsidRDefault="004779DD"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36BDE1D5" w14:textId="5524EA77" w:rsidR="004779DD" w:rsidRDefault="004779DD" w:rsidP="007B7289">
            <w:pPr>
              <w:cnfStyle w:val="000000100000" w:firstRow="0" w:lastRow="0" w:firstColumn="0" w:lastColumn="0" w:oddVBand="0" w:evenVBand="0" w:oddHBand="1" w:evenHBand="0" w:firstRowFirstColumn="0" w:firstRowLastColumn="0" w:lastRowFirstColumn="0" w:lastRowLastColumn="0"/>
            </w:pPr>
            <w:r>
              <w:t>Personal, Corporate, Others</w:t>
            </w:r>
          </w:p>
        </w:tc>
      </w:tr>
      <w:tr w:rsidR="0010687B" w14:paraId="0E36ECD4"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25004FC1" w14:textId="77777777" w:rsidR="0010687B" w:rsidRPr="001A09D4" w:rsidRDefault="0010687B" w:rsidP="00872582">
            <w:pPr>
              <w:pStyle w:val="ListParagraph"/>
              <w:numPr>
                <w:ilvl w:val="0"/>
                <w:numId w:val="26"/>
              </w:numPr>
              <w:spacing w:before="60"/>
              <w:contextualSpacing w:val="0"/>
              <w:jc w:val="both"/>
            </w:pPr>
          </w:p>
        </w:tc>
        <w:tc>
          <w:tcPr>
            <w:tcW w:w="1461" w:type="dxa"/>
          </w:tcPr>
          <w:p w14:paraId="180063FA"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Purpose of Transfer</w:t>
            </w:r>
          </w:p>
        </w:tc>
        <w:tc>
          <w:tcPr>
            <w:tcW w:w="1231" w:type="dxa"/>
          </w:tcPr>
          <w:p w14:paraId="62081E86"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6C87D710"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32527F98"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21F5AA96"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689DF117" w14:textId="778DB535" w:rsidR="0010687B" w:rsidRDefault="00F37CD7" w:rsidP="007B7289">
            <w:pPr>
              <w:cnfStyle w:val="000000000000" w:firstRow="0" w:lastRow="0" w:firstColumn="0" w:lastColumn="0" w:oddVBand="0" w:evenVBand="0" w:oddHBand="0" w:evenHBand="0" w:firstRowFirstColumn="0" w:firstRowLastColumn="0" w:lastRowFirstColumn="0" w:lastRowLastColumn="0"/>
            </w:pPr>
            <w:r>
              <w:t>List of purpose will be displayed in dropdown</w:t>
            </w:r>
            <w:r w:rsidR="004779DD">
              <w:t xml:space="preserve"> based on purpose category selection</w:t>
            </w:r>
          </w:p>
        </w:tc>
      </w:tr>
      <w:tr w:rsidR="0010687B" w14:paraId="6DA6FECE"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C2842F3" w14:textId="77777777" w:rsidR="0010687B" w:rsidRPr="001A09D4" w:rsidRDefault="0010687B" w:rsidP="00872582">
            <w:pPr>
              <w:pStyle w:val="ListParagraph"/>
              <w:numPr>
                <w:ilvl w:val="0"/>
                <w:numId w:val="26"/>
              </w:numPr>
              <w:spacing w:before="60"/>
              <w:contextualSpacing w:val="0"/>
              <w:jc w:val="both"/>
              <w:rPr>
                <w:b w:val="0"/>
                <w:bCs w:val="0"/>
              </w:rPr>
            </w:pPr>
          </w:p>
        </w:tc>
        <w:tc>
          <w:tcPr>
            <w:tcW w:w="1461" w:type="dxa"/>
          </w:tcPr>
          <w:p w14:paraId="5F9D5E7C"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Description</w:t>
            </w:r>
          </w:p>
        </w:tc>
        <w:tc>
          <w:tcPr>
            <w:tcW w:w="1231" w:type="dxa"/>
          </w:tcPr>
          <w:p w14:paraId="333E9EC7"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045E0912"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Alphanumeric</w:t>
            </w:r>
          </w:p>
        </w:tc>
        <w:tc>
          <w:tcPr>
            <w:tcW w:w="937" w:type="dxa"/>
          </w:tcPr>
          <w:p w14:paraId="268EA3AC"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4929D6CC"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65223DB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r>
      <w:tr w:rsidR="0010687B" w14:paraId="2D25B5FE"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3A8A16CD" w14:textId="77777777" w:rsidR="0010687B" w:rsidRPr="001A09D4" w:rsidRDefault="0010687B" w:rsidP="00872582">
            <w:pPr>
              <w:pStyle w:val="ListParagraph"/>
              <w:numPr>
                <w:ilvl w:val="0"/>
                <w:numId w:val="26"/>
              </w:numPr>
              <w:spacing w:before="60"/>
              <w:contextualSpacing w:val="0"/>
              <w:jc w:val="both"/>
              <w:rPr>
                <w:b w:val="0"/>
                <w:bCs w:val="0"/>
              </w:rPr>
            </w:pPr>
          </w:p>
        </w:tc>
        <w:tc>
          <w:tcPr>
            <w:tcW w:w="1461" w:type="dxa"/>
          </w:tcPr>
          <w:p w14:paraId="5E999AF3" w14:textId="2E079082" w:rsidR="0010687B" w:rsidRDefault="001A193E" w:rsidP="007B7289">
            <w:pPr>
              <w:cnfStyle w:val="000000000000" w:firstRow="0" w:lastRow="0" w:firstColumn="0" w:lastColumn="0" w:oddVBand="0" w:evenVBand="0" w:oddHBand="0" w:evenHBand="0" w:firstRowFirstColumn="0" w:firstRowLastColumn="0" w:lastRowFirstColumn="0" w:lastRowLastColumn="0"/>
            </w:pPr>
            <w:r>
              <w:t>Future Transfer</w:t>
            </w:r>
          </w:p>
        </w:tc>
        <w:tc>
          <w:tcPr>
            <w:tcW w:w="1231" w:type="dxa"/>
          </w:tcPr>
          <w:p w14:paraId="45DA4C5F"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62B0A829"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2E3009F5"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03FAC669"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469A6BC8" w14:textId="39F225C9" w:rsidR="0010687B" w:rsidRDefault="0010687B" w:rsidP="007B7289">
            <w:pPr>
              <w:cnfStyle w:val="000000000000" w:firstRow="0" w:lastRow="0" w:firstColumn="0" w:lastColumn="0" w:oddVBand="0" w:evenVBand="0" w:oddHBand="0" w:evenHBand="0" w:firstRowFirstColumn="0" w:firstRowLastColumn="0" w:lastRowFirstColumn="0" w:lastRowLastColumn="0"/>
            </w:pPr>
          </w:p>
        </w:tc>
      </w:tr>
      <w:tr w:rsidR="000E4FE4" w14:paraId="6C6F692A"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AC39F0D" w14:textId="77777777" w:rsidR="000E4FE4" w:rsidRPr="001A09D4" w:rsidRDefault="000E4FE4" w:rsidP="00872582">
            <w:pPr>
              <w:pStyle w:val="ListParagraph"/>
              <w:numPr>
                <w:ilvl w:val="0"/>
                <w:numId w:val="26"/>
              </w:numPr>
              <w:spacing w:before="60"/>
              <w:contextualSpacing w:val="0"/>
              <w:jc w:val="both"/>
              <w:rPr>
                <w:b w:val="0"/>
                <w:bCs w:val="0"/>
              </w:rPr>
            </w:pPr>
          </w:p>
        </w:tc>
        <w:tc>
          <w:tcPr>
            <w:tcW w:w="1461" w:type="dxa"/>
          </w:tcPr>
          <w:p w14:paraId="5DB97E07" w14:textId="1FC796E3" w:rsidR="000E4FE4" w:rsidRDefault="000E4FE4" w:rsidP="007B7289">
            <w:pPr>
              <w:cnfStyle w:val="000000100000" w:firstRow="0" w:lastRow="0" w:firstColumn="0" w:lastColumn="0" w:oddVBand="0" w:evenVBand="0" w:oddHBand="1" w:evenHBand="0" w:firstRowFirstColumn="0" w:firstRowLastColumn="0" w:lastRowFirstColumn="0" w:lastRowLastColumn="0"/>
            </w:pPr>
            <w:r>
              <w:t>Type</w:t>
            </w:r>
          </w:p>
        </w:tc>
        <w:tc>
          <w:tcPr>
            <w:tcW w:w="1231" w:type="dxa"/>
          </w:tcPr>
          <w:p w14:paraId="3024B73F" w14:textId="5273C072" w:rsidR="000E4FE4" w:rsidRDefault="000E4FE4" w:rsidP="007B7289">
            <w:pPr>
              <w:cnfStyle w:val="000000100000" w:firstRow="0" w:lastRow="0" w:firstColumn="0" w:lastColumn="0" w:oddVBand="0" w:evenVBand="0" w:oddHBand="1" w:evenHBand="0" w:firstRowFirstColumn="0" w:firstRowLastColumn="0" w:lastRowFirstColumn="0" w:lastRowLastColumn="0"/>
            </w:pPr>
            <w:r>
              <w:t>Tab</w:t>
            </w:r>
          </w:p>
        </w:tc>
        <w:tc>
          <w:tcPr>
            <w:tcW w:w="1421" w:type="dxa"/>
          </w:tcPr>
          <w:p w14:paraId="0B96CA86"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32E439F7"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789096EA" w14:textId="55020C60" w:rsidR="000E4FE4" w:rsidRDefault="000E4FE4" w:rsidP="007B7289">
            <w:pPr>
              <w:cnfStyle w:val="000000100000" w:firstRow="0" w:lastRow="0" w:firstColumn="0" w:lastColumn="0" w:oddVBand="0" w:evenVBand="0" w:oddHBand="1" w:evenHBand="0" w:firstRowFirstColumn="0" w:firstRowLastColumn="0" w:lastRowFirstColumn="0" w:lastRowLastColumn="0"/>
            </w:pPr>
            <w:r>
              <w:t>CM</w:t>
            </w:r>
          </w:p>
        </w:tc>
        <w:tc>
          <w:tcPr>
            <w:tcW w:w="2732" w:type="dxa"/>
            <w:vMerge w:val="restart"/>
          </w:tcPr>
          <w:p w14:paraId="5DFA7535" w14:textId="5139A2CF" w:rsidR="000E4FE4" w:rsidRDefault="000E4FE4" w:rsidP="007B7289">
            <w:pPr>
              <w:cnfStyle w:val="000000100000" w:firstRow="0" w:lastRow="0" w:firstColumn="0" w:lastColumn="0" w:oddVBand="0" w:evenVBand="0" w:oddHBand="1" w:evenHBand="0" w:firstRowFirstColumn="0" w:firstRowLastColumn="0" w:lastRowFirstColumn="0" w:lastRowLastColumn="0"/>
            </w:pPr>
            <w:r>
              <w:t>Applicable only when Standing order is selected</w:t>
            </w:r>
          </w:p>
        </w:tc>
      </w:tr>
      <w:tr w:rsidR="000E4FE4" w14:paraId="478BA989"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9225437" w14:textId="77777777" w:rsidR="000E4FE4" w:rsidRPr="001A09D4" w:rsidRDefault="000E4FE4" w:rsidP="00872582">
            <w:pPr>
              <w:pStyle w:val="ListParagraph"/>
              <w:numPr>
                <w:ilvl w:val="0"/>
                <w:numId w:val="26"/>
              </w:numPr>
              <w:spacing w:before="60"/>
              <w:contextualSpacing w:val="0"/>
              <w:jc w:val="both"/>
              <w:rPr>
                <w:b w:val="0"/>
                <w:bCs w:val="0"/>
              </w:rPr>
            </w:pPr>
          </w:p>
        </w:tc>
        <w:tc>
          <w:tcPr>
            <w:tcW w:w="1461" w:type="dxa"/>
          </w:tcPr>
          <w:p w14:paraId="05058173"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r>
              <w:t>Frequency</w:t>
            </w:r>
          </w:p>
        </w:tc>
        <w:tc>
          <w:tcPr>
            <w:tcW w:w="1231" w:type="dxa"/>
          </w:tcPr>
          <w:p w14:paraId="3F43C67C" w14:textId="67022F21" w:rsidR="000E4FE4" w:rsidRDefault="000E4FE4" w:rsidP="007B7289">
            <w:pPr>
              <w:cnfStyle w:val="000000000000" w:firstRow="0" w:lastRow="0" w:firstColumn="0" w:lastColumn="0" w:oddVBand="0" w:evenVBand="0" w:oddHBand="0" w:evenHBand="0" w:firstRowFirstColumn="0" w:firstRowLastColumn="0" w:lastRowFirstColumn="0" w:lastRowLastColumn="0"/>
            </w:pPr>
            <w:r>
              <w:t>Tab</w:t>
            </w:r>
          </w:p>
        </w:tc>
        <w:tc>
          <w:tcPr>
            <w:tcW w:w="1421" w:type="dxa"/>
          </w:tcPr>
          <w:p w14:paraId="2622553F"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0E2D0F55"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71B1E141"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501B6F5A" w14:textId="5A7FDDE6" w:rsidR="000E4FE4" w:rsidRDefault="000E4FE4" w:rsidP="007B7289">
            <w:pPr>
              <w:cnfStyle w:val="000000000000" w:firstRow="0" w:lastRow="0" w:firstColumn="0" w:lastColumn="0" w:oddVBand="0" w:evenVBand="0" w:oddHBand="0" w:evenHBand="0" w:firstRowFirstColumn="0" w:firstRowLastColumn="0" w:lastRowFirstColumn="0" w:lastRowLastColumn="0"/>
            </w:pPr>
          </w:p>
        </w:tc>
      </w:tr>
      <w:tr w:rsidR="000E4FE4" w14:paraId="7293F560"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3F3BE71" w14:textId="77777777" w:rsidR="000E4FE4" w:rsidRPr="001A09D4" w:rsidRDefault="000E4FE4" w:rsidP="00872582">
            <w:pPr>
              <w:pStyle w:val="ListParagraph"/>
              <w:numPr>
                <w:ilvl w:val="0"/>
                <w:numId w:val="26"/>
              </w:numPr>
              <w:spacing w:before="60"/>
              <w:contextualSpacing w:val="0"/>
              <w:jc w:val="both"/>
              <w:rPr>
                <w:b w:val="0"/>
                <w:bCs w:val="0"/>
              </w:rPr>
            </w:pPr>
          </w:p>
        </w:tc>
        <w:tc>
          <w:tcPr>
            <w:tcW w:w="1461" w:type="dxa"/>
          </w:tcPr>
          <w:p w14:paraId="48DDCE71"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r>
              <w:t>Start Date</w:t>
            </w:r>
          </w:p>
        </w:tc>
        <w:tc>
          <w:tcPr>
            <w:tcW w:w="1231" w:type="dxa"/>
          </w:tcPr>
          <w:p w14:paraId="00459348"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r>
              <w:t>Date Picker</w:t>
            </w:r>
          </w:p>
        </w:tc>
        <w:tc>
          <w:tcPr>
            <w:tcW w:w="1421" w:type="dxa"/>
          </w:tcPr>
          <w:p w14:paraId="082FD68D"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2E4684D7"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6262F500"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r>
              <w:t>CM</w:t>
            </w:r>
          </w:p>
        </w:tc>
        <w:tc>
          <w:tcPr>
            <w:tcW w:w="2732" w:type="dxa"/>
            <w:vMerge/>
          </w:tcPr>
          <w:p w14:paraId="095DE7D8" w14:textId="77777777" w:rsidR="000E4FE4" w:rsidRDefault="000E4FE4" w:rsidP="007B7289">
            <w:pPr>
              <w:cnfStyle w:val="000000100000" w:firstRow="0" w:lastRow="0" w:firstColumn="0" w:lastColumn="0" w:oddVBand="0" w:evenVBand="0" w:oddHBand="1" w:evenHBand="0" w:firstRowFirstColumn="0" w:firstRowLastColumn="0" w:lastRowFirstColumn="0" w:lastRowLastColumn="0"/>
            </w:pPr>
          </w:p>
        </w:tc>
      </w:tr>
      <w:tr w:rsidR="000E4FE4" w14:paraId="771BFF10"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31394EA6" w14:textId="77777777" w:rsidR="000E4FE4" w:rsidRPr="001A09D4" w:rsidRDefault="000E4FE4" w:rsidP="00872582">
            <w:pPr>
              <w:pStyle w:val="ListParagraph"/>
              <w:numPr>
                <w:ilvl w:val="0"/>
                <w:numId w:val="26"/>
              </w:numPr>
              <w:spacing w:before="60"/>
              <w:contextualSpacing w:val="0"/>
              <w:jc w:val="both"/>
              <w:rPr>
                <w:b w:val="0"/>
                <w:bCs w:val="0"/>
              </w:rPr>
            </w:pPr>
          </w:p>
        </w:tc>
        <w:tc>
          <w:tcPr>
            <w:tcW w:w="1461" w:type="dxa"/>
          </w:tcPr>
          <w:p w14:paraId="7E8B09FF"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r>
              <w:t>No of Transactions</w:t>
            </w:r>
          </w:p>
        </w:tc>
        <w:tc>
          <w:tcPr>
            <w:tcW w:w="1231" w:type="dxa"/>
          </w:tcPr>
          <w:p w14:paraId="370B77B8"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4DFC9FE4"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6F8EC3B2"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52F663A5"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5159A501" w14:textId="77777777" w:rsidR="000E4FE4" w:rsidRDefault="000E4FE4" w:rsidP="007B7289">
            <w:pPr>
              <w:cnfStyle w:val="000000000000" w:firstRow="0" w:lastRow="0" w:firstColumn="0" w:lastColumn="0" w:oddVBand="0" w:evenVBand="0" w:oddHBand="0" w:evenHBand="0" w:firstRowFirstColumn="0" w:firstRowLastColumn="0" w:lastRowFirstColumn="0" w:lastRowLastColumn="0"/>
            </w:pPr>
          </w:p>
        </w:tc>
      </w:tr>
      <w:tr w:rsidR="0010687B" w14:paraId="276C26E2"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814F1A4" w14:textId="77777777" w:rsidR="0010687B" w:rsidRPr="001A09D4" w:rsidRDefault="0010687B" w:rsidP="00872582">
            <w:pPr>
              <w:pStyle w:val="ListParagraph"/>
              <w:numPr>
                <w:ilvl w:val="0"/>
                <w:numId w:val="26"/>
              </w:numPr>
              <w:spacing w:before="60"/>
              <w:contextualSpacing w:val="0"/>
              <w:jc w:val="both"/>
            </w:pPr>
          </w:p>
        </w:tc>
        <w:tc>
          <w:tcPr>
            <w:tcW w:w="1461" w:type="dxa"/>
          </w:tcPr>
          <w:p w14:paraId="2686D88D"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1E2E6700"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7532334E"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21E71C0B"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3A2B8A45"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33643C5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10687B" w14:paraId="49CF574F"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7B1C6BF0" w14:textId="77777777" w:rsidR="0010687B" w:rsidRPr="001A09D4" w:rsidRDefault="0010687B" w:rsidP="00872582">
            <w:pPr>
              <w:pStyle w:val="ListParagraph"/>
              <w:numPr>
                <w:ilvl w:val="0"/>
                <w:numId w:val="26"/>
              </w:numPr>
              <w:spacing w:before="60"/>
              <w:contextualSpacing w:val="0"/>
              <w:jc w:val="both"/>
            </w:pPr>
          </w:p>
        </w:tc>
        <w:tc>
          <w:tcPr>
            <w:tcW w:w="1461" w:type="dxa"/>
          </w:tcPr>
          <w:p w14:paraId="0C65CD1A"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387A1C1D"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3F954AD1"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5D641C4D"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649E90C9"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32254E8E"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5C4367C3" w14:textId="77777777" w:rsidR="0010687B" w:rsidRPr="00B63917" w:rsidRDefault="0010687B"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20F09D4D" w14:textId="77777777" w:rsidR="0010687B" w:rsidRPr="00B63917" w:rsidRDefault="0010687B"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32553E5A" w14:textId="77777777" w:rsidR="0010687B" w:rsidRPr="00624762" w:rsidRDefault="0010687B" w:rsidP="0010687B">
      <w:pPr>
        <w:ind w:firstLine="426"/>
        <w:rPr>
          <w:b/>
          <w:bCs/>
          <w:sz w:val="22"/>
          <w:szCs w:val="22"/>
        </w:rPr>
      </w:pPr>
      <w:r w:rsidRPr="00624762">
        <w:rPr>
          <w:b/>
          <w:bCs/>
          <w:sz w:val="22"/>
          <w:szCs w:val="22"/>
        </w:rPr>
        <w:t>Validations:</w:t>
      </w:r>
    </w:p>
    <w:p w14:paraId="111EF179" w14:textId="260ECF2D" w:rsidR="0010687B" w:rsidRDefault="0010687B" w:rsidP="00872582">
      <w:pPr>
        <w:pStyle w:val="ListParagraph"/>
        <w:numPr>
          <w:ilvl w:val="0"/>
          <w:numId w:val="13"/>
        </w:numPr>
        <w:rPr>
          <w:sz w:val="22"/>
          <w:szCs w:val="22"/>
        </w:rPr>
      </w:pPr>
      <w:r>
        <w:rPr>
          <w:sz w:val="22"/>
          <w:szCs w:val="22"/>
        </w:rPr>
        <w:t>When deal code is entered, user can’t select Future Date</w:t>
      </w:r>
      <w:r w:rsidR="00D93691">
        <w:rPr>
          <w:sz w:val="22"/>
          <w:szCs w:val="22"/>
        </w:rPr>
        <w:t>d transaction</w:t>
      </w:r>
      <w:r>
        <w:rPr>
          <w:sz w:val="22"/>
          <w:szCs w:val="22"/>
        </w:rPr>
        <w:t xml:space="preserve">. Applicable only for immediate transfer. </w:t>
      </w:r>
    </w:p>
    <w:p w14:paraId="7FBE7D26" w14:textId="77777777" w:rsidR="0010687B" w:rsidRPr="00FB6F39" w:rsidRDefault="0010687B" w:rsidP="0010687B">
      <w:pPr>
        <w:ind w:left="426"/>
        <w:rPr>
          <w:b/>
          <w:bCs/>
          <w:sz w:val="24"/>
          <w:szCs w:val="24"/>
        </w:rPr>
      </w:pPr>
      <w:r w:rsidRPr="00FB6F39">
        <w:rPr>
          <w:b/>
          <w:bCs/>
          <w:sz w:val="24"/>
          <w:szCs w:val="24"/>
        </w:rPr>
        <w:t>Screen 2 (Confirmation):</w:t>
      </w:r>
    </w:p>
    <w:p w14:paraId="49D40A13" w14:textId="77777777" w:rsidR="0010687B" w:rsidRDefault="0010687B" w:rsidP="00872582">
      <w:pPr>
        <w:pStyle w:val="ListParagraph"/>
        <w:numPr>
          <w:ilvl w:val="0"/>
          <w:numId w:val="13"/>
        </w:numPr>
        <w:rPr>
          <w:sz w:val="22"/>
          <w:szCs w:val="22"/>
        </w:rPr>
      </w:pPr>
      <w:r>
        <w:rPr>
          <w:sz w:val="22"/>
          <w:szCs w:val="22"/>
        </w:rPr>
        <w:t>This section is for the customer to verify all the details entered in the previous screen.</w:t>
      </w:r>
    </w:p>
    <w:p w14:paraId="66934AB3" w14:textId="77777777" w:rsidR="0010687B" w:rsidRPr="00FB6F39" w:rsidRDefault="0010687B" w:rsidP="00872582">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10687B" w14:paraId="6936B0F8"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BA5A007" w14:textId="77777777" w:rsidR="0010687B" w:rsidRDefault="0010687B" w:rsidP="007B7289">
            <w:proofErr w:type="gramStart"/>
            <w:r>
              <w:rPr>
                <w:rFonts w:ascii="Calibri" w:hAnsi="Calibri" w:cs="Calibri"/>
                <w:b w:val="0"/>
                <w:bCs w:val="0"/>
                <w:color w:val="FFFFFF"/>
              </w:rPr>
              <w:t>#.No</w:t>
            </w:r>
            <w:proofErr w:type="gramEnd"/>
          </w:p>
        </w:tc>
        <w:tc>
          <w:tcPr>
            <w:tcW w:w="1675" w:type="dxa"/>
          </w:tcPr>
          <w:p w14:paraId="5BF8EEB4"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77EA5823"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7444345E"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7799EB83"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66ECFA0C"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2C418922" w14:textId="77777777" w:rsidR="0010687B" w:rsidRDefault="0010687B"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10687B" w14:paraId="7C02C0B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2300F34" w14:textId="77777777" w:rsidR="0010687B" w:rsidRPr="004B0B79" w:rsidRDefault="0010687B" w:rsidP="00872582">
            <w:pPr>
              <w:pStyle w:val="ListParagraph"/>
              <w:numPr>
                <w:ilvl w:val="0"/>
                <w:numId w:val="27"/>
              </w:numPr>
              <w:spacing w:before="60"/>
              <w:contextualSpacing w:val="0"/>
              <w:jc w:val="both"/>
            </w:pPr>
          </w:p>
        </w:tc>
        <w:tc>
          <w:tcPr>
            <w:tcW w:w="1675" w:type="dxa"/>
          </w:tcPr>
          <w:p w14:paraId="38C43A6C"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5B0216E0"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7A3480D0"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4B3EABE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3E560FB1"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06A4D16C"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r>
      <w:tr w:rsidR="0010687B" w14:paraId="78ECEEA0"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10A864A8" w14:textId="77777777" w:rsidR="0010687B" w:rsidRPr="004B0B79" w:rsidRDefault="0010687B" w:rsidP="00872582">
            <w:pPr>
              <w:pStyle w:val="ListParagraph"/>
              <w:numPr>
                <w:ilvl w:val="0"/>
                <w:numId w:val="27"/>
              </w:numPr>
              <w:spacing w:before="60"/>
              <w:contextualSpacing w:val="0"/>
              <w:jc w:val="both"/>
            </w:pPr>
          </w:p>
        </w:tc>
        <w:tc>
          <w:tcPr>
            <w:tcW w:w="1675" w:type="dxa"/>
          </w:tcPr>
          <w:p w14:paraId="272A46CB"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To Account</w:t>
            </w:r>
          </w:p>
        </w:tc>
        <w:tc>
          <w:tcPr>
            <w:tcW w:w="1335" w:type="dxa"/>
          </w:tcPr>
          <w:p w14:paraId="1BEA9158"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10D6AE45"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16E8439E"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6776C0DD"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51D1CE87"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r>
      <w:tr w:rsidR="0010687B" w14:paraId="29F2EE52"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48B6B4F" w14:textId="77777777" w:rsidR="0010687B" w:rsidRPr="004B0B79" w:rsidRDefault="0010687B" w:rsidP="00872582">
            <w:pPr>
              <w:pStyle w:val="ListParagraph"/>
              <w:numPr>
                <w:ilvl w:val="0"/>
                <w:numId w:val="27"/>
              </w:numPr>
              <w:spacing w:before="60"/>
              <w:contextualSpacing w:val="0"/>
              <w:jc w:val="both"/>
            </w:pPr>
          </w:p>
        </w:tc>
        <w:tc>
          <w:tcPr>
            <w:tcW w:w="1675" w:type="dxa"/>
          </w:tcPr>
          <w:p w14:paraId="63A080D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Deal Number</w:t>
            </w:r>
          </w:p>
        </w:tc>
        <w:tc>
          <w:tcPr>
            <w:tcW w:w="1335" w:type="dxa"/>
          </w:tcPr>
          <w:p w14:paraId="1F7C0C28"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467" w:type="dxa"/>
          </w:tcPr>
          <w:p w14:paraId="74EB0FA7"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78C4718D"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2345200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2DEAF62D"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Only if entered in previous screen</w:t>
            </w:r>
          </w:p>
        </w:tc>
      </w:tr>
      <w:tr w:rsidR="0010687B" w14:paraId="3825D7D7"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67AD8EB0" w14:textId="77777777" w:rsidR="0010687B" w:rsidRPr="004B0B79" w:rsidRDefault="0010687B" w:rsidP="00872582">
            <w:pPr>
              <w:pStyle w:val="ListParagraph"/>
              <w:numPr>
                <w:ilvl w:val="0"/>
                <w:numId w:val="27"/>
              </w:numPr>
              <w:spacing w:before="60"/>
              <w:contextualSpacing w:val="0"/>
              <w:jc w:val="both"/>
            </w:pPr>
          </w:p>
        </w:tc>
        <w:tc>
          <w:tcPr>
            <w:tcW w:w="1675" w:type="dxa"/>
          </w:tcPr>
          <w:p w14:paraId="0847DA0C"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Amount and Currency</w:t>
            </w:r>
          </w:p>
        </w:tc>
        <w:tc>
          <w:tcPr>
            <w:tcW w:w="1335" w:type="dxa"/>
          </w:tcPr>
          <w:p w14:paraId="4784A53F"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6C44624"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72C3AE43"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580142B7"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4369426B"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r>
      <w:tr w:rsidR="0010687B" w14:paraId="45C3CA0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ED62C33" w14:textId="77777777" w:rsidR="0010687B" w:rsidRPr="004B0B79" w:rsidRDefault="0010687B" w:rsidP="00872582">
            <w:pPr>
              <w:pStyle w:val="ListParagraph"/>
              <w:numPr>
                <w:ilvl w:val="0"/>
                <w:numId w:val="27"/>
              </w:numPr>
              <w:spacing w:before="60"/>
              <w:contextualSpacing w:val="0"/>
              <w:jc w:val="both"/>
            </w:pPr>
          </w:p>
        </w:tc>
        <w:tc>
          <w:tcPr>
            <w:tcW w:w="1675" w:type="dxa"/>
          </w:tcPr>
          <w:p w14:paraId="196A52E2" w14:textId="37A09B34" w:rsidR="0010687B" w:rsidRDefault="0010687B" w:rsidP="007B7289">
            <w:pPr>
              <w:cnfStyle w:val="000000100000" w:firstRow="0" w:lastRow="0" w:firstColumn="0" w:lastColumn="0" w:oddVBand="0" w:evenVBand="0" w:oddHBand="1" w:evenHBand="0" w:firstRowFirstColumn="0" w:firstRowLastColumn="0" w:lastRowFirstColumn="0" w:lastRowLastColumn="0"/>
            </w:pPr>
            <w:r>
              <w:t xml:space="preserve">Exchange </w:t>
            </w:r>
            <w:r w:rsidR="00CB74B7">
              <w:t>Amount</w:t>
            </w:r>
          </w:p>
        </w:tc>
        <w:tc>
          <w:tcPr>
            <w:tcW w:w="1335" w:type="dxa"/>
          </w:tcPr>
          <w:p w14:paraId="1EFA5DF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05F40A4E"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7E3BF493"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5D22ABFA"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162C8A56" w14:textId="77777777" w:rsidR="0010687B" w:rsidRDefault="0010687B" w:rsidP="007B7289">
            <w:pPr>
              <w:cnfStyle w:val="000000100000" w:firstRow="0" w:lastRow="0" w:firstColumn="0" w:lastColumn="0" w:oddVBand="0" w:evenVBand="0" w:oddHBand="1" w:evenHBand="0" w:firstRowFirstColumn="0" w:firstRowLastColumn="0" w:lastRowFirstColumn="0" w:lastRowLastColumn="0"/>
            </w:pPr>
            <w:r>
              <w:t>Only if the transaction is cross currency</w:t>
            </w:r>
          </w:p>
        </w:tc>
      </w:tr>
      <w:tr w:rsidR="0010687B" w14:paraId="1558E13B"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032A3EA5" w14:textId="77777777" w:rsidR="0010687B" w:rsidRPr="004B0B79" w:rsidRDefault="0010687B" w:rsidP="00872582">
            <w:pPr>
              <w:pStyle w:val="ListParagraph"/>
              <w:numPr>
                <w:ilvl w:val="0"/>
                <w:numId w:val="27"/>
              </w:numPr>
              <w:spacing w:before="60"/>
              <w:contextualSpacing w:val="0"/>
              <w:jc w:val="both"/>
            </w:pPr>
          </w:p>
        </w:tc>
        <w:tc>
          <w:tcPr>
            <w:tcW w:w="1675" w:type="dxa"/>
          </w:tcPr>
          <w:p w14:paraId="06B1FA17"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Charges</w:t>
            </w:r>
          </w:p>
        </w:tc>
        <w:tc>
          <w:tcPr>
            <w:tcW w:w="1335" w:type="dxa"/>
          </w:tcPr>
          <w:p w14:paraId="74D3F608"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02929227"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4BFD9319"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5A00F103"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712AE324" w14:textId="77777777" w:rsidR="0010687B" w:rsidRDefault="0010687B" w:rsidP="007B7289">
            <w:pPr>
              <w:cnfStyle w:val="000000000000" w:firstRow="0" w:lastRow="0" w:firstColumn="0" w:lastColumn="0" w:oddVBand="0" w:evenVBand="0" w:oddHBand="0" w:evenHBand="0" w:firstRowFirstColumn="0" w:firstRowLastColumn="0" w:lastRowFirstColumn="0" w:lastRowLastColumn="0"/>
            </w:pPr>
            <w:r>
              <w:t>If free also, it should be displayed as 0.</w:t>
            </w:r>
          </w:p>
        </w:tc>
      </w:tr>
      <w:tr w:rsidR="0010687B" w14:paraId="231B632E"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DC53F5F" w14:textId="77777777" w:rsidR="0010687B" w:rsidRPr="00B9526E" w:rsidRDefault="0010687B" w:rsidP="00872582">
            <w:pPr>
              <w:pStyle w:val="ListParagraph"/>
              <w:numPr>
                <w:ilvl w:val="0"/>
                <w:numId w:val="27"/>
              </w:numPr>
              <w:spacing w:before="60"/>
              <w:contextualSpacing w:val="0"/>
              <w:jc w:val="both"/>
              <w:rPr>
                <w:b w:val="0"/>
                <w:bCs w:val="0"/>
              </w:rPr>
            </w:pPr>
          </w:p>
        </w:tc>
        <w:tc>
          <w:tcPr>
            <w:tcW w:w="1675" w:type="dxa"/>
          </w:tcPr>
          <w:p w14:paraId="631CD60F" w14:textId="77777777" w:rsidR="0010687B" w:rsidRPr="00B9526E" w:rsidRDefault="0010687B" w:rsidP="007B7289">
            <w:pPr>
              <w:cnfStyle w:val="000000100000" w:firstRow="0" w:lastRow="0" w:firstColumn="0" w:lastColumn="0" w:oddVBand="0" w:evenVBand="0" w:oddHBand="1" w:evenHBand="0" w:firstRowFirstColumn="0" w:firstRowLastColumn="0" w:lastRowFirstColumn="0" w:lastRowLastColumn="0"/>
            </w:pPr>
            <w:r w:rsidRPr="00B9526E">
              <w:t>Transaction Date</w:t>
            </w:r>
          </w:p>
        </w:tc>
        <w:tc>
          <w:tcPr>
            <w:tcW w:w="1335" w:type="dxa"/>
          </w:tcPr>
          <w:p w14:paraId="644CE047" w14:textId="77777777" w:rsidR="0010687B" w:rsidRPr="00B9526E" w:rsidRDefault="0010687B" w:rsidP="007B7289">
            <w:pPr>
              <w:cnfStyle w:val="000000100000" w:firstRow="0" w:lastRow="0" w:firstColumn="0" w:lastColumn="0" w:oddVBand="0" w:evenVBand="0" w:oddHBand="1" w:evenHBand="0" w:firstRowFirstColumn="0" w:firstRowLastColumn="0" w:lastRowFirstColumn="0" w:lastRowLastColumn="0"/>
            </w:pPr>
            <w:r w:rsidRPr="002E6563">
              <w:t>Display</w:t>
            </w:r>
          </w:p>
        </w:tc>
        <w:tc>
          <w:tcPr>
            <w:tcW w:w="1467" w:type="dxa"/>
          </w:tcPr>
          <w:p w14:paraId="7444F408" w14:textId="77777777" w:rsidR="0010687B" w:rsidRPr="00B9526E" w:rsidRDefault="0010687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1452DADC" w14:textId="77777777" w:rsidR="0010687B" w:rsidRPr="00B9526E" w:rsidRDefault="0010687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49A2D874" w14:textId="77777777" w:rsidR="0010687B" w:rsidRPr="00B9526E" w:rsidRDefault="0010687B"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0756AC44" w14:textId="77777777" w:rsidR="0010687B" w:rsidRPr="00B9526E" w:rsidRDefault="0010687B" w:rsidP="007B7289">
            <w:pPr>
              <w:cnfStyle w:val="000000100000" w:firstRow="0" w:lastRow="0" w:firstColumn="0" w:lastColumn="0" w:oddVBand="0" w:evenVBand="0" w:oddHBand="1" w:evenHBand="0" w:firstRowFirstColumn="0" w:firstRowLastColumn="0" w:lastRowFirstColumn="0" w:lastRowLastColumn="0"/>
            </w:pPr>
          </w:p>
        </w:tc>
      </w:tr>
      <w:tr w:rsidR="00D93691" w14:paraId="3AF2138B"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6CB89135" w14:textId="77777777" w:rsidR="00D93691" w:rsidRPr="00624762" w:rsidRDefault="00D93691" w:rsidP="00D93691">
            <w:pPr>
              <w:pStyle w:val="ListParagraph"/>
              <w:numPr>
                <w:ilvl w:val="0"/>
                <w:numId w:val="27"/>
              </w:numPr>
              <w:spacing w:before="60"/>
              <w:contextualSpacing w:val="0"/>
              <w:jc w:val="both"/>
              <w:rPr>
                <w:b w:val="0"/>
                <w:bCs w:val="0"/>
              </w:rPr>
            </w:pPr>
          </w:p>
        </w:tc>
        <w:tc>
          <w:tcPr>
            <w:tcW w:w="1675" w:type="dxa"/>
          </w:tcPr>
          <w:p w14:paraId="7FA7929D" w14:textId="516CB1B9"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r>
              <w:t>Future transfer</w:t>
            </w:r>
            <w:r w:rsidRPr="00624762">
              <w:t xml:space="preserve"> Details</w:t>
            </w:r>
          </w:p>
        </w:tc>
        <w:tc>
          <w:tcPr>
            <w:tcW w:w="1335" w:type="dxa"/>
          </w:tcPr>
          <w:p w14:paraId="5AB094AF"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r w:rsidRPr="00624762">
              <w:t>Display</w:t>
            </w:r>
          </w:p>
        </w:tc>
        <w:tc>
          <w:tcPr>
            <w:tcW w:w="1467" w:type="dxa"/>
          </w:tcPr>
          <w:p w14:paraId="4344DCF5"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p>
        </w:tc>
        <w:tc>
          <w:tcPr>
            <w:tcW w:w="1043" w:type="dxa"/>
          </w:tcPr>
          <w:p w14:paraId="43DD859C"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p>
        </w:tc>
        <w:tc>
          <w:tcPr>
            <w:tcW w:w="1308" w:type="dxa"/>
          </w:tcPr>
          <w:p w14:paraId="245B8D03"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p>
        </w:tc>
        <w:tc>
          <w:tcPr>
            <w:tcW w:w="2445" w:type="dxa"/>
            <w:vMerge w:val="restart"/>
          </w:tcPr>
          <w:p w14:paraId="673D6FAC"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r w:rsidRPr="00624762">
              <w:t>This field is applicable only when the transaction is scheduled transactions.</w:t>
            </w:r>
            <w:r>
              <w:t xml:space="preserve"> It includes frequency and no of transactions</w:t>
            </w:r>
          </w:p>
        </w:tc>
      </w:tr>
      <w:tr w:rsidR="0010687B" w14:paraId="0566B401"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3E49136" w14:textId="77777777" w:rsidR="0010687B" w:rsidRPr="00624762" w:rsidRDefault="0010687B" w:rsidP="00872582">
            <w:pPr>
              <w:pStyle w:val="ListParagraph"/>
              <w:numPr>
                <w:ilvl w:val="0"/>
                <w:numId w:val="27"/>
              </w:numPr>
              <w:spacing w:before="60"/>
              <w:contextualSpacing w:val="0"/>
              <w:jc w:val="both"/>
              <w:rPr>
                <w:b w:val="0"/>
                <w:bCs w:val="0"/>
              </w:rPr>
            </w:pPr>
          </w:p>
        </w:tc>
        <w:tc>
          <w:tcPr>
            <w:tcW w:w="1675" w:type="dxa"/>
          </w:tcPr>
          <w:p w14:paraId="22A3BD07" w14:textId="77777777" w:rsidR="0010687B" w:rsidRPr="00624762" w:rsidRDefault="0010687B" w:rsidP="007B7289">
            <w:pPr>
              <w:cnfStyle w:val="000000100000" w:firstRow="0" w:lastRow="0" w:firstColumn="0" w:lastColumn="0" w:oddVBand="0" w:evenVBand="0" w:oddHBand="1" w:evenHBand="0" w:firstRowFirstColumn="0" w:firstRowLastColumn="0" w:lastRowFirstColumn="0" w:lastRowLastColumn="0"/>
            </w:pPr>
            <w:r w:rsidRPr="00624762">
              <w:t>charges</w:t>
            </w:r>
          </w:p>
        </w:tc>
        <w:tc>
          <w:tcPr>
            <w:tcW w:w="1335" w:type="dxa"/>
          </w:tcPr>
          <w:p w14:paraId="7E978B7B" w14:textId="77777777" w:rsidR="0010687B" w:rsidRPr="00624762" w:rsidRDefault="0010687B" w:rsidP="007B7289">
            <w:pPr>
              <w:cnfStyle w:val="000000100000" w:firstRow="0" w:lastRow="0" w:firstColumn="0" w:lastColumn="0" w:oddVBand="0" w:evenVBand="0" w:oddHBand="1" w:evenHBand="0" w:firstRowFirstColumn="0" w:firstRowLastColumn="0" w:lastRowFirstColumn="0" w:lastRowLastColumn="0"/>
            </w:pPr>
            <w:r w:rsidRPr="00624762">
              <w:t>Display</w:t>
            </w:r>
          </w:p>
        </w:tc>
        <w:tc>
          <w:tcPr>
            <w:tcW w:w="1467" w:type="dxa"/>
          </w:tcPr>
          <w:p w14:paraId="16CEFB00" w14:textId="77777777" w:rsidR="0010687B" w:rsidRPr="00624762" w:rsidRDefault="0010687B"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1D7FF8A8" w14:textId="77777777" w:rsidR="0010687B" w:rsidRPr="00624762" w:rsidRDefault="0010687B"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51730DB6" w14:textId="77777777" w:rsidR="0010687B" w:rsidRPr="00624762" w:rsidRDefault="0010687B" w:rsidP="007B7289">
            <w:pPr>
              <w:cnfStyle w:val="000000100000" w:firstRow="0" w:lastRow="0" w:firstColumn="0" w:lastColumn="0" w:oddVBand="0" w:evenVBand="0" w:oddHBand="1" w:evenHBand="0" w:firstRowFirstColumn="0" w:firstRowLastColumn="0" w:lastRowFirstColumn="0" w:lastRowLastColumn="0"/>
            </w:pPr>
          </w:p>
        </w:tc>
        <w:tc>
          <w:tcPr>
            <w:tcW w:w="2445" w:type="dxa"/>
            <w:vMerge/>
          </w:tcPr>
          <w:p w14:paraId="45E1E04D" w14:textId="77777777" w:rsidR="0010687B" w:rsidRPr="00624762" w:rsidRDefault="0010687B" w:rsidP="007B7289">
            <w:pPr>
              <w:cnfStyle w:val="000000100000" w:firstRow="0" w:lastRow="0" w:firstColumn="0" w:lastColumn="0" w:oddVBand="0" w:evenVBand="0" w:oddHBand="1" w:evenHBand="0" w:firstRowFirstColumn="0" w:firstRowLastColumn="0" w:lastRowFirstColumn="0" w:lastRowLastColumn="0"/>
            </w:pPr>
          </w:p>
        </w:tc>
      </w:tr>
      <w:tr w:rsidR="004779DD" w14:paraId="731E1772"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283D829B" w14:textId="77777777" w:rsidR="004779DD" w:rsidRPr="00624762" w:rsidRDefault="004779DD" w:rsidP="004779DD">
            <w:pPr>
              <w:pStyle w:val="ListParagraph"/>
              <w:numPr>
                <w:ilvl w:val="0"/>
                <w:numId w:val="27"/>
              </w:numPr>
              <w:spacing w:before="60"/>
              <w:contextualSpacing w:val="0"/>
              <w:jc w:val="both"/>
              <w:rPr>
                <w:b w:val="0"/>
                <w:bCs w:val="0"/>
              </w:rPr>
            </w:pPr>
          </w:p>
        </w:tc>
        <w:tc>
          <w:tcPr>
            <w:tcW w:w="1675" w:type="dxa"/>
          </w:tcPr>
          <w:p w14:paraId="5AC835A5" w14:textId="560C424C"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r>
              <w:t>Purpose Category</w:t>
            </w:r>
          </w:p>
        </w:tc>
        <w:tc>
          <w:tcPr>
            <w:tcW w:w="1335" w:type="dxa"/>
          </w:tcPr>
          <w:p w14:paraId="4DBEE3C4" w14:textId="6BD430C4"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F34B477"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13FC000A"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459A4C0F"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4B64BFC7"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r>
      <w:tr w:rsidR="004779DD" w14:paraId="37A202E5"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0144F85" w14:textId="77777777" w:rsidR="004779DD" w:rsidRPr="004B0B79" w:rsidRDefault="004779DD" w:rsidP="004779DD">
            <w:pPr>
              <w:pStyle w:val="ListParagraph"/>
              <w:numPr>
                <w:ilvl w:val="0"/>
                <w:numId w:val="27"/>
              </w:numPr>
              <w:spacing w:before="60"/>
              <w:contextualSpacing w:val="0"/>
              <w:jc w:val="both"/>
            </w:pPr>
          </w:p>
        </w:tc>
        <w:tc>
          <w:tcPr>
            <w:tcW w:w="1675" w:type="dxa"/>
          </w:tcPr>
          <w:p w14:paraId="363B9442"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Purpose of Transfer</w:t>
            </w:r>
          </w:p>
        </w:tc>
        <w:tc>
          <w:tcPr>
            <w:tcW w:w="1335" w:type="dxa"/>
          </w:tcPr>
          <w:p w14:paraId="26B373E1"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D7158A7"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1062D750"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3AEAC6F8"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5BDFE6B1"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r>
      <w:tr w:rsidR="004779DD" w14:paraId="0ED88F11"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5D55E8ED" w14:textId="77777777" w:rsidR="004779DD" w:rsidRPr="004B0B79" w:rsidRDefault="004779DD" w:rsidP="004779DD">
            <w:pPr>
              <w:pStyle w:val="ListParagraph"/>
              <w:numPr>
                <w:ilvl w:val="0"/>
                <w:numId w:val="27"/>
              </w:numPr>
              <w:spacing w:before="60"/>
              <w:contextualSpacing w:val="0"/>
              <w:jc w:val="both"/>
              <w:rPr>
                <w:b w:val="0"/>
                <w:bCs w:val="0"/>
              </w:rPr>
            </w:pPr>
          </w:p>
        </w:tc>
        <w:tc>
          <w:tcPr>
            <w:tcW w:w="1675" w:type="dxa"/>
          </w:tcPr>
          <w:p w14:paraId="43D5AEDA"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Description</w:t>
            </w:r>
          </w:p>
        </w:tc>
        <w:tc>
          <w:tcPr>
            <w:tcW w:w="1335" w:type="dxa"/>
          </w:tcPr>
          <w:p w14:paraId="77A1CA77"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14E13F4E"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2046416B"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4248748C"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70ABEE0E"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r>
      <w:tr w:rsidR="004779DD" w14:paraId="016A57E3"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4F53BF2" w14:textId="77777777" w:rsidR="004779DD" w:rsidRPr="004B0B79" w:rsidRDefault="004779DD" w:rsidP="004779DD">
            <w:pPr>
              <w:pStyle w:val="ListParagraph"/>
              <w:numPr>
                <w:ilvl w:val="0"/>
                <w:numId w:val="27"/>
              </w:numPr>
              <w:spacing w:before="60"/>
              <w:contextualSpacing w:val="0"/>
              <w:jc w:val="both"/>
              <w:rPr>
                <w:b w:val="0"/>
                <w:bCs w:val="0"/>
              </w:rPr>
            </w:pPr>
          </w:p>
        </w:tc>
        <w:tc>
          <w:tcPr>
            <w:tcW w:w="1675" w:type="dxa"/>
          </w:tcPr>
          <w:p w14:paraId="6F09724D"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Back</w:t>
            </w:r>
          </w:p>
        </w:tc>
        <w:tc>
          <w:tcPr>
            <w:tcW w:w="1335" w:type="dxa"/>
          </w:tcPr>
          <w:p w14:paraId="5872E770"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Icon</w:t>
            </w:r>
          </w:p>
        </w:tc>
        <w:tc>
          <w:tcPr>
            <w:tcW w:w="1467" w:type="dxa"/>
          </w:tcPr>
          <w:p w14:paraId="4B258A14"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7A2F0BA9"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79DF4FE5"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07090DFD"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On click back button, redirect to previous screen with all the details prefilled.</w:t>
            </w:r>
          </w:p>
        </w:tc>
      </w:tr>
      <w:tr w:rsidR="004779DD" w14:paraId="433A68D9"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67BA630C" w14:textId="77777777" w:rsidR="004779DD" w:rsidRPr="004B0B79" w:rsidRDefault="004779DD" w:rsidP="004779DD">
            <w:pPr>
              <w:pStyle w:val="ListParagraph"/>
              <w:numPr>
                <w:ilvl w:val="0"/>
                <w:numId w:val="27"/>
              </w:numPr>
              <w:spacing w:before="60"/>
              <w:contextualSpacing w:val="0"/>
              <w:jc w:val="both"/>
            </w:pPr>
          </w:p>
        </w:tc>
        <w:tc>
          <w:tcPr>
            <w:tcW w:w="1675" w:type="dxa"/>
          </w:tcPr>
          <w:p w14:paraId="7476BD6A"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Next</w:t>
            </w:r>
          </w:p>
        </w:tc>
        <w:tc>
          <w:tcPr>
            <w:tcW w:w="1335" w:type="dxa"/>
          </w:tcPr>
          <w:p w14:paraId="0A4D930F"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5D0F4A30"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2E9E05EE"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7F5643EA"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2B785AA6"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4779DD" w14:paraId="60F9376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2D51ECE" w14:textId="77777777" w:rsidR="004779DD" w:rsidRPr="004B0B79" w:rsidRDefault="004779DD" w:rsidP="004779DD">
            <w:pPr>
              <w:pStyle w:val="ListParagraph"/>
              <w:numPr>
                <w:ilvl w:val="0"/>
                <w:numId w:val="27"/>
              </w:numPr>
              <w:spacing w:before="60"/>
              <w:contextualSpacing w:val="0"/>
              <w:jc w:val="both"/>
            </w:pPr>
          </w:p>
        </w:tc>
        <w:tc>
          <w:tcPr>
            <w:tcW w:w="1675" w:type="dxa"/>
          </w:tcPr>
          <w:p w14:paraId="350B93BD"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182F7767"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700477AB"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766FBF5F"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380DA137"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7DEE7EA3"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417D343E" w14:textId="77777777" w:rsidR="004779DD" w:rsidRPr="00B63917" w:rsidRDefault="004779DD" w:rsidP="004779DD">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7B4A0044" w14:textId="77777777" w:rsidR="004779DD" w:rsidRPr="00B63917" w:rsidRDefault="004779DD" w:rsidP="004779DD">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53D01ADA" w14:textId="77777777" w:rsidR="0010687B" w:rsidRPr="00B63917" w:rsidRDefault="0010687B" w:rsidP="0010687B">
      <w:pPr>
        <w:ind w:left="426"/>
        <w:rPr>
          <w:b/>
          <w:bCs/>
          <w:sz w:val="24"/>
          <w:szCs w:val="24"/>
        </w:rPr>
      </w:pPr>
      <w:r w:rsidRPr="00B63917">
        <w:rPr>
          <w:b/>
          <w:bCs/>
          <w:sz w:val="24"/>
          <w:szCs w:val="24"/>
        </w:rPr>
        <w:t>Screen 3 (Authentication):</w:t>
      </w:r>
    </w:p>
    <w:p w14:paraId="3B03CB09" w14:textId="77777777" w:rsidR="00BA1F23" w:rsidRPr="00816B83" w:rsidRDefault="00BA1F23" w:rsidP="00BA1F23">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13F4858E" w14:textId="77777777" w:rsidR="0010687B" w:rsidRPr="00816B83" w:rsidRDefault="0010687B"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26B465B0" w14:textId="77777777" w:rsidR="0010687B" w:rsidRPr="00B63917" w:rsidRDefault="0010687B" w:rsidP="0010687B">
      <w:pPr>
        <w:ind w:left="426"/>
        <w:rPr>
          <w:b/>
          <w:bCs/>
          <w:sz w:val="24"/>
          <w:szCs w:val="24"/>
        </w:rPr>
      </w:pPr>
      <w:r w:rsidRPr="00B63917">
        <w:rPr>
          <w:b/>
          <w:bCs/>
          <w:sz w:val="24"/>
          <w:szCs w:val="24"/>
        </w:rPr>
        <w:t>Screen 4 (Success):</w:t>
      </w:r>
    </w:p>
    <w:p w14:paraId="71ADE741" w14:textId="77777777" w:rsidR="0010687B" w:rsidRDefault="0010687B" w:rsidP="00872582">
      <w:pPr>
        <w:pStyle w:val="ListParagraph"/>
        <w:numPr>
          <w:ilvl w:val="0"/>
          <w:numId w:val="13"/>
        </w:numPr>
        <w:rPr>
          <w:sz w:val="22"/>
          <w:szCs w:val="22"/>
        </w:rPr>
      </w:pPr>
      <w:r w:rsidRPr="00816B83">
        <w:rPr>
          <w:sz w:val="22"/>
          <w:szCs w:val="22"/>
        </w:rPr>
        <w:t xml:space="preserve">This </w:t>
      </w:r>
      <w:r>
        <w:rPr>
          <w:sz w:val="22"/>
          <w:szCs w:val="22"/>
        </w:rPr>
        <w:t>is a success screen where fund transfer success or failure will be displayed along with the following details:</w:t>
      </w:r>
    </w:p>
    <w:p w14:paraId="378D8C0B" w14:textId="77777777" w:rsidR="0010687B" w:rsidRDefault="0010687B" w:rsidP="00872582">
      <w:pPr>
        <w:pStyle w:val="ListParagraph"/>
        <w:numPr>
          <w:ilvl w:val="1"/>
          <w:numId w:val="13"/>
        </w:numPr>
        <w:rPr>
          <w:sz w:val="22"/>
          <w:szCs w:val="22"/>
        </w:rPr>
      </w:pPr>
      <w:r>
        <w:rPr>
          <w:sz w:val="22"/>
          <w:szCs w:val="22"/>
        </w:rPr>
        <w:t>Status – Success / Failure</w:t>
      </w:r>
    </w:p>
    <w:p w14:paraId="4C425D55" w14:textId="77777777" w:rsidR="0010687B" w:rsidRDefault="0010687B" w:rsidP="00872582">
      <w:pPr>
        <w:pStyle w:val="ListParagraph"/>
        <w:numPr>
          <w:ilvl w:val="1"/>
          <w:numId w:val="13"/>
        </w:numPr>
        <w:rPr>
          <w:sz w:val="22"/>
          <w:szCs w:val="22"/>
        </w:rPr>
      </w:pPr>
      <w:r>
        <w:rPr>
          <w:sz w:val="22"/>
          <w:szCs w:val="22"/>
        </w:rPr>
        <w:t>Status Description</w:t>
      </w:r>
    </w:p>
    <w:p w14:paraId="29036FD4" w14:textId="77777777" w:rsidR="0010687B" w:rsidRDefault="0010687B" w:rsidP="00872582">
      <w:pPr>
        <w:pStyle w:val="ListParagraph"/>
        <w:numPr>
          <w:ilvl w:val="2"/>
          <w:numId w:val="13"/>
        </w:numPr>
        <w:rPr>
          <w:sz w:val="22"/>
          <w:szCs w:val="22"/>
        </w:rPr>
      </w:pPr>
      <w:r w:rsidRPr="005F5D5F">
        <w:rPr>
          <w:sz w:val="22"/>
          <w:szCs w:val="22"/>
        </w:rPr>
        <w:t xml:space="preserve">If </w:t>
      </w:r>
      <w:r>
        <w:rPr>
          <w:sz w:val="22"/>
          <w:szCs w:val="22"/>
        </w:rPr>
        <w:t>fund transferred</w:t>
      </w:r>
      <w:r w:rsidRPr="005F5D5F">
        <w:rPr>
          <w:sz w:val="22"/>
          <w:szCs w:val="22"/>
        </w:rPr>
        <w:t xml:space="preserve"> “</w:t>
      </w:r>
      <w:r>
        <w:rPr>
          <w:sz w:val="22"/>
          <w:szCs w:val="22"/>
        </w:rPr>
        <w:t>Fund Transferred</w:t>
      </w:r>
      <w:r w:rsidRPr="005F5D5F">
        <w:rPr>
          <w:sz w:val="22"/>
          <w:szCs w:val="22"/>
        </w:rPr>
        <w:t xml:space="preserve"> successfully”</w:t>
      </w:r>
    </w:p>
    <w:p w14:paraId="03E5EBB7" w14:textId="77777777" w:rsidR="0010687B" w:rsidRDefault="0010687B" w:rsidP="00872582">
      <w:pPr>
        <w:pStyle w:val="ListParagraph"/>
        <w:numPr>
          <w:ilvl w:val="2"/>
          <w:numId w:val="13"/>
        </w:numPr>
        <w:rPr>
          <w:sz w:val="22"/>
          <w:szCs w:val="22"/>
        </w:rPr>
      </w:pPr>
      <w:r w:rsidRPr="005F5D5F">
        <w:rPr>
          <w:sz w:val="22"/>
          <w:szCs w:val="22"/>
        </w:rPr>
        <w:t xml:space="preserve">If </w:t>
      </w:r>
      <w:r>
        <w:rPr>
          <w:sz w:val="22"/>
          <w:szCs w:val="22"/>
        </w:rPr>
        <w:t>fund transfer</w:t>
      </w:r>
      <w:r w:rsidRPr="005F5D5F">
        <w:rPr>
          <w:sz w:val="22"/>
          <w:szCs w:val="22"/>
        </w:rPr>
        <w:t xml:space="preserve"> failed “Error message based on scenarios configured” </w:t>
      </w:r>
    </w:p>
    <w:p w14:paraId="26907AD6" w14:textId="77777777" w:rsidR="0010687B" w:rsidRDefault="0010687B" w:rsidP="00872582">
      <w:pPr>
        <w:pStyle w:val="ListParagraph"/>
        <w:numPr>
          <w:ilvl w:val="1"/>
          <w:numId w:val="13"/>
        </w:numPr>
        <w:rPr>
          <w:sz w:val="22"/>
          <w:szCs w:val="22"/>
        </w:rPr>
      </w:pPr>
      <w:r>
        <w:rPr>
          <w:sz w:val="22"/>
          <w:szCs w:val="22"/>
        </w:rPr>
        <w:t>Transaction Reference Number</w:t>
      </w:r>
    </w:p>
    <w:p w14:paraId="0FC535CB" w14:textId="77777777" w:rsidR="0010687B" w:rsidRDefault="0010687B" w:rsidP="00872582">
      <w:pPr>
        <w:pStyle w:val="ListParagraph"/>
        <w:numPr>
          <w:ilvl w:val="1"/>
          <w:numId w:val="13"/>
        </w:numPr>
        <w:rPr>
          <w:sz w:val="22"/>
          <w:szCs w:val="22"/>
        </w:rPr>
      </w:pPr>
      <w:r>
        <w:rPr>
          <w:sz w:val="22"/>
          <w:szCs w:val="22"/>
        </w:rPr>
        <w:t>Transaction Details</w:t>
      </w:r>
    </w:p>
    <w:p w14:paraId="1BAD5C41" w14:textId="77777777" w:rsidR="0010687B" w:rsidRDefault="0010687B" w:rsidP="00872582">
      <w:pPr>
        <w:pStyle w:val="ListParagraph"/>
        <w:numPr>
          <w:ilvl w:val="2"/>
          <w:numId w:val="13"/>
        </w:numPr>
        <w:rPr>
          <w:sz w:val="22"/>
          <w:szCs w:val="22"/>
        </w:rPr>
      </w:pPr>
      <w:r>
        <w:rPr>
          <w:sz w:val="22"/>
          <w:szCs w:val="22"/>
        </w:rPr>
        <w:t>From Account</w:t>
      </w:r>
    </w:p>
    <w:p w14:paraId="64B8E33B" w14:textId="77777777" w:rsidR="0010687B" w:rsidRDefault="0010687B" w:rsidP="00872582">
      <w:pPr>
        <w:pStyle w:val="ListParagraph"/>
        <w:numPr>
          <w:ilvl w:val="2"/>
          <w:numId w:val="13"/>
        </w:numPr>
        <w:rPr>
          <w:sz w:val="22"/>
          <w:szCs w:val="22"/>
        </w:rPr>
      </w:pPr>
      <w:r>
        <w:rPr>
          <w:sz w:val="22"/>
          <w:szCs w:val="22"/>
        </w:rPr>
        <w:t>To Account</w:t>
      </w:r>
    </w:p>
    <w:p w14:paraId="23F2426D" w14:textId="77777777" w:rsidR="0010687B" w:rsidRDefault="0010687B" w:rsidP="00872582">
      <w:pPr>
        <w:pStyle w:val="ListParagraph"/>
        <w:numPr>
          <w:ilvl w:val="2"/>
          <w:numId w:val="13"/>
        </w:numPr>
        <w:rPr>
          <w:sz w:val="22"/>
          <w:szCs w:val="22"/>
        </w:rPr>
      </w:pPr>
      <w:r>
        <w:rPr>
          <w:sz w:val="22"/>
          <w:szCs w:val="22"/>
        </w:rPr>
        <w:t>Transaction Amount</w:t>
      </w:r>
    </w:p>
    <w:p w14:paraId="1FEB09F8" w14:textId="77777777" w:rsidR="0010687B" w:rsidRDefault="0010687B" w:rsidP="00872582">
      <w:pPr>
        <w:pStyle w:val="ListParagraph"/>
        <w:numPr>
          <w:ilvl w:val="2"/>
          <w:numId w:val="13"/>
        </w:numPr>
        <w:rPr>
          <w:sz w:val="22"/>
          <w:szCs w:val="22"/>
        </w:rPr>
      </w:pPr>
      <w:r>
        <w:rPr>
          <w:sz w:val="22"/>
          <w:szCs w:val="22"/>
        </w:rPr>
        <w:t>Transaction Currency</w:t>
      </w:r>
    </w:p>
    <w:p w14:paraId="05211A2A" w14:textId="695423C3" w:rsidR="00A05CB9" w:rsidRDefault="00A05CB9" w:rsidP="00872582">
      <w:pPr>
        <w:pStyle w:val="ListParagraph"/>
        <w:numPr>
          <w:ilvl w:val="2"/>
          <w:numId w:val="13"/>
        </w:numPr>
        <w:rPr>
          <w:sz w:val="22"/>
          <w:szCs w:val="22"/>
        </w:rPr>
      </w:pPr>
      <w:r>
        <w:rPr>
          <w:sz w:val="22"/>
          <w:szCs w:val="22"/>
        </w:rPr>
        <w:lastRenderedPageBreak/>
        <w:t>Bank Name</w:t>
      </w:r>
    </w:p>
    <w:p w14:paraId="16EA35AE" w14:textId="21D47F8C" w:rsidR="0010687B" w:rsidRDefault="0010687B" w:rsidP="00872582">
      <w:pPr>
        <w:pStyle w:val="ListParagraph"/>
        <w:numPr>
          <w:ilvl w:val="0"/>
          <w:numId w:val="13"/>
        </w:numPr>
        <w:rPr>
          <w:sz w:val="22"/>
          <w:szCs w:val="22"/>
        </w:rPr>
      </w:pPr>
      <w:r>
        <w:rPr>
          <w:sz w:val="22"/>
          <w:szCs w:val="22"/>
        </w:rPr>
        <w:t xml:space="preserve">If </w:t>
      </w:r>
      <w:r w:rsidR="00CB74B7">
        <w:rPr>
          <w:sz w:val="22"/>
          <w:szCs w:val="22"/>
        </w:rPr>
        <w:t>fund transferred</w:t>
      </w:r>
      <w:r>
        <w:rPr>
          <w:sz w:val="22"/>
          <w:szCs w:val="22"/>
        </w:rPr>
        <w:t xml:space="preserve"> successfully, the following options will be provided:</w:t>
      </w:r>
    </w:p>
    <w:p w14:paraId="321A0BBC" w14:textId="77777777" w:rsidR="0010687B" w:rsidRDefault="0010687B" w:rsidP="00872582">
      <w:pPr>
        <w:pStyle w:val="ListParagraph"/>
        <w:numPr>
          <w:ilvl w:val="1"/>
          <w:numId w:val="13"/>
        </w:numPr>
        <w:rPr>
          <w:sz w:val="22"/>
          <w:szCs w:val="22"/>
        </w:rPr>
      </w:pPr>
      <w:r>
        <w:rPr>
          <w:sz w:val="22"/>
          <w:szCs w:val="22"/>
        </w:rPr>
        <w:t>Share (Applicable only for Mobile App) – On click the share icon, app will invoke the device native share functionality.</w:t>
      </w:r>
    </w:p>
    <w:p w14:paraId="2C40F5A1" w14:textId="77777777" w:rsidR="0010687B" w:rsidRDefault="0010687B" w:rsidP="00872582">
      <w:pPr>
        <w:pStyle w:val="ListParagraph"/>
        <w:numPr>
          <w:ilvl w:val="1"/>
          <w:numId w:val="13"/>
        </w:numPr>
        <w:rPr>
          <w:sz w:val="22"/>
          <w:szCs w:val="22"/>
        </w:rPr>
      </w:pPr>
      <w:r>
        <w:rPr>
          <w:sz w:val="22"/>
          <w:szCs w:val="22"/>
        </w:rPr>
        <w:t>Download Receipt – On click the icon, the transaction receipt will be downloaded. Herewith attached the transaction receipt template.</w:t>
      </w:r>
    </w:p>
    <w:p w14:paraId="531BDC28" w14:textId="77777777" w:rsidR="0010687B" w:rsidRPr="005F5D5F" w:rsidRDefault="0010687B" w:rsidP="00872582">
      <w:pPr>
        <w:pStyle w:val="ListParagraph"/>
        <w:numPr>
          <w:ilvl w:val="1"/>
          <w:numId w:val="13"/>
        </w:numPr>
        <w:rPr>
          <w:sz w:val="22"/>
          <w:szCs w:val="22"/>
        </w:rPr>
      </w:pPr>
      <w:r>
        <w:rPr>
          <w:sz w:val="22"/>
          <w:szCs w:val="22"/>
        </w:rPr>
        <w:t xml:space="preserve">New </w:t>
      </w:r>
      <w:r w:rsidRPr="005F5D5F">
        <w:rPr>
          <w:sz w:val="22"/>
          <w:szCs w:val="22"/>
        </w:rPr>
        <w:t xml:space="preserve">Transfer– On click the icon, app will redirect to </w:t>
      </w:r>
      <w:r>
        <w:rPr>
          <w:sz w:val="22"/>
          <w:szCs w:val="22"/>
        </w:rPr>
        <w:t xml:space="preserve">new fund </w:t>
      </w:r>
      <w:r w:rsidRPr="005F5D5F">
        <w:rPr>
          <w:sz w:val="22"/>
          <w:szCs w:val="22"/>
        </w:rPr>
        <w:t>transfer screen</w:t>
      </w:r>
    </w:p>
    <w:p w14:paraId="454CA078" w14:textId="6ED9CCFC" w:rsidR="00BA67E9" w:rsidRDefault="0010687B" w:rsidP="0010687B">
      <w:r>
        <w:rPr>
          <w:color w:val="2B579A"/>
          <w:shd w:val="clear" w:color="auto" w:fill="E6E6E6"/>
        </w:rPr>
        <w:object w:dxaOrig="1534" w:dyaOrig="997" w14:anchorId="3E1F12BD">
          <v:shape id="_x0000_i1027" type="#_x0000_t75" alt="P2474#yIS1" style="width:76.5pt;height:49.5pt" o:ole="">
            <v:imagedata r:id="rId15" o:title=""/>
          </v:shape>
          <o:OLEObject Type="Embed" ProgID="Word.Document.12" ShapeID="_x0000_i1027" DrawAspect="Icon" ObjectID="_1733149669" r:id="rId17">
            <o:FieldCodes>\s</o:FieldCodes>
          </o:OLEObject>
        </w:object>
      </w:r>
    </w:p>
    <w:p w14:paraId="1CAB6E67" w14:textId="77777777" w:rsidR="00303A8D" w:rsidRPr="00624762" w:rsidRDefault="00303A8D" w:rsidP="00303A8D">
      <w:pPr>
        <w:ind w:firstLine="426"/>
        <w:rPr>
          <w:b/>
          <w:bCs/>
          <w:sz w:val="22"/>
          <w:szCs w:val="22"/>
        </w:rPr>
      </w:pPr>
      <w:r w:rsidRPr="00624762">
        <w:rPr>
          <w:b/>
          <w:bCs/>
          <w:sz w:val="22"/>
          <w:szCs w:val="22"/>
        </w:rPr>
        <w:t xml:space="preserve">APIs: </w:t>
      </w:r>
    </w:p>
    <w:p w14:paraId="77B71778" w14:textId="77777777" w:rsidR="00303A8D" w:rsidRDefault="00303A8D" w:rsidP="00303A8D">
      <w:pPr>
        <w:pStyle w:val="ListParagraph"/>
        <w:numPr>
          <w:ilvl w:val="0"/>
          <w:numId w:val="15"/>
        </w:numPr>
        <w:rPr>
          <w:sz w:val="22"/>
          <w:szCs w:val="22"/>
        </w:rPr>
      </w:pPr>
      <w:r w:rsidRPr="00A956A6">
        <w:rPr>
          <w:sz w:val="22"/>
          <w:szCs w:val="22"/>
        </w:rPr>
        <w:t xml:space="preserve">The app will invoke the bank charges API to fetch the Fund Transfer charge. </w:t>
      </w:r>
    </w:p>
    <w:p w14:paraId="460C3D52" w14:textId="77777777" w:rsidR="00303A8D" w:rsidRDefault="00303A8D" w:rsidP="00303A8D">
      <w:pPr>
        <w:pStyle w:val="ListParagraph"/>
        <w:numPr>
          <w:ilvl w:val="0"/>
          <w:numId w:val="15"/>
        </w:numPr>
        <w:rPr>
          <w:sz w:val="22"/>
          <w:szCs w:val="22"/>
        </w:rPr>
      </w:pPr>
      <w:r>
        <w:rPr>
          <w:sz w:val="22"/>
          <w:szCs w:val="22"/>
        </w:rPr>
        <w:t>The app will invoke the exchange rates API to fetch the exchange rates for the pair of currencies</w:t>
      </w:r>
    </w:p>
    <w:p w14:paraId="5E994DD3" w14:textId="77777777" w:rsidR="00303A8D" w:rsidRDefault="00303A8D" w:rsidP="00303A8D">
      <w:pPr>
        <w:pStyle w:val="ListParagraph"/>
        <w:numPr>
          <w:ilvl w:val="0"/>
          <w:numId w:val="15"/>
        </w:numPr>
        <w:rPr>
          <w:sz w:val="22"/>
          <w:szCs w:val="22"/>
        </w:rPr>
      </w:pPr>
      <w:r>
        <w:rPr>
          <w:sz w:val="22"/>
          <w:szCs w:val="22"/>
        </w:rPr>
        <w:t>The app will invoke the deal API to validate the deal number.</w:t>
      </w:r>
    </w:p>
    <w:p w14:paraId="48EB3799" w14:textId="5801BBB0" w:rsidR="00303A8D" w:rsidRPr="00A956A6" w:rsidRDefault="00303A8D" w:rsidP="00303A8D">
      <w:pPr>
        <w:pStyle w:val="ListParagraph"/>
        <w:numPr>
          <w:ilvl w:val="0"/>
          <w:numId w:val="15"/>
        </w:numPr>
        <w:rPr>
          <w:sz w:val="22"/>
          <w:szCs w:val="22"/>
        </w:rPr>
      </w:pPr>
      <w:r>
        <w:rPr>
          <w:sz w:val="22"/>
          <w:szCs w:val="22"/>
        </w:rPr>
        <w:t>The app will invoke the Fund Transfer UAE API.</w:t>
      </w:r>
    </w:p>
    <w:p w14:paraId="39EFA476" w14:textId="33529FC2" w:rsidR="009E58B8" w:rsidRDefault="009E58B8" w:rsidP="00816B83">
      <w:pPr>
        <w:pStyle w:val="Heading3"/>
        <w:numPr>
          <w:ilvl w:val="2"/>
          <w:numId w:val="4"/>
        </w:numPr>
        <w:rPr>
          <w:sz w:val="24"/>
          <w:szCs w:val="24"/>
        </w:rPr>
      </w:pPr>
      <w:bookmarkStart w:id="71" w:name="_Toc117274614"/>
      <w:r w:rsidRPr="00BA67E9">
        <w:rPr>
          <w:sz w:val="24"/>
          <w:szCs w:val="24"/>
        </w:rPr>
        <w:t>Within UAE</w:t>
      </w:r>
      <w:bookmarkEnd w:id="71"/>
    </w:p>
    <w:p w14:paraId="4D2E1B2D" w14:textId="2D2C65DB" w:rsidR="00A05CB9" w:rsidRPr="00FB6F39" w:rsidRDefault="00A05CB9" w:rsidP="00A05CB9">
      <w:pPr>
        <w:ind w:firstLine="360"/>
        <w:rPr>
          <w:sz w:val="22"/>
          <w:szCs w:val="22"/>
        </w:rPr>
      </w:pPr>
      <w:r w:rsidRPr="00FB6F39">
        <w:rPr>
          <w:b/>
          <w:bCs/>
          <w:sz w:val="22"/>
          <w:szCs w:val="22"/>
        </w:rPr>
        <w:t>Navigations:</w:t>
      </w:r>
      <w:r w:rsidRPr="00FB6F39">
        <w:rPr>
          <w:sz w:val="22"/>
          <w:szCs w:val="22"/>
        </w:rPr>
        <w:t xml:space="preserve"> Login -&gt; Menu -&gt; Transfers -&gt; </w:t>
      </w:r>
      <w:r>
        <w:rPr>
          <w:sz w:val="22"/>
          <w:szCs w:val="22"/>
        </w:rPr>
        <w:t>Within UAE</w:t>
      </w:r>
    </w:p>
    <w:p w14:paraId="7CD56D41" w14:textId="472EB482" w:rsidR="00A05CB9" w:rsidRDefault="00A05CB9" w:rsidP="00872582">
      <w:pPr>
        <w:pStyle w:val="ListParagraph"/>
        <w:numPr>
          <w:ilvl w:val="0"/>
          <w:numId w:val="13"/>
        </w:numPr>
        <w:rPr>
          <w:sz w:val="22"/>
          <w:szCs w:val="22"/>
        </w:rPr>
      </w:pPr>
      <w:r>
        <w:rPr>
          <w:sz w:val="22"/>
          <w:szCs w:val="22"/>
        </w:rPr>
        <w:t>This section is for the customer to transfer funds to beneficiaries added within UAE other than Al Masraf banks.</w:t>
      </w:r>
    </w:p>
    <w:p w14:paraId="1AE3F55C" w14:textId="77777777" w:rsidR="006803C9" w:rsidRPr="006803C9" w:rsidRDefault="006803C9" w:rsidP="006803C9">
      <w:pPr>
        <w:ind w:left="360"/>
        <w:rPr>
          <w:b/>
          <w:bCs/>
          <w:sz w:val="24"/>
          <w:szCs w:val="24"/>
        </w:rPr>
      </w:pPr>
      <w:r w:rsidRPr="006803C9">
        <w:rPr>
          <w:b/>
          <w:bCs/>
          <w:sz w:val="24"/>
          <w:szCs w:val="24"/>
        </w:rPr>
        <w:t>Screen 1:</w:t>
      </w:r>
    </w:p>
    <w:p w14:paraId="22CD43A3" w14:textId="149EE021" w:rsidR="00A05CB9" w:rsidRDefault="00A05CB9" w:rsidP="00872582">
      <w:pPr>
        <w:pStyle w:val="ListParagraph"/>
        <w:numPr>
          <w:ilvl w:val="0"/>
          <w:numId w:val="13"/>
        </w:numPr>
        <w:rPr>
          <w:sz w:val="22"/>
          <w:szCs w:val="22"/>
        </w:rPr>
      </w:pPr>
      <w:r>
        <w:rPr>
          <w:sz w:val="22"/>
          <w:szCs w:val="22"/>
        </w:rPr>
        <w:t>By default, the primary account should be selected in the From Account and user will have the option to select other account from dropdown.</w:t>
      </w:r>
    </w:p>
    <w:p w14:paraId="37A882C8" w14:textId="77777777" w:rsidR="00A05CB9" w:rsidRDefault="00A05CB9" w:rsidP="00872582">
      <w:pPr>
        <w:pStyle w:val="ListParagraph"/>
        <w:numPr>
          <w:ilvl w:val="0"/>
          <w:numId w:val="13"/>
        </w:numPr>
        <w:rPr>
          <w:sz w:val="22"/>
          <w:szCs w:val="22"/>
        </w:rPr>
      </w:pPr>
      <w:r>
        <w:rPr>
          <w:sz w:val="22"/>
          <w:szCs w:val="22"/>
        </w:rPr>
        <w:t xml:space="preserve">On select the </w:t>
      </w:r>
      <w:proofErr w:type="spellStart"/>
      <w:r>
        <w:rPr>
          <w:sz w:val="22"/>
          <w:szCs w:val="22"/>
        </w:rPr>
        <w:t>to</w:t>
      </w:r>
      <w:proofErr w:type="spellEnd"/>
      <w:r>
        <w:rPr>
          <w:sz w:val="22"/>
          <w:szCs w:val="22"/>
        </w:rPr>
        <w:t xml:space="preserve"> account dropdown, </w:t>
      </w:r>
      <w:r w:rsidRPr="00F73FBC">
        <w:rPr>
          <w:sz w:val="22"/>
          <w:szCs w:val="22"/>
        </w:rPr>
        <w:t xml:space="preserve">Beneficiaries will be displayed on </w:t>
      </w:r>
      <w:r>
        <w:rPr>
          <w:sz w:val="22"/>
          <w:szCs w:val="22"/>
        </w:rPr>
        <w:t xml:space="preserve">the </w:t>
      </w:r>
      <w:r w:rsidRPr="00F73FBC">
        <w:rPr>
          <w:sz w:val="22"/>
          <w:szCs w:val="22"/>
        </w:rPr>
        <w:t>dropdown. On select a beneficiary the Nick Name will be displayed on the field</w:t>
      </w:r>
      <w:r>
        <w:rPr>
          <w:sz w:val="22"/>
          <w:szCs w:val="22"/>
        </w:rPr>
        <w:t xml:space="preserve">, whereas </w:t>
      </w:r>
      <w:r w:rsidRPr="00F73FBC">
        <w:rPr>
          <w:sz w:val="22"/>
          <w:szCs w:val="22"/>
        </w:rPr>
        <w:t>Account Number</w:t>
      </w:r>
      <w:r>
        <w:rPr>
          <w:sz w:val="22"/>
          <w:szCs w:val="22"/>
        </w:rPr>
        <w:t xml:space="preserve">, </w:t>
      </w:r>
      <w:r w:rsidRPr="00F73FBC">
        <w:rPr>
          <w:sz w:val="22"/>
          <w:szCs w:val="22"/>
        </w:rPr>
        <w:t>Account Currency</w:t>
      </w:r>
      <w:r>
        <w:rPr>
          <w:sz w:val="22"/>
          <w:szCs w:val="22"/>
        </w:rPr>
        <w:t xml:space="preserve"> and Bank Name</w:t>
      </w:r>
      <w:r w:rsidRPr="00F73FBC">
        <w:rPr>
          <w:sz w:val="22"/>
          <w:szCs w:val="22"/>
        </w:rPr>
        <w:t xml:space="preserve"> will be displayed below the dropdown field.</w:t>
      </w:r>
    </w:p>
    <w:p w14:paraId="56ADFFD5" w14:textId="77777777" w:rsidR="00A05CB9" w:rsidRDefault="00A05CB9" w:rsidP="00872582">
      <w:pPr>
        <w:pStyle w:val="ListParagraph"/>
        <w:numPr>
          <w:ilvl w:val="0"/>
          <w:numId w:val="13"/>
        </w:numPr>
        <w:rPr>
          <w:sz w:val="22"/>
          <w:szCs w:val="22"/>
        </w:rPr>
      </w:pPr>
      <w:r>
        <w:rPr>
          <w:sz w:val="22"/>
          <w:szCs w:val="22"/>
        </w:rPr>
        <w:t>User can transfer in both From Account and Beneficiary Account currency.  By default, the beneficiary account currency will be selected.</w:t>
      </w:r>
    </w:p>
    <w:p w14:paraId="6C3C6BAA" w14:textId="77777777" w:rsidR="00A05CB9" w:rsidRDefault="00A05CB9" w:rsidP="00872582">
      <w:pPr>
        <w:pStyle w:val="ListParagraph"/>
        <w:numPr>
          <w:ilvl w:val="0"/>
          <w:numId w:val="13"/>
        </w:numPr>
        <w:rPr>
          <w:sz w:val="22"/>
          <w:szCs w:val="22"/>
        </w:rPr>
      </w:pPr>
      <w:r>
        <w:rPr>
          <w:sz w:val="22"/>
          <w:szCs w:val="22"/>
        </w:rPr>
        <w:t>The forex exchanges will be applicable only when the From and beneficiary account are in different currencies.</w:t>
      </w:r>
    </w:p>
    <w:p w14:paraId="64FB3811" w14:textId="77777777" w:rsidR="00A05CB9" w:rsidRDefault="00A05CB9" w:rsidP="00872582">
      <w:pPr>
        <w:pStyle w:val="ListParagraph"/>
        <w:numPr>
          <w:ilvl w:val="0"/>
          <w:numId w:val="13"/>
        </w:numPr>
        <w:rPr>
          <w:sz w:val="22"/>
          <w:szCs w:val="22"/>
        </w:rPr>
      </w:pPr>
      <w:r>
        <w:rPr>
          <w:sz w:val="22"/>
          <w:szCs w:val="22"/>
        </w:rPr>
        <w:t xml:space="preserve">If user selects Deal Number as yes, then a pop up should open and prompt the user to enter deal number and option to verify. </w:t>
      </w:r>
    </w:p>
    <w:p w14:paraId="14A2BFD1" w14:textId="77777777" w:rsidR="00A05CB9" w:rsidRDefault="00A05CB9" w:rsidP="00872582">
      <w:pPr>
        <w:pStyle w:val="ListParagraph"/>
        <w:numPr>
          <w:ilvl w:val="1"/>
          <w:numId w:val="13"/>
        </w:numPr>
        <w:rPr>
          <w:sz w:val="22"/>
          <w:szCs w:val="22"/>
        </w:rPr>
      </w:pPr>
      <w:r>
        <w:rPr>
          <w:sz w:val="22"/>
          <w:szCs w:val="22"/>
        </w:rPr>
        <w:t>On successful verification, the transaction amount and transaction currency will be fetched and displayed in non-editable fields. If user needs to enter different amount again, first needs to toggle to No for the deal number and to then can enter the amount and transaction currency</w:t>
      </w:r>
    </w:p>
    <w:p w14:paraId="42A56E05" w14:textId="77777777" w:rsidR="00A05CB9" w:rsidRDefault="00A05CB9" w:rsidP="00872582">
      <w:pPr>
        <w:pStyle w:val="ListParagraph"/>
        <w:numPr>
          <w:ilvl w:val="1"/>
          <w:numId w:val="13"/>
        </w:numPr>
        <w:rPr>
          <w:sz w:val="22"/>
          <w:szCs w:val="22"/>
        </w:rPr>
      </w:pPr>
      <w:r>
        <w:rPr>
          <w:sz w:val="22"/>
          <w:szCs w:val="22"/>
        </w:rPr>
        <w:t>If deal number verification is failed, invalid deal number message will be displayed.</w:t>
      </w:r>
    </w:p>
    <w:p w14:paraId="367119E0" w14:textId="77777777" w:rsidR="00D93691" w:rsidRDefault="00D93691" w:rsidP="00D93691">
      <w:pPr>
        <w:pStyle w:val="ListParagraph"/>
        <w:numPr>
          <w:ilvl w:val="0"/>
          <w:numId w:val="13"/>
        </w:numPr>
        <w:rPr>
          <w:sz w:val="22"/>
          <w:szCs w:val="22"/>
        </w:rPr>
      </w:pPr>
      <w:r>
        <w:rPr>
          <w:sz w:val="22"/>
          <w:szCs w:val="22"/>
        </w:rPr>
        <w:lastRenderedPageBreak/>
        <w:t>If the future transfer is selected, then the Type, Frequency, Start Date and Number of transactions fields will be enabled.</w:t>
      </w:r>
    </w:p>
    <w:p w14:paraId="6FCEB734" w14:textId="139D890F" w:rsidR="004D1E9F" w:rsidRPr="00D93691" w:rsidRDefault="004D1E9F" w:rsidP="00872582">
      <w:pPr>
        <w:pStyle w:val="ListParagraph"/>
        <w:numPr>
          <w:ilvl w:val="0"/>
          <w:numId w:val="13"/>
        </w:numPr>
        <w:rPr>
          <w:sz w:val="22"/>
          <w:szCs w:val="22"/>
        </w:rPr>
      </w:pPr>
      <w:r w:rsidRPr="00D93691">
        <w:rPr>
          <w:sz w:val="22"/>
          <w:szCs w:val="22"/>
        </w:rPr>
        <w:t xml:space="preserve">If a transaction </w:t>
      </w:r>
      <w:r w:rsidR="00903EA9" w:rsidRPr="00D93691">
        <w:rPr>
          <w:sz w:val="22"/>
          <w:szCs w:val="22"/>
        </w:rPr>
        <w:t>fulfils</w:t>
      </w:r>
      <w:r w:rsidR="00683E2D" w:rsidRPr="00D93691">
        <w:rPr>
          <w:sz w:val="22"/>
          <w:szCs w:val="22"/>
        </w:rPr>
        <w:t xml:space="preserve"> the following details, then </w:t>
      </w:r>
      <w:r w:rsidR="00766C28" w:rsidRPr="00D93691">
        <w:rPr>
          <w:sz w:val="22"/>
          <w:szCs w:val="22"/>
        </w:rPr>
        <w:t xml:space="preserve">by default </w:t>
      </w:r>
      <w:r w:rsidR="00683E2D" w:rsidRPr="00D93691">
        <w:rPr>
          <w:sz w:val="22"/>
          <w:szCs w:val="22"/>
        </w:rPr>
        <w:t xml:space="preserve">this transaction </w:t>
      </w:r>
      <w:r w:rsidR="00766C28" w:rsidRPr="00D93691">
        <w:rPr>
          <w:sz w:val="22"/>
          <w:szCs w:val="22"/>
        </w:rPr>
        <w:t>should</w:t>
      </w:r>
      <w:r w:rsidR="00683E2D" w:rsidRPr="00D93691">
        <w:rPr>
          <w:sz w:val="22"/>
          <w:szCs w:val="22"/>
        </w:rPr>
        <w:t xml:space="preserve"> be initiate</w:t>
      </w:r>
      <w:r w:rsidR="00766C28" w:rsidRPr="00D93691">
        <w:rPr>
          <w:sz w:val="22"/>
          <w:szCs w:val="22"/>
        </w:rPr>
        <w:t>d</w:t>
      </w:r>
      <w:r w:rsidR="00683E2D" w:rsidRPr="00D93691">
        <w:rPr>
          <w:sz w:val="22"/>
          <w:szCs w:val="22"/>
        </w:rPr>
        <w:t xml:space="preserve"> as Instant </w:t>
      </w:r>
      <w:r w:rsidR="00903EA9" w:rsidRPr="00D93691">
        <w:rPr>
          <w:sz w:val="22"/>
          <w:szCs w:val="22"/>
        </w:rPr>
        <w:t>Transfer (IPI):</w:t>
      </w:r>
    </w:p>
    <w:p w14:paraId="46936F3C" w14:textId="3920D33E" w:rsidR="00903EA9" w:rsidRPr="00D93691" w:rsidRDefault="00903EA9" w:rsidP="00872582">
      <w:pPr>
        <w:pStyle w:val="ListParagraph"/>
        <w:numPr>
          <w:ilvl w:val="1"/>
          <w:numId w:val="13"/>
        </w:numPr>
        <w:rPr>
          <w:sz w:val="22"/>
          <w:szCs w:val="22"/>
        </w:rPr>
      </w:pPr>
      <w:r w:rsidRPr="00D93691">
        <w:rPr>
          <w:sz w:val="22"/>
          <w:szCs w:val="22"/>
        </w:rPr>
        <w:t>Transaction Amount is less than the configured limit</w:t>
      </w:r>
    </w:p>
    <w:p w14:paraId="322EC0BA" w14:textId="384C580A" w:rsidR="00903EA9" w:rsidRPr="00D93691" w:rsidRDefault="00903EA9" w:rsidP="00872582">
      <w:pPr>
        <w:pStyle w:val="ListParagraph"/>
        <w:numPr>
          <w:ilvl w:val="1"/>
          <w:numId w:val="13"/>
        </w:numPr>
        <w:rPr>
          <w:sz w:val="22"/>
          <w:szCs w:val="22"/>
        </w:rPr>
      </w:pPr>
      <w:r w:rsidRPr="00D93691">
        <w:rPr>
          <w:sz w:val="22"/>
          <w:szCs w:val="22"/>
        </w:rPr>
        <w:t>Transaction currency is AED</w:t>
      </w:r>
    </w:p>
    <w:p w14:paraId="476F035F" w14:textId="4E2F9C45" w:rsidR="00903EA9" w:rsidRPr="00D93691" w:rsidRDefault="00903EA9" w:rsidP="00872582">
      <w:pPr>
        <w:pStyle w:val="ListParagraph"/>
        <w:numPr>
          <w:ilvl w:val="1"/>
          <w:numId w:val="13"/>
        </w:numPr>
        <w:rPr>
          <w:sz w:val="22"/>
          <w:szCs w:val="22"/>
        </w:rPr>
      </w:pPr>
      <w:r w:rsidRPr="00D93691">
        <w:rPr>
          <w:sz w:val="22"/>
          <w:szCs w:val="22"/>
        </w:rPr>
        <w:t>Beneficiary account accepts IPI transfers</w:t>
      </w:r>
      <w:r w:rsidR="00D93691">
        <w:rPr>
          <w:sz w:val="22"/>
          <w:szCs w:val="22"/>
        </w:rPr>
        <w:t xml:space="preserve"> (validated based on API)</w:t>
      </w:r>
    </w:p>
    <w:p w14:paraId="5A3EDD30" w14:textId="40BAF43C" w:rsidR="00903EA9" w:rsidRPr="00D93691" w:rsidRDefault="00903EA9" w:rsidP="00872582">
      <w:pPr>
        <w:pStyle w:val="ListParagraph"/>
        <w:numPr>
          <w:ilvl w:val="1"/>
          <w:numId w:val="13"/>
        </w:numPr>
        <w:rPr>
          <w:sz w:val="22"/>
          <w:szCs w:val="22"/>
        </w:rPr>
      </w:pPr>
      <w:r w:rsidRPr="00D93691">
        <w:rPr>
          <w:sz w:val="22"/>
          <w:szCs w:val="22"/>
        </w:rPr>
        <w:t>Specific Purpose Code Selected.</w:t>
      </w:r>
    </w:p>
    <w:p w14:paraId="76282E36" w14:textId="7D52E4BB" w:rsidR="00903EA9" w:rsidRDefault="00903EA9" w:rsidP="00872582">
      <w:pPr>
        <w:pStyle w:val="ListParagraph"/>
        <w:numPr>
          <w:ilvl w:val="0"/>
          <w:numId w:val="13"/>
        </w:numPr>
        <w:rPr>
          <w:sz w:val="22"/>
          <w:szCs w:val="22"/>
        </w:rPr>
      </w:pPr>
      <w:r>
        <w:rPr>
          <w:sz w:val="22"/>
          <w:szCs w:val="22"/>
        </w:rPr>
        <w:t>When selecting purpose code in dropdown, should indicate if its applicable for Instant Transfer.</w:t>
      </w:r>
    </w:p>
    <w:p w14:paraId="35393CD2" w14:textId="77777777" w:rsidR="00A05CB9" w:rsidRPr="00761DB7" w:rsidRDefault="00A05CB9" w:rsidP="00872582">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A05CB9" w14:paraId="43FFE4D8"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FDF1489" w14:textId="77777777" w:rsidR="00A05CB9" w:rsidRDefault="00A05CB9" w:rsidP="007B7289">
            <w:proofErr w:type="gramStart"/>
            <w:r>
              <w:rPr>
                <w:rFonts w:ascii="Calibri" w:hAnsi="Calibri" w:cs="Calibri"/>
                <w:b w:val="0"/>
                <w:bCs w:val="0"/>
                <w:color w:val="FFFFFF"/>
              </w:rPr>
              <w:t>#.No</w:t>
            </w:r>
            <w:proofErr w:type="gramEnd"/>
          </w:p>
        </w:tc>
        <w:tc>
          <w:tcPr>
            <w:tcW w:w="1461" w:type="dxa"/>
          </w:tcPr>
          <w:p w14:paraId="5C23BA36"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61AB9FED"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10234009"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335C5331"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77F041EF"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571E646F"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05CB9" w14:paraId="4251DF0A"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AFB093C" w14:textId="77777777" w:rsidR="00A05CB9" w:rsidRPr="001A09D4" w:rsidRDefault="00A05CB9" w:rsidP="00872582">
            <w:pPr>
              <w:pStyle w:val="ListParagraph"/>
              <w:numPr>
                <w:ilvl w:val="0"/>
                <w:numId w:val="28"/>
              </w:numPr>
              <w:spacing w:before="60"/>
              <w:contextualSpacing w:val="0"/>
              <w:jc w:val="both"/>
            </w:pPr>
          </w:p>
        </w:tc>
        <w:tc>
          <w:tcPr>
            <w:tcW w:w="1461" w:type="dxa"/>
          </w:tcPr>
          <w:p w14:paraId="1B9E29AD"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From Account</w:t>
            </w:r>
          </w:p>
        </w:tc>
        <w:tc>
          <w:tcPr>
            <w:tcW w:w="1231" w:type="dxa"/>
          </w:tcPr>
          <w:p w14:paraId="1DB1946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409658D4"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62DAA61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7921A6F9"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1B0FA5A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 xml:space="preserve">By default, the primary account should be selected. </w:t>
            </w:r>
            <w:r>
              <w:br/>
            </w:r>
            <w:r>
              <w:br/>
              <w:t>If only one account is there, it should be defaulted.</w:t>
            </w:r>
          </w:p>
        </w:tc>
      </w:tr>
      <w:tr w:rsidR="00A05CB9" w14:paraId="14622781"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9E65C65" w14:textId="77777777" w:rsidR="00A05CB9" w:rsidRPr="001A09D4" w:rsidRDefault="00A05CB9" w:rsidP="00872582">
            <w:pPr>
              <w:pStyle w:val="ListParagraph"/>
              <w:numPr>
                <w:ilvl w:val="0"/>
                <w:numId w:val="28"/>
              </w:numPr>
              <w:spacing w:before="60"/>
              <w:contextualSpacing w:val="0"/>
              <w:jc w:val="both"/>
            </w:pPr>
          </w:p>
        </w:tc>
        <w:tc>
          <w:tcPr>
            <w:tcW w:w="1461" w:type="dxa"/>
          </w:tcPr>
          <w:p w14:paraId="75737FC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To Account</w:t>
            </w:r>
          </w:p>
        </w:tc>
        <w:tc>
          <w:tcPr>
            <w:tcW w:w="1231" w:type="dxa"/>
          </w:tcPr>
          <w:p w14:paraId="6AF912FC"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705A41C2"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5199A530"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0E630A1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0885E9AC"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Beneficiaries will be displayed on dropdown. On select a beneficiary, the Nick Name will be displayed on the field.</w:t>
            </w:r>
          </w:p>
        </w:tc>
      </w:tr>
      <w:tr w:rsidR="00A05CB9" w14:paraId="70C42216"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492464D" w14:textId="77777777" w:rsidR="00A05CB9" w:rsidRPr="001A09D4" w:rsidRDefault="00A05CB9" w:rsidP="00872582">
            <w:pPr>
              <w:pStyle w:val="ListParagraph"/>
              <w:numPr>
                <w:ilvl w:val="0"/>
                <w:numId w:val="28"/>
              </w:numPr>
              <w:spacing w:before="60"/>
              <w:contextualSpacing w:val="0"/>
              <w:jc w:val="both"/>
            </w:pPr>
          </w:p>
        </w:tc>
        <w:tc>
          <w:tcPr>
            <w:tcW w:w="1461" w:type="dxa"/>
          </w:tcPr>
          <w:p w14:paraId="4A9FA18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Beneficiary details</w:t>
            </w:r>
          </w:p>
        </w:tc>
        <w:tc>
          <w:tcPr>
            <w:tcW w:w="1231" w:type="dxa"/>
          </w:tcPr>
          <w:p w14:paraId="6905BD85"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1C44779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09AD1216"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4F9B7FE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1B85A2D2"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On select a beneficiary, Account Number, Account Currency, and Bank Name will be displayed below the dropdown field.</w:t>
            </w:r>
          </w:p>
        </w:tc>
      </w:tr>
      <w:tr w:rsidR="00A05CB9" w14:paraId="77CB6478"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2F5C90FE" w14:textId="77777777" w:rsidR="00A05CB9" w:rsidRPr="001A09D4" w:rsidRDefault="00A05CB9" w:rsidP="00872582">
            <w:pPr>
              <w:pStyle w:val="ListParagraph"/>
              <w:numPr>
                <w:ilvl w:val="0"/>
                <w:numId w:val="28"/>
              </w:numPr>
              <w:spacing w:before="60"/>
              <w:contextualSpacing w:val="0"/>
              <w:jc w:val="both"/>
            </w:pPr>
          </w:p>
        </w:tc>
        <w:tc>
          <w:tcPr>
            <w:tcW w:w="1461" w:type="dxa"/>
          </w:tcPr>
          <w:p w14:paraId="0D332270"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Deal Number Available</w:t>
            </w:r>
          </w:p>
        </w:tc>
        <w:tc>
          <w:tcPr>
            <w:tcW w:w="1231" w:type="dxa"/>
          </w:tcPr>
          <w:p w14:paraId="7DBCE512"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52ACE13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4D48062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5F2172A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2137E14F"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Option to Select yes or No. On select Yes, need to open pop up</w:t>
            </w:r>
          </w:p>
        </w:tc>
      </w:tr>
      <w:tr w:rsidR="00A05CB9" w14:paraId="081CEE7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0DA4874" w14:textId="77777777" w:rsidR="00A05CB9" w:rsidRPr="001A09D4" w:rsidRDefault="00A05CB9" w:rsidP="00872582">
            <w:pPr>
              <w:pStyle w:val="ListParagraph"/>
              <w:numPr>
                <w:ilvl w:val="0"/>
                <w:numId w:val="28"/>
              </w:numPr>
              <w:spacing w:before="60"/>
              <w:contextualSpacing w:val="0"/>
              <w:jc w:val="both"/>
            </w:pPr>
          </w:p>
        </w:tc>
        <w:tc>
          <w:tcPr>
            <w:tcW w:w="1461" w:type="dxa"/>
          </w:tcPr>
          <w:p w14:paraId="611A6387"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Deal Number</w:t>
            </w:r>
          </w:p>
        </w:tc>
        <w:tc>
          <w:tcPr>
            <w:tcW w:w="1231" w:type="dxa"/>
          </w:tcPr>
          <w:p w14:paraId="4C6926A2"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78FBE09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Alphanumeric without special characters</w:t>
            </w:r>
          </w:p>
        </w:tc>
        <w:tc>
          <w:tcPr>
            <w:tcW w:w="937" w:type="dxa"/>
          </w:tcPr>
          <w:p w14:paraId="71E46648"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12</w:t>
            </w:r>
          </w:p>
        </w:tc>
        <w:tc>
          <w:tcPr>
            <w:tcW w:w="1233" w:type="dxa"/>
          </w:tcPr>
          <w:p w14:paraId="6234DF8D"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CM</w:t>
            </w:r>
          </w:p>
        </w:tc>
        <w:tc>
          <w:tcPr>
            <w:tcW w:w="2732" w:type="dxa"/>
            <w:vMerge w:val="restart"/>
          </w:tcPr>
          <w:p w14:paraId="217106C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On select need to enter the deal number in pop up and on click verify, will fetch the number, amount, and exchange rates.</w:t>
            </w:r>
          </w:p>
        </w:tc>
      </w:tr>
      <w:tr w:rsidR="00A05CB9" w14:paraId="5F6C89A2"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8F5D2C1" w14:textId="77777777" w:rsidR="00A05CB9" w:rsidRPr="001A09D4" w:rsidRDefault="00A05CB9" w:rsidP="00872582">
            <w:pPr>
              <w:pStyle w:val="ListParagraph"/>
              <w:numPr>
                <w:ilvl w:val="0"/>
                <w:numId w:val="28"/>
              </w:numPr>
              <w:spacing w:before="60"/>
              <w:contextualSpacing w:val="0"/>
              <w:jc w:val="both"/>
            </w:pPr>
          </w:p>
        </w:tc>
        <w:tc>
          <w:tcPr>
            <w:tcW w:w="1461" w:type="dxa"/>
          </w:tcPr>
          <w:p w14:paraId="69A3096E"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Verify</w:t>
            </w:r>
          </w:p>
        </w:tc>
        <w:tc>
          <w:tcPr>
            <w:tcW w:w="1231" w:type="dxa"/>
          </w:tcPr>
          <w:p w14:paraId="2EADC09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5AC13AF7"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41FFE9B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11B64FCD"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1A202D0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7D48E2C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1E9041C" w14:textId="77777777" w:rsidR="00A05CB9" w:rsidRPr="001A09D4" w:rsidRDefault="00A05CB9" w:rsidP="00872582">
            <w:pPr>
              <w:pStyle w:val="ListParagraph"/>
              <w:numPr>
                <w:ilvl w:val="0"/>
                <w:numId w:val="28"/>
              </w:numPr>
              <w:spacing w:before="60"/>
              <w:contextualSpacing w:val="0"/>
              <w:jc w:val="both"/>
            </w:pPr>
          </w:p>
        </w:tc>
        <w:tc>
          <w:tcPr>
            <w:tcW w:w="1461" w:type="dxa"/>
          </w:tcPr>
          <w:p w14:paraId="434F9477"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Amount</w:t>
            </w:r>
          </w:p>
        </w:tc>
        <w:tc>
          <w:tcPr>
            <w:tcW w:w="1231" w:type="dxa"/>
          </w:tcPr>
          <w:p w14:paraId="5EFF8174"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0B163262"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6D979B0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9</w:t>
            </w:r>
          </w:p>
        </w:tc>
        <w:tc>
          <w:tcPr>
            <w:tcW w:w="1233" w:type="dxa"/>
          </w:tcPr>
          <w:p w14:paraId="6C22B1E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0A0F053E"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 xml:space="preserve">Option to transfer in both the currencies. By default, should be in beneficiary account currency. </w:t>
            </w:r>
          </w:p>
        </w:tc>
      </w:tr>
      <w:tr w:rsidR="00A05CB9" w14:paraId="7CD9B143"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7030E287" w14:textId="77777777" w:rsidR="00A05CB9" w:rsidRPr="001A09D4" w:rsidRDefault="00A05CB9" w:rsidP="00872582">
            <w:pPr>
              <w:pStyle w:val="ListParagraph"/>
              <w:numPr>
                <w:ilvl w:val="0"/>
                <w:numId w:val="28"/>
              </w:numPr>
              <w:spacing w:before="60"/>
              <w:contextualSpacing w:val="0"/>
              <w:jc w:val="both"/>
            </w:pPr>
          </w:p>
        </w:tc>
        <w:tc>
          <w:tcPr>
            <w:tcW w:w="1461" w:type="dxa"/>
          </w:tcPr>
          <w:p w14:paraId="1E6F4729" w14:textId="2BBB7FC6" w:rsidR="00A05CB9" w:rsidRDefault="00A05CB9" w:rsidP="007B7289">
            <w:pPr>
              <w:cnfStyle w:val="000000000000" w:firstRow="0" w:lastRow="0" w:firstColumn="0" w:lastColumn="0" w:oddVBand="0" w:evenVBand="0" w:oddHBand="0" w:evenHBand="0" w:firstRowFirstColumn="0" w:firstRowLastColumn="0" w:lastRowFirstColumn="0" w:lastRowLastColumn="0"/>
            </w:pPr>
            <w:r>
              <w:t xml:space="preserve">Exchange </w:t>
            </w:r>
            <w:r w:rsidR="00CB74B7">
              <w:t>Amount</w:t>
            </w:r>
          </w:p>
        </w:tc>
        <w:tc>
          <w:tcPr>
            <w:tcW w:w="1231" w:type="dxa"/>
          </w:tcPr>
          <w:p w14:paraId="2E09BBF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467C1AC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221BA19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191366F7"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1861D94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Will display the other currency than the selected one.</w:t>
            </w:r>
          </w:p>
        </w:tc>
      </w:tr>
      <w:tr w:rsidR="004779DD" w14:paraId="32B5BAE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6725F2F" w14:textId="77777777" w:rsidR="004779DD" w:rsidRPr="001A09D4" w:rsidRDefault="004779DD" w:rsidP="004779DD">
            <w:pPr>
              <w:pStyle w:val="ListParagraph"/>
              <w:numPr>
                <w:ilvl w:val="0"/>
                <w:numId w:val="28"/>
              </w:numPr>
              <w:spacing w:before="60"/>
              <w:contextualSpacing w:val="0"/>
              <w:jc w:val="both"/>
            </w:pPr>
          </w:p>
        </w:tc>
        <w:tc>
          <w:tcPr>
            <w:tcW w:w="1461" w:type="dxa"/>
          </w:tcPr>
          <w:p w14:paraId="2CBA740E" w14:textId="133CC398" w:rsidR="004779DD" w:rsidRDefault="004779DD" w:rsidP="004779DD">
            <w:pPr>
              <w:cnfStyle w:val="000000100000" w:firstRow="0" w:lastRow="0" w:firstColumn="0" w:lastColumn="0" w:oddVBand="0" w:evenVBand="0" w:oddHBand="1" w:evenHBand="0" w:firstRowFirstColumn="0" w:firstRowLastColumn="0" w:lastRowFirstColumn="0" w:lastRowLastColumn="0"/>
            </w:pPr>
            <w:r>
              <w:t>Purpose Category</w:t>
            </w:r>
          </w:p>
        </w:tc>
        <w:tc>
          <w:tcPr>
            <w:tcW w:w="1231" w:type="dxa"/>
          </w:tcPr>
          <w:p w14:paraId="0802F8BC" w14:textId="2E3A9231" w:rsidR="004779DD" w:rsidRDefault="004779DD" w:rsidP="004779DD">
            <w:pPr>
              <w:cnfStyle w:val="000000100000" w:firstRow="0" w:lastRow="0" w:firstColumn="0" w:lastColumn="0" w:oddVBand="0" w:evenVBand="0" w:oddHBand="1" w:evenHBand="0" w:firstRowFirstColumn="0" w:firstRowLastColumn="0" w:lastRowFirstColumn="0" w:lastRowLastColumn="0"/>
            </w:pPr>
            <w:r>
              <w:t>Radio Button</w:t>
            </w:r>
          </w:p>
        </w:tc>
        <w:tc>
          <w:tcPr>
            <w:tcW w:w="1421" w:type="dxa"/>
          </w:tcPr>
          <w:p w14:paraId="750CE7E3"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937" w:type="dxa"/>
          </w:tcPr>
          <w:p w14:paraId="0B28D406"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233" w:type="dxa"/>
          </w:tcPr>
          <w:p w14:paraId="385A94AA" w14:textId="58F49365" w:rsidR="004779DD" w:rsidRDefault="004779DD" w:rsidP="004779DD">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0606173A" w14:textId="07110877" w:rsidR="004779DD" w:rsidRDefault="004779DD" w:rsidP="004779DD">
            <w:pPr>
              <w:cnfStyle w:val="000000100000" w:firstRow="0" w:lastRow="0" w:firstColumn="0" w:lastColumn="0" w:oddVBand="0" w:evenVBand="0" w:oddHBand="1" w:evenHBand="0" w:firstRowFirstColumn="0" w:firstRowLastColumn="0" w:lastRowFirstColumn="0" w:lastRowLastColumn="0"/>
            </w:pPr>
            <w:r>
              <w:t>Personal, Corporate, Others</w:t>
            </w:r>
          </w:p>
        </w:tc>
      </w:tr>
      <w:tr w:rsidR="004779DD" w14:paraId="0565D561"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25CCA1E" w14:textId="77777777" w:rsidR="004779DD" w:rsidRPr="001A09D4" w:rsidRDefault="004779DD" w:rsidP="004779DD">
            <w:pPr>
              <w:pStyle w:val="ListParagraph"/>
              <w:numPr>
                <w:ilvl w:val="0"/>
                <w:numId w:val="28"/>
              </w:numPr>
              <w:spacing w:before="60"/>
              <w:contextualSpacing w:val="0"/>
              <w:jc w:val="both"/>
            </w:pPr>
          </w:p>
        </w:tc>
        <w:tc>
          <w:tcPr>
            <w:tcW w:w="1461" w:type="dxa"/>
          </w:tcPr>
          <w:p w14:paraId="3CC28983" w14:textId="337E74C1" w:rsidR="004779DD" w:rsidRDefault="004779DD" w:rsidP="004779DD">
            <w:pPr>
              <w:cnfStyle w:val="000000000000" w:firstRow="0" w:lastRow="0" w:firstColumn="0" w:lastColumn="0" w:oddVBand="0" w:evenVBand="0" w:oddHBand="0" w:evenHBand="0" w:firstRowFirstColumn="0" w:firstRowLastColumn="0" w:lastRowFirstColumn="0" w:lastRowLastColumn="0"/>
            </w:pPr>
            <w:r>
              <w:t>Purpose of Transfer</w:t>
            </w:r>
          </w:p>
        </w:tc>
        <w:tc>
          <w:tcPr>
            <w:tcW w:w="1231" w:type="dxa"/>
          </w:tcPr>
          <w:p w14:paraId="0E222B4E" w14:textId="1551DA72" w:rsidR="004779DD" w:rsidRDefault="004779DD" w:rsidP="004779DD">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4FE4091B"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937" w:type="dxa"/>
          </w:tcPr>
          <w:p w14:paraId="7A3E2C5E"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233" w:type="dxa"/>
          </w:tcPr>
          <w:p w14:paraId="3E391101" w14:textId="00360216" w:rsidR="004779DD" w:rsidRDefault="004779DD" w:rsidP="004779DD">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2E4E1AC5" w14:textId="32FAC216" w:rsidR="004779DD" w:rsidRDefault="004779DD" w:rsidP="004779DD">
            <w:pPr>
              <w:cnfStyle w:val="000000000000" w:firstRow="0" w:lastRow="0" w:firstColumn="0" w:lastColumn="0" w:oddVBand="0" w:evenVBand="0" w:oddHBand="0" w:evenHBand="0" w:firstRowFirstColumn="0" w:firstRowLastColumn="0" w:lastRowFirstColumn="0" w:lastRowLastColumn="0"/>
            </w:pPr>
            <w:r>
              <w:t>List of purpose will be displayed in dropdown based on purpose category selection</w:t>
            </w:r>
          </w:p>
        </w:tc>
      </w:tr>
      <w:tr w:rsidR="00A05CB9" w14:paraId="4DE1CBAF"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0CFF78E" w14:textId="77777777" w:rsidR="00A05CB9" w:rsidRPr="001A09D4" w:rsidRDefault="00A05CB9" w:rsidP="00872582">
            <w:pPr>
              <w:pStyle w:val="ListParagraph"/>
              <w:numPr>
                <w:ilvl w:val="0"/>
                <w:numId w:val="28"/>
              </w:numPr>
              <w:spacing w:before="60"/>
              <w:contextualSpacing w:val="0"/>
              <w:jc w:val="both"/>
              <w:rPr>
                <w:b w:val="0"/>
                <w:bCs w:val="0"/>
              </w:rPr>
            </w:pPr>
          </w:p>
        </w:tc>
        <w:tc>
          <w:tcPr>
            <w:tcW w:w="1461" w:type="dxa"/>
          </w:tcPr>
          <w:p w14:paraId="4558A89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Description</w:t>
            </w:r>
          </w:p>
        </w:tc>
        <w:tc>
          <w:tcPr>
            <w:tcW w:w="1231" w:type="dxa"/>
          </w:tcPr>
          <w:p w14:paraId="7547ECC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6352E694"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Alphanumeric</w:t>
            </w:r>
          </w:p>
        </w:tc>
        <w:tc>
          <w:tcPr>
            <w:tcW w:w="937" w:type="dxa"/>
          </w:tcPr>
          <w:p w14:paraId="7E64B1C6"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7804FC5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7251F99C"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r>
      <w:tr w:rsidR="00D93691" w14:paraId="4A1CDEB8"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6A4FD5B5" w14:textId="77777777" w:rsidR="00D93691" w:rsidRPr="001A09D4" w:rsidRDefault="00D93691" w:rsidP="00D93691">
            <w:pPr>
              <w:pStyle w:val="ListParagraph"/>
              <w:numPr>
                <w:ilvl w:val="0"/>
                <w:numId w:val="28"/>
              </w:numPr>
              <w:spacing w:before="60"/>
              <w:contextualSpacing w:val="0"/>
              <w:jc w:val="both"/>
              <w:rPr>
                <w:b w:val="0"/>
                <w:bCs w:val="0"/>
              </w:rPr>
            </w:pPr>
          </w:p>
        </w:tc>
        <w:tc>
          <w:tcPr>
            <w:tcW w:w="1461" w:type="dxa"/>
          </w:tcPr>
          <w:p w14:paraId="13C6787E" w14:textId="4A914EF2" w:rsidR="00D93691" w:rsidRDefault="00D93691" w:rsidP="00D93691">
            <w:pPr>
              <w:cnfStyle w:val="000000000000" w:firstRow="0" w:lastRow="0" w:firstColumn="0" w:lastColumn="0" w:oddVBand="0" w:evenVBand="0" w:oddHBand="0" w:evenHBand="0" w:firstRowFirstColumn="0" w:firstRowLastColumn="0" w:lastRowFirstColumn="0" w:lastRowLastColumn="0"/>
            </w:pPr>
            <w:r>
              <w:t>Future Transfer</w:t>
            </w:r>
          </w:p>
        </w:tc>
        <w:tc>
          <w:tcPr>
            <w:tcW w:w="1231" w:type="dxa"/>
          </w:tcPr>
          <w:p w14:paraId="4009374A" w14:textId="4CE42ECD" w:rsidR="00D93691" w:rsidRDefault="00D93691" w:rsidP="00D93691">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3C9AF098"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937" w:type="dxa"/>
          </w:tcPr>
          <w:p w14:paraId="1F0CC17A"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1233" w:type="dxa"/>
          </w:tcPr>
          <w:p w14:paraId="47671905"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2732" w:type="dxa"/>
          </w:tcPr>
          <w:p w14:paraId="5937BB64"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r>
              <w:t>If user click transfer later, future date would be allowed.</w:t>
            </w:r>
          </w:p>
        </w:tc>
      </w:tr>
      <w:tr w:rsidR="00D93691" w14:paraId="0535E55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0990831" w14:textId="77777777" w:rsidR="00D93691" w:rsidRPr="001A09D4" w:rsidRDefault="00D93691" w:rsidP="00D93691">
            <w:pPr>
              <w:pStyle w:val="ListParagraph"/>
              <w:numPr>
                <w:ilvl w:val="0"/>
                <w:numId w:val="28"/>
              </w:numPr>
              <w:spacing w:before="60"/>
              <w:contextualSpacing w:val="0"/>
              <w:jc w:val="both"/>
              <w:rPr>
                <w:b w:val="0"/>
                <w:bCs w:val="0"/>
              </w:rPr>
            </w:pPr>
          </w:p>
        </w:tc>
        <w:tc>
          <w:tcPr>
            <w:tcW w:w="1461" w:type="dxa"/>
          </w:tcPr>
          <w:p w14:paraId="19DC275B" w14:textId="172488D8" w:rsidR="00D93691" w:rsidRDefault="00D93691" w:rsidP="00D93691">
            <w:pPr>
              <w:cnfStyle w:val="000000100000" w:firstRow="0" w:lastRow="0" w:firstColumn="0" w:lastColumn="0" w:oddVBand="0" w:evenVBand="0" w:oddHBand="1" w:evenHBand="0" w:firstRowFirstColumn="0" w:firstRowLastColumn="0" w:lastRowFirstColumn="0" w:lastRowLastColumn="0"/>
            </w:pPr>
            <w:r>
              <w:t>Type</w:t>
            </w:r>
          </w:p>
        </w:tc>
        <w:tc>
          <w:tcPr>
            <w:tcW w:w="1231" w:type="dxa"/>
          </w:tcPr>
          <w:p w14:paraId="2DDE8296" w14:textId="475548C6" w:rsidR="00D93691" w:rsidRDefault="00D93691" w:rsidP="00D93691">
            <w:pPr>
              <w:cnfStyle w:val="000000100000" w:firstRow="0" w:lastRow="0" w:firstColumn="0" w:lastColumn="0" w:oddVBand="0" w:evenVBand="0" w:oddHBand="1" w:evenHBand="0" w:firstRowFirstColumn="0" w:firstRowLastColumn="0" w:lastRowFirstColumn="0" w:lastRowLastColumn="0"/>
            </w:pPr>
            <w:r>
              <w:t>Tab</w:t>
            </w:r>
          </w:p>
        </w:tc>
        <w:tc>
          <w:tcPr>
            <w:tcW w:w="1421" w:type="dxa"/>
          </w:tcPr>
          <w:p w14:paraId="4C4474A1"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937" w:type="dxa"/>
          </w:tcPr>
          <w:p w14:paraId="793B30E8"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1233" w:type="dxa"/>
          </w:tcPr>
          <w:p w14:paraId="6ED02E1D" w14:textId="2DD5C05A" w:rsidR="00D93691" w:rsidRDefault="00D93691" w:rsidP="00D93691">
            <w:pPr>
              <w:cnfStyle w:val="000000100000" w:firstRow="0" w:lastRow="0" w:firstColumn="0" w:lastColumn="0" w:oddVBand="0" w:evenVBand="0" w:oddHBand="1" w:evenHBand="0" w:firstRowFirstColumn="0" w:firstRowLastColumn="0" w:lastRowFirstColumn="0" w:lastRowLastColumn="0"/>
            </w:pPr>
            <w:r>
              <w:t>CM</w:t>
            </w:r>
          </w:p>
        </w:tc>
        <w:tc>
          <w:tcPr>
            <w:tcW w:w="2732" w:type="dxa"/>
          </w:tcPr>
          <w:p w14:paraId="4385F5DD"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r>
              <w:t>On select Yes, schedule transaction details will be captured.</w:t>
            </w:r>
          </w:p>
        </w:tc>
      </w:tr>
      <w:tr w:rsidR="00D93691" w14:paraId="522F23B8"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7FAC346F" w14:textId="77777777" w:rsidR="00D93691" w:rsidRPr="001A09D4" w:rsidRDefault="00D93691" w:rsidP="00D93691">
            <w:pPr>
              <w:pStyle w:val="ListParagraph"/>
              <w:numPr>
                <w:ilvl w:val="0"/>
                <w:numId w:val="28"/>
              </w:numPr>
              <w:spacing w:before="60"/>
              <w:contextualSpacing w:val="0"/>
              <w:jc w:val="both"/>
              <w:rPr>
                <w:b w:val="0"/>
                <w:bCs w:val="0"/>
              </w:rPr>
            </w:pPr>
          </w:p>
        </w:tc>
        <w:tc>
          <w:tcPr>
            <w:tcW w:w="1461" w:type="dxa"/>
          </w:tcPr>
          <w:p w14:paraId="0C6493DE" w14:textId="6716026F" w:rsidR="00D93691" w:rsidRDefault="00D93691" w:rsidP="00D93691">
            <w:pPr>
              <w:cnfStyle w:val="000000000000" w:firstRow="0" w:lastRow="0" w:firstColumn="0" w:lastColumn="0" w:oddVBand="0" w:evenVBand="0" w:oddHBand="0" w:evenHBand="0" w:firstRowFirstColumn="0" w:firstRowLastColumn="0" w:lastRowFirstColumn="0" w:lastRowLastColumn="0"/>
            </w:pPr>
            <w:r>
              <w:t>Frequency</w:t>
            </w:r>
          </w:p>
        </w:tc>
        <w:tc>
          <w:tcPr>
            <w:tcW w:w="1231" w:type="dxa"/>
          </w:tcPr>
          <w:p w14:paraId="098963C6" w14:textId="03A4F2EA" w:rsidR="00D93691" w:rsidRDefault="00D93691" w:rsidP="00D93691">
            <w:pPr>
              <w:cnfStyle w:val="000000000000" w:firstRow="0" w:lastRow="0" w:firstColumn="0" w:lastColumn="0" w:oddVBand="0" w:evenVBand="0" w:oddHBand="0" w:evenHBand="0" w:firstRowFirstColumn="0" w:firstRowLastColumn="0" w:lastRowFirstColumn="0" w:lastRowLastColumn="0"/>
            </w:pPr>
            <w:r>
              <w:t>Tab</w:t>
            </w:r>
          </w:p>
        </w:tc>
        <w:tc>
          <w:tcPr>
            <w:tcW w:w="1421" w:type="dxa"/>
          </w:tcPr>
          <w:p w14:paraId="76C55847"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937" w:type="dxa"/>
          </w:tcPr>
          <w:p w14:paraId="0BD88239"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1233" w:type="dxa"/>
          </w:tcPr>
          <w:p w14:paraId="0C0883E0" w14:textId="45A086FE" w:rsidR="00D93691" w:rsidRDefault="00D93691" w:rsidP="00D93691">
            <w:pPr>
              <w:cnfStyle w:val="000000000000" w:firstRow="0" w:lastRow="0" w:firstColumn="0" w:lastColumn="0" w:oddVBand="0" w:evenVBand="0" w:oddHBand="0" w:evenHBand="0" w:firstRowFirstColumn="0" w:firstRowLastColumn="0" w:lastRowFirstColumn="0" w:lastRowLastColumn="0"/>
            </w:pPr>
            <w:r>
              <w:t>CM</w:t>
            </w:r>
          </w:p>
        </w:tc>
        <w:tc>
          <w:tcPr>
            <w:tcW w:w="2732" w:type="dxa"/>
            <w:vMerge w:val="restart"/>
          </w:tcPr>
          <w:p w14:paraId="3DB7E092"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r>
              <w:t>Applicable only when Standing order is selected</w:t>
            </w:r>
          </w:p>
        </w:tc>
      </w:tr>
      <w:tr w:rsidR="00A05CB9" w14:paraId="00B6DA8E"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57A2C26" w14:textId="77777777" w:rsidR="00A05CB9" w:rsidRPr="001A09D4" w:rsidRDefault="00A05CB9" w:rsidP="00872582">
            <w:pPr>
              <w:pStyle w:val="ListParagraph"/>
              <w:numPr>
                <w:ilvl w:val="0"/>
                <w:numId w:val="28"/>
              </w:numPr>
              <w:spacing w:before="60"/>
              <w:contextualSpacing w:val="0"/>
              <w:jc w:val="both"/>
              <w:rPr>
                <w:b w:val="0"/>
                <w:bCs w:val="0"/>
              </w:rPr>
            </w:pPr>
          </w:p>
        </w:tc>
        <w:tc>
          <w:tcPr>
            <w:tcW w:w="1461" w:type="dxa"/>
          </w:tcPr>
          <w:p w14:paraId="6AFC93A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Start Date</w:t>
            </w:r>
          </w:p>
        </w:tc>
        <w:tc>
          <w:tcPr>
            <w:tcW w:w="1231" w:type="dxa"/>
          </w:tcPr>
          <w:p w14:paraId="76B881FE"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Date Picker</w:t>
            </w:r>
          </w:p>
        </w:tc>
        <w:tc>
          <w:tcPr>
            <w:tcW w:w="1421" w:type="dxa"/>
          </w:tcPr>
          <w:p w14:paraId="1F5FECE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3E0F341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684EA468"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CM</w:t>
            </w:r>
          </w:p>
        </w:tc>
        <w:tc>
          <w:tcPr>
            <w:tcW w:w="2732" w:type="dxa"/>
            <w:vMerge/>
          </w:tcPr>
          <w:p w14:paraId="2C06174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r>
      <w:tr w:rsidR="00A05CB9" w14:paraId="61E47FEC"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1EB2712" w14:textId="77777777" w:rsidR="00A05CB9" w:rsidRPr="001A09D4" w:rsidRDefault="00A05CB9" w:rsidP="00872582">
            <w:pPr>
              <w:pStyle w:val="ListParagraph"/>
              <w:numPr>
                <w:ilvl w:val="0"/>
                <w:numId w:val="28"/>
              </w:numPr>
              <w:spacing w:before="60"/>
              <w:contextualSpacing w:val="0"/>
              <w:jc w:val="both"/>
              <w:rPr>
                <w:b w:val="0"/>
                <w:bCs w:val="0"/>
              </w:rPr>
            </w:pPr>
          </w:p>
        </w:tc>
        <w:tc>
          <w:tcPr>
            <w:tcW w:w="1461" w:type="dxa"/>
          </w:tcPr>
          <w:p w14:paraId="35469AD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No of Transactions</w:t>
            </w:r>
          </w:p>
        </w:tc>
        <w:tc>
          <w:tcPr>
            <w:tcW w:w="1231" w:type="dxa"/>
          </w:tcPr>
          <w:p w14:paraId="70AEB2AE"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7909B1D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03F84147"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65ECEEDF"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4D94D60D"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6B0C5A86"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60C5A5A" w14:textId="77777777" w:rsidR="00A05CB9" w:rsidRPr="001A09D4" w:rsidRDefault="00A05CB9" w:rsidP="00872582">
            <w:pPr>
              <w:pStyle w:val="ListParagraph"/>
              <w:numPr>
                <w:ilvl w:val="0"/>
                <w:numId w:val="28"/>
              </w:numPr>
              <w:spacing w:before="60"/>
              <w:contextualSpacing w:val="0"/>
              <w:jc w:val="both"/>
            </w:pPr>
          </w:p>
        </w:tc>
        <w:tc>
          <w:tcPr>
            <w:tcW w:w="1461" w:type="dxa"/>
          </w:tcPr>
          <w:p w14:paraId="72F2EB76"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6C3FF39E"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6C71E80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68DE9F6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3F96AE1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12A1FA4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A05CB9" w14:paraId="07822A2A"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3F9BEDD" w14:textId="77777777" w:rsidR="00A05CB9" w:rsidRPr="001A09D4" w:rsidRDefault="00A05CB9" w:rsidP="00872582">
            <w:pPr>
              <w:pStyle w:val="ListParagraph"/>
              <w:numPr>
                <w:ilvl w:val="0"/>
                <w:numId w:val="28"/>
              </w:numPr>
              <w:spacing w:before="60"/>
              <w:contextualSpacing w:val="0"/>
              <w:jc w:val="both"/>
            </w:pPr>
          </w:p>
        </w:tc>
        <w:tc>
          <w:tcPr>
            <w:tcW w:w="1461" w:type="dxa"/>
          </w:tcPr>
          <w:p w14:paraId="2F1C0B9D"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61F64C0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40CF2852"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664A96B9"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5685153E"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4A8CC3C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153FF52D" w14:textId="77777777" w:rsidR="00A05CB9" w:rsidRPr="00B63917" w:rsidRDefault="00A05CB9"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51AD7C30" w14:textId="77777777" w:rsidR="00A05CB9" w:rsidRPr="00B63917" w:rsidRDefault="00A05CB9"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27982FE0" w14:textId="77777777" w:rsidR="00A05CB9" w:rsidRPr="00624762" w:rsidRDefault="00A05CB9" w:rsidP="00A05CB9">
      <w:pPr>
        <w:ind w:firstLine="426"/>
        <w:rPr>
          <w:b/>
          <w:bCs/>
          <w:sz w:val="22"/>
          <w:szCs w:val="22"/>
        </w:rPr>
      </w:pPr>
      <w:r w:rsidRPr="00624762">
        <w:rPr>
          <w:b/>
          <w:bCs/>
          <w:sz w:val="22"/>
          <w:szCs w:val="22"/>
        </w:rPr>
        <w:t>Validations:</w:t>
      </w:r>
    </w:p>
    <w:p w14:paraId="608B1B15" w14:textId="71676DF0" w:rsidR="00A05CB9" w:rsidRDefault="00A05CB9" w:rsidP="00872582">
      <w:pPr>
        <w:pStyle w:val="ListParagraph"/>
        <w:numPr>
          <w:ilvl w:val="0"/>
          <w:numId w:val="13"/>
        </w:numPr>
        <w:rPr>
          <w:sz w:val="22"/>
          <w:szCs w:val="22"/>
        </w:rPr>
      </w:pPr>
      <w:r>
        <w:rPr>
          <w:sz w:val="22"/>
          <w:szCs w:val="22"/>
        </w:rPr>
        <w:t>When deal code is entered, user can’t select Future Date</w:t>
      </w:r>
      <w:r w:rsidR="00D93691">
        <w:rPr>
          <w:sz w:val="22"/>
          <w:szCs w:val="22"/>
        </w:rPr>
        <w:t>d transfer</w:t>
      </w:r>
      <w:r>
        <w:rPr>
          <w:sz w:val="22"/>
          <w:szCs w:val="22"/>
        </w:rPr>
        <w:t xml:space="preserve">. Applicable only for immediate transfer. </w:t>
      </w:r>
    </w:p>
    <w:p w14:paraId="16A36514" w14:textId="77777777" w:rsidR="00A05CB9" w:rsidRPr="00FB6F39" w:rsidRDefault="00A05CB9" w:rsidP="00A05CB9">
      <w:pPr>
        <w:ind w:left="426"/>
        <w:rPr>
          <w:b/>
          <w:bCs/>
          <w:sz w:val="24"/>
          <w:szCs w:val="24"/>
        </w:rPr>
      </w:pPr>
      <w:r w:rsidRPr="00FB6F39">
        <w:rPr>
          <w:b/>
          <w:bCs/>
          <w:sz w:val="24"/>
          <w:szCs w:val="24"/>
        </w:rPr>
        <w:t>Screen 2 (Confirmation):</w:t>
      </w:r>
    </w:p>
    <w:p w14:paraId="15696BEA" w14:textId="77777777" w:rsidR="00A05CB9" w:rsidRDefault="00A05CB9" w:rsidP="00872582">
      <w:pPr>
        <w:pStyle w:val="ListParagraph"/>
        <w:numPr>
          <w:ilvl w:val="0"/>
          <w:numId w:val="13"/>
        </w:numPr>
        <w:rPr>
          <w:sz w:val="22"/>
          <w:szCs w:val="22"/>
        </w:rPr>
      </w:pPr>
      <w:r>
        <w:rPr>
          <w:sz w:val="22"/>
          <w:szCs w:val="22"/>
        </w:rPr>
        <w:t>This section is for the customer to verify all the details entered in the previous screen.</w:t>
      </w:r>
    </w:p>
    <w:p w14:paraId="085DAA9B" w14:textId="77777777" w:rsidR="00A05CB9" w:rsidRPr="00FB6F39" w:rsidRDefault="00A05CB9" w:rsidP="00872582">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05CB9" w14:paraId="1E0D1CAF"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C66B170" w14:textId="77777777" w:rsidR="00A05CB9" w:rsidRDefault="00A05CB9" w:rsidP="007B7289">
            <w:proofErr w:type="gramStart"/>
            <w:r>
              <w:rPr>
                <w:rFonts w:ascii="Calibri" w:hAnsi="Calibri" w:cs="Calibri"/>
                <w:b w:val="0"/>
                <w:bCs w:val="0"/>
                <w:color w:val="FFFFFF"/>
              </w:rPr>
              <w:t>#.No</w:t>
            </w:r>
            <w:proofErr w:type="gramEnd"/>
          </w:p>
        </w:tc>
        <w:tc>
          <w:tcPr>
            <w:tcW w:w="1675" w:type="dxa"/>
          </w:tcPr>
          <w:p w14:paraId="5AB1C0D8"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70401048"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64BD96FC"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58563310"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7DF1CDC4"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406FDA0E"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05CB9" w14:paraId="4BFB31D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81237FE" w14:textId="77777777" w:rsidR="00A05CB9" w:rsidRPr="004B0B79" w:rsidRDefault="00A05CB9" w:rsidP="00872582">
            <w:pPr>
              <w:pStyle w:val="ListParagraph"/>
              <w:numPr>
                <w:ilvl w:val="0"/>
                <w:numId w:val="29"/>
              </w:numPr>
              <w:spacing w:before="60"/>
              <w:contextualSpacing w:val="0"/>
              <w:jc w:val="both"/>
            </w:pPr>
          </w:p>
        </w:tc>
        <w:tc>
          <w:tcPr>
            <w:tcW w:w="1675" w:type="dxa"/>
          </w:tcPr>
          <w:p w14:paraId="6DFB03F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51D4A60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65F1248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6F13BA77"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62E55C7E"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141A31F5"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r>
      <w:tr w:rsidR="00A05CB9" w14:paraId="2D5E4F0F"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7EB4A50D" w14:textId="77777777" w:rsidR="00A05CB9" w:rsidRPr="004B0B79" w:rsidRDefault="00A05CB9" w:rsidP="00872582">
            <w:pPr>
              <w:pStyle w:val="ListParagraph"/>
              <w:numPr>
                <w:ilvl w:val="0"/>
                <w:numId w:val="29"/>
              </w:numPr>
              <w:spacing w:before="60"/>
              <w:contextualSpacing w:val="0"/>
              <w:jc w:val="both"/>
            </w:pPr>
          </w:p>
        </w:tc>
        <w:tc>
          <w:tcPr>
            <w:tcW w:w="1675" w:type="dxa"/>
          </w:tcPr>
          <w:p w14:paraId="732CE5A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To Account</w:t>
            </w:r>
          </w:p>
        </w:tc>
        <w:tc>
          <w:tcPr>
            <w:tcW w:w="1335" w:type="dxa"/>
          </w:tcPr>
          <w:p w14:paraId="1C72E9F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7F85BE4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48E0BF8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7121221E"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1F26C4F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695FB614"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60BAF72" w14:textId="77777777" w:rsidR="00A05CB9" w:rsidRPr="004B0B79" w:rsidRDefault="00A05CB9" w:rsidP="00872582">
            <w:pPr>
              <w:pStyle w:val="ListParagraph"/>
              <w:numPr>
                <w:ilvl w:val="0"/>
                <w:numId w:val="29"/>
              </w:numPr>
              <w:spacing w:before="60"/>
              <w:contextualSpacing w:val="0"/>
              <w:jc w:val="both"/>
            </w:pPr>
          </w:p>
        </w:tc>
        <w:tc>
          <w:tcPr>
            <w:tcW w:w="1675" w:type="dxa"/>
          </w:tcPr>
          <w:p w14:paraId="59565658"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Deal Number</w:t>
            </w:r>
          </w:p>
        </w:tc>
        <w:tc>
          <w:tcPr>
            <w:tcW w:w="1335" w:type="dxa"/>
          </w:tcPr>
          <w:p w14:paraId="603B5512"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467" w:type="dxa"/>
          </w:tcPr>
          <w:p w14:paraId="5F3B6AF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0583F80D"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32CFCE89"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6933200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Only if entered in previous screen</w:t>
            </w:r>
          </w:p>
        </w:tc>
      </w:tr>
      <w:tr w:rsidR="00A05CB9" w14:paraId="2A648218"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17D916CD" w14:textId="77777777" w:rsidR="00A05CB9" w:rsidRPr="004B0B79" w:rsidRDefault="00A05CB9" w:rsidP="00872582">
            <w:pPr>
              <w:pStyle w:val="ListParagraph"/>
              <w:numPr>
                <w:ilvl w:val="0"/>
                <w:numId w:val="29"/>
              </w:numPr>
              <w:spacing w:before="60"/>
              <w:contextualSpacing w:val="0"/>
              <w:jc w:val="both"/>
            </w:pPr>
          </w:p>
        </w:tc>
        <w:tc>
          <w:tcPr>
            <w:tcW w:w="1675" w:type="dxa"/>
          </w:tcPr>
          <w:p w14:paraId="7E4C81C6"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Amount and Currency</w:t>
            </w:r>
          </w:p>
        </w:tc>
        <w:tc>
          <w:tcPr>
            <w:tcW w:w="1335" w:type="dxa"/>
          </w:tcPr>
          <w:p w14:paraId="581B77D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30D0ACE6"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5085C5D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37031A6D"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0D199B39"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692A4BE4"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CDFA8E2" w14:textId="77777777" w:rsidR="00A05CB9" w:rsidRPr="004B0B79" w:rsidRDefault="00A05CB9" w:rsidP="00872582">
            <w:pPr>
              <w:pStyle w:val="ListParagraph"/>
              <w:numPr>
                <w:ilvl w:val="0"/>
                <w:numId w:val="29"/>
              </w:numPr>
              <w:spacing w:before="60"/>
              <w:contextualSpacing w:val="0"/>
              <w:jc w:val="both"/>
            </w:pPr>
          </w:p>
        </w:tc>
        <w:tc>
          <w:tcPr>
            <w:tcW w:w="1675" w:type="dxa"/>
          </w:tcPr>
          <w:p w14:paraId="5B5EE1F5" w14:textId="4B37F78D" w:rsidR="00A05CB9" w:rsidRDefault="00A05CB9" w:rsidP="007B7289">
            <w:pPr>
              <w:cnfStyle w:val="000000100000" w:firstRow="0" w:lastRow="0" w:firstColumn="0" w:lastColumn="0" w:oddVBand="0" w:evenVBand="0" w:oddHBand="1" w:evenHBand="0" w:firstRowFirstColumn="0" w:firstRowLastColumn="0" w:lastRowFirstColumn="0" w:lastRowLastColumn="0"/>
            </w:pPr>
            <w:r>
              <w:t xml:space="preserve">Exchange </w:t>
            </w:r>
            <w:r w:rsidR="00CB74B7">
              <w:t>Amount</w:t>
            </w:r>
          </w:p>
        </w:tc>
        <w:tc>
          <w:tcPr>
            <w:tcW w:w="1335" w:type="dxa"/>
          </w:tcPr>
          <w:p w14:paraId="620F5795"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019FD855"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6C3AE94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2B133B2E"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1BD22D8D"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Only if the transaction is cross currency</w:t>
            </w:r>
          </w:p>
        </w:tc>
      </w:tr>
      <w:tr w:rsidR="00A05CB9" w14:paraId="12994A87"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16AE6995" w14:textId="77777777" w:rsidR="00A05CB9" w:rsidRPr="004B0B79" w:rsidRDefault="00A05CB9" w:rsidP="00872582">
            <w:pPr>
              <w:pStyle w:val="ListParagraph"/>
              <w:numPr>
                <w:ilvl w:val="0"/>
                <w:numId w:val="29"/>
              </w:numPr>
              <w:spacing w:before="60"/>
              <w:contextualSpacing w:val="0"/>
              <w:jc w:val="both"/>
            </w:pPr>
          </w:p>
        </w:tc>
        <w:tc>
          <w:tcPr>
            <w:tcW w:w="1675" w:type="dxa"/>
          </w:tcPr>
          <w:p w14:paraId="3C15475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Charges</w:t>
            </w:r>
          </w:p>
        </w:tc>
        <w:tc>
          <w:tcPr>
            <w:tcW w:w="1335" w:type="dxa"/>
          </w:tcPr>
          <w:p w14:paraId="175F39D0"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3B39AC8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2E9D0B0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59BC6CF9"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2CAD621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If free also, it should be displayed as 0.</w:t>
            </w:r>
          </w:p>
        </w:tc>
      </w:tr>
      <w:tr w:rsidR="00A05CB9" w14:paraId="2C4E4DA5"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DCCD0AC" w14:textId="77777777" w:rsidR="00A05CB9" w:rsidRPr="00B9526E" w:rsidRDefault="00A05CB9" w:rsidP="00872582">
            <w:pPr>
              <w:pStyle w:val="ListParagraph"/>
              <w:numPr>
                <w:ilvl w:val="0"/>
                <w:numId w:val="29"/>
              </w:numPr>
              <w:spacing w:before="60"/>
              <w:contextualSpacing w:val="0"/>
              <w:jc w:val="both"/>
              <w:rPr>
                <w:b w:val="0"/>
                <w:bCs w:val="0"/>
              </w:rPr>
            </w:pPr>
          </w:p>
        </w:tc>
        <w:tc>
          <w:tcPr>
            <w:tcW w:w="1675" w:type="dxa"/>
          </w:tcPr>
          <w:p w14:paraId="556E0FBB"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r w:rsidRPr="00B9526E">
              <w:t>Transaction Date</w:t>
            </w:r>
          </w:p>
        </w:tc>
        <w:tc>
          <w:tcPr>
            <w:tcW w:w="1335" w:type="dxa"/>
          </w:tcPr>
          <w:p w14:paraId="7A5E4A14"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r w:rsidRPr="002E6563">
              <w:t>Display</w:t>
            </w:r>
          </w:p>
        </w:tc>
        <w:tc>
          <w:tcPr>
            <w:tcW w:w="1467" w:type="dxa"/>
          </w:tcPr>
          <w:p w14:paraId="0E4CD69B"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34D1BD2B"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6D52F1AF"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220EC954"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r>
      <w:tr w:rsidR="00A05CB9" w14:paraId="5FB979AD"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53057A46" w14:textId="77777777" w:rsidR="00A05CB9" w:rsidRPr="00624762" w:rsidRDefault="00A05CB9" w:rsidP="00872582">
            <w:pPr>
              <w:pStyle w:val="ListParagraph"/>
              <w:numPr>
                <w:ilvl w:val="0"/>
                <w:numId w:val="29"/>
              </w:numPr>
              <w:spacing w:before="60"/>
              <w:contextualSpacing w:val="0"/>
              <w:jc w:val="both"/>
              <w:rPr>
                <w:b w:val="0"/>
                <w:bCs w:val="0"/>
              </w:rPr>
            </w:pPr>
          </w:p>
        </w:tc>
        <w:tc>
          <w:tcPr>
            <w:tcW w:w="1675" w:type="dxa"/>
          </w:tcPr>
          <w:p w14:paraId="1430A646" w14:textId="26D2D2DA" w:rsidR="00A05CB9" w:rsidRPr="00624762" w:rsidRDefault="00D93691" w:rsidP="007B7289">
            <w:pPr>
              <w:cnfStyle w:val="000000000000" w:firstRow="0" w:lastRow="0" w:firstColumn="0" w:lastColumn="0" w:oddVBand="0" w:evenVBand="0" w:oddHBand="0" w:evenHBand="0" w:firstRowFirstColumn="0" w:firstRowLastColumn="0" w:lastRowFirstColumn="0" w:lastRowLastColumn="0"/>
            </w:pPr>
            <w:r>
              <w:t>Future transfer</w:t>
            </w:r>
            <w:r w:rsidR="00A05CB9" w:rsidRPr="00624762">
              <w:t xml:space="preserve"> Details</w:t>
            </w:r>
          </w:p>
        </w:tc>
        <w:tc>
          <w:tcPr>
            <w:tcW w:w="1335" w:type="dxa"/>
          </w:tcPr>
          <w:p w14:paraId="296792EA" w14:textId="77777777" w:rsidR="00A05CB9" w:rsidRPr="00624762" w:rsidRDefault="00A05CB9" w:rsidP="007B7289">
            <w:pPr>
              <w:cnfStyle w:val="000000000000" w:firstRow="0" w:lastRow="0" w:firstColumn="0" w:lastColumn="0" w:oddVBand="0" w:evenVBand="0" w:oddHBand="0" w:evenHBand="0" w:firstRowFirstColumn="0" w:firstRowLastColumn="0" w:lastRowFirstColumn="0" w:lastRowLastColumn="0"/>
            </w:pPr>
            <w:r w:rsidRPr="00624762">
              <w:t>Display</w:t>
            </w:r>
          </w:p>
        </w:tc>
        <w:tc>
          <w:tcPr>
            <w:tcW w:w="1467" w:type="dxa"/>
          </w:tcPr>
          <w:p w14:paraId="057BD96D" w14:textId="77777777" w:rsidR="00A05CB9" w:rsidRPr="00624762" w:rsidRDefault="00A05CB9"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7B50E9D5" w14:textId="77777777" w:rsidR="00A05CB9" w:rsidRPr="00624762" w:rsidRDefault="00A05CB9"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6A279C45" w14:textId="77777777" w:rsidR="00A05CB9" w:rsidRPr="00624762" w:rsidRDefault="00A05CB9" w:rsidP="007B7289">
            <w:pPr>
              <w:cnfStyle w:val="000000000000" w:firstRow="0" w:lastRow="0" w:firstColumn="0" w:lastColumn="0" w:oddVBand="0" w:evenVBand="0" w:oddHBand="0" w:evenHBand="0" w:firstRowFirstColumn="0" w:firstRowLastColumn="0" w:lastRowFirstColumn="0" w:lastRowLastColumn="0"/>
            </w:pPr>
          </w:p>
        </w:tc>
        <w:tc>
          <w:tcPr>
            <w:tcW w:w="2445" w:type="dxa"/>
            <w:vMerge w:val="restart"/>
          </w:tcPr>
          <w:p w14:paraId="0CA2E1B4" w14:textId="77777777" w:rsidR="00A05CB9" w:rsidRPr="00624762" w:rsidRDefault="00A05CB9" w:rsidP="007B7289">
            <w:pPr>
              <w:cnfStyle w:val="000000000000" w:firstRow="0" w:lastRow="0" w:firstColumn="0" w:lastColumn="0" w:oddVBand="0" w:evenVBand="0" w:oddHBand="0" w:evenHBand="0" w:firstRowFirstColumn="0" w:firstRowLastColumn="0" w:lastRowFirstColumn="0" w:lastRowLastColumn="0"/>
            </w:pPr>
            <w:r w:rsidRPr="00624762">
              <w:t>This field is applicable only when the transaction is scheduled transactions.</w:t>
            </w:r>
            <w:r>
              <w:t xml:space="preserve"> It </w:t>
            </w:r>
            <w:r>
              <w:lastRenderedPageBreak/>
              <w:t>includes frequency and no of transactions</w:t>
            </w:r>
          </w:p>
        </w:tc>
      </w:tr>
      <w:tr w:rsidR="00A05CB9" w14:paraId="5E51B0CA"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97DC008" w14:textId="77777777" w:rsidR="00A05CB9" w:rsidRPr="00624762" w:rsidRDefault="00A05CB9" w:rsidP="00872582">
            <w:pPr>
              <w:pStyle w:val="ListParagraph"/>
              <w:numPr>
                <w:ilvl w:val="0"/>
                <w:numId w:val="29"/>
              </w:numPr>
              <w:spacing w:before="60"/>
              <w:contextualSpacing w:val="0"/>
              <w:jc w:val="both"/>
              <w:rPr>
                <w:b w:val="0"/>
                <w:bCs w:val="0"/>
              </w:rPr>
            </w:pPr>
          </w:p>
        </w:tc>
        <w:tc>
          <w:tcPr>
            <w:tcW w:w="1675" w:type="dxa"/>
          </w:tcPr>
          <w:p w14:paraId="183CD91C"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r w:rsidRPr="00624762">
              <w:t>charges</w:t>
            </w:r>
          </w:p>
        </w:tc>
        <w:tc>
          <w:tcPr>
            <w:tcW w:w="1335" w:type="dxa"/>
          </w:tcPr>
          <w:p w14:paraId="7161D7B8"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r w:rsidRPr="00624762">
              <w:t>Display</w:t>
            </w:r>
          </w:p>
        </w:tc>
        <w:tc>
          <w:tcPr>
            <w:tcW w:w="1467" w:type="dxa"/>
          </w:tcPr>
          <w:p w14:paraId="519D91CC"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24EF24F0"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0568DF43"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vMerge/>
          </w:tcPr>
          <w:p w14:paraId="2349B92D"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r>
      <w:tr w:rsidR="004779DD" w14:paraId="0C792F47"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50FF091E" w14:textId="77777777" w:rsidR="004779DD" w:rsidRPr="00624762" w:rsidRDefault="004779DD" w:rsidP="004779DD">
            <w:pPr>
              <w:pStyle w:val="ListParagraph"/>
              <w:numPr>
                <w:ilvl w:val="0"/>
                <w:numId w:val="29"/>
              </w:numPr>
              <w:spacing w:before="60"/>
              <w:contextualSpacing w:val="0"/>
              <w:jc w:val="both"/>
              <w:rPr>
                <w:b w:val="0"/>
                <w:bCs w:val="0"/>
              </w:rPr>
            </w:pPr>
          </w:p>
        </w:tc>
        <w:tc>
          <w:tcPr>
            <w:tcW w:w="1675" w:type="dxa"/>
          </w:tcPr>
          <w:p w14:paraId="630DB4D0" w14:textId="2F48AC76"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r>
              <w:t>Purpose Category</w:t>
            </w:r>
          </w:p>
        </w:tc>
        <w:tc>
          <w:tcPr>
            <w:tcW w:w="1335" w:type="dxa"/>
          </w:tcPr>
          <w:p w14:paraId="1FDE8580" w14:textId="120D0216"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36B45598"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3F4476BE"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408C3EA6"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5F4C4829"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r>
      <w:tr w:rsidR="004779DD" w14:paraId="57D809F0"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EF80D1F" w14:textId="77777777" w:rsidR="004779DD" w:rsidRPr="004B0B79" w:rsidRDefault="004779DD" w:rsidP="004779DD">
            <w:pPr>
              <w:pStyle w:val="ListParagraph"/>
              <w:numPr>
                <w:ilvl w:val="0"/>
                <w:numId w:val="29"/>
              </w:numPr>
              <w:spacing w:before="60"/>
              <w:contextualSpacing w:val="0"/>
              <w:jc w:val="both"/>
            </w:pPr>
          </w:p>
        </w:tc>
        <w:tc>
          <w:tcPr>
            <w:tcW w:w="1675" w:type="dxa"/>
          </w:tcPr>
          <w:p w14:paraId="0D1C5301"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Purpose of Transfer</w:t>
            </w:r>
          </w:p>
        </w:tc>
        <w:tc>
          <w:tcPr>
            <w:tcW w:w="1335" w:type="dxa"/>
          </w:tcPr>
          <w:p w14:paraId="12A900D8"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789209C6"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158DF0AF"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015737E1"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0A075F19"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r>
      <w:tr w:rsidR="004779DD" w14:paraId="04C0FB90"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160228F3" w14:textId="77777777" w:rsidR="004779DD" w:rsidRPr="004B0B79" w:rsidRDefault="004779DD" w:rsidP="004779DD">
            <w:pPr>
              <w:pStyle w:val="ListParagraph"/>
              <w:numPr>
                <w:ilvl w:val="0"/>
                <w:numId w:val="29"/>
              </w:numPr>
              <w:spacing w:before="60"/>
              <w:contextualSpacing w:val="0"/>
              <w:jc w:val="both"/>
              <w:rPr>
                <w:b w:val="0"/>
                <w:bCs w:val="0"/>
              </w:rPr>
            </w:pPr>
          </w:p>
        </w:tc>
        <w:tc>
          <w:tcPr>
            <w:tcW w:w="1675" w:type="dxa"/>
          </w:tcPr>
          <w:p w14:paraId="6BE9AB85"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Description</w:t>
            </w:r>
          </w:p>
        </w:tc>
        <w:tc>
          <w:tcPr>
            <w:tcW w:w="1335" w:type="dxa"/>
          </w:tcPr>
          <w:p w14:paraId="7E6604D3"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AD40811"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23463FEE"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590F5970"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3CE6FE92"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r>
      <w:tr w:rsidR="004779DD" w14:paraId="0EB274FE"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A7F7297" w14:textId="77777777" w:rsidR="004779DD" w:rsidRPr="004B0B79" w:rsidRDefault="004779DD" w:rsidP="004779DD">
            <w:pPr>
              <w:pStyle w:val="ListParagraph"/>
              <w:numPr>
                <w:ilvl w:val="0"/>
                <w:numId w:val="29"/>
              </w:numPr>
              <w:spacing w:before="60"/>
              <w:contextualSpacing w:val="0"/>
              <w:jc w:val="both"/>
              <w:rPr>
                <w:b w:val="0"/>
                <w:bCs w:val="0"/>
              </w:rPr>
            </w:pPr>
          </w:p>
        </w:tc>
        <w:tc>
          <w:tcPr>
            <w:tcW w:w="1675" w:type="dxa"/>
          </w:tcPr>
          <w:p w14:paraId="065BFC4D"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Back</w:t>
            </w:r>
          </w:p>
        </w:tc>
        <w:tc>
          <w:tcPr>
            <w:tcW w:w="1335" w:type="dxa"/>
          </w:tcPr>
          <w:p w14:paraId="11EAC9C0"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Icon</w:t>
            </w:r>
          </w:p>
        </w:tc>
        <w:tc>
          <w:tcPr>
            <w:tcW w:w="1467" w:type="dxa"/>
          </w:tcPr>
          <w:p w14:paraId="774A91EE"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02CD46BC"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181F43BC"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027647F0"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On click back button, redirect to previous screen with all the details prefilled.</w:t>
            </w:r>
          </w:p>
        </w:tc>
      </w:tr>
      <w:tr w:rsidR="004779DD" w14:paraId="44ACE97C"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6F3EED98" w14:textId="77777777" w:rsidR="004779DD" w:rsidRPr="004B0B79" w:rsidRDefault="004779DD" w:rsidP="004779DD">
            <w:pPr>
              <w:pStyle w:val="ListParagraph"/>
              <w:numPr>
                <w:ilvl w:val="0"/>
                <w:numId w:val="29"/>
              </w:numPr>
              <w:spacing w:before="60"/>
              <w:contextualSpacing w:val="0"/>
              <w:jc w:val="both"/>
            </w:pPr>
          </w:p>
        </w:tc>
        <w:tc>
          <w:tcPr>
            <w:tcW w:w="1675" w:type="dxa"/>
          </w:tcPr>
          <w:p w14:paraId="5C2DCF56"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Next</w:t>
            </w:r>
          </w:p>
        </w:tc>
        <w:tc>
          <w:tcPr>
            <w:tcW w:w="1335" w:type="dxa"/>
          </w:tcPr>
          <w:p w14:paraId="6477FE77"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6A6A0E78"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01B9F960"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56A07AF1"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659949B1"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4779DD" w14:paraId="2C9D70BE"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8862040" w14:textId="77777777" w:rsidR="004779DD" w:rsidRPr="004B0B79" w:rsidRDefault="004779DD" w:rsidP="004779DD">
            <w:pPr>
              <w:pStyle w:val="ListParagraph"/>
              <w:numPr>
                <w:ilvl w:val="0"/>
                <w:numId w:val="29"/>
              </w:numPr>
              <w:spacing w:before="60"/>
              <w:contextualSpacing w:val="0"/>
              <w:jc w:val="both"/>
            </w:pPr>
          </w:p>
        </w:tc>
        <w:tc>
          <w:tcPr>
            <w:tcW w:w="1675" w:type="dxa"/>
          </w:tcPr>
          <w:p w14:paraId="0C9007CD"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0C880111"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589DA87D"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3355AFE8"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794A31B7"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2E6242E6"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0AAD507E" w14:textId="77777777" w:rsidR="004779DD" w:rsidRPr="00B63917" w:rsidRDefault="004779DD" w:rsidP="004779DD">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35F5AA92" w14:textId="77777777" w:rsidR="004779DD" w:rsidRPr="00B63917" w:rsidRDefault="004779DD" w:rsidP="004779DD">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2EFAEA5D" w14:textId="77777777" w:rsidR="00A05CB9" w:rsidRPr="00B63917" w:rsidRDefault="00A05CB9" w:rsidP="00A05CB9">
      <w:pPr>
        <w:ind w:left="426"/>
        <w:rPr>
          <w:b/>
          <w:bCs/>
          <w:sz w:val="24"/>
          <w:szCs w:val="24"/>
        </w:rPr>
      </w:pPr>
      <w:r w:rsidRPr="00B63917">
        <w:rPr>
          <w:b/>
          <w:bCs/>
          <w:sz w:val="24"/>
          <w:szCs w:val="24"/>
        </w:rPr>
        <w:t>Screen 3 (Authentication):</w:t>
      </w:r>
    </w:p>
    <w:p w14:paraId="5C180513" w14:textId="77777777" w:rsidR="00BA1F23" w:rsidRPr="00816B83" w:rsidRDefault="00BA1F23" w:rsidP="00BA1F23">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21F8B326" w14:textId="77777777" w:rsidR="00A05CB9" w:rsidRPr="00816B83" w:rsidRDefault="00A05CB9"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5CFD7FC3" w14:textId="77777777" w:rsidR="00A05CB9" w:rsidRPr="00B63917" w:rsidRDefault="00A05CB9" w:rsidP="00A05CB9">
      <w:pPr>
        <w:ind w:left="426"/>
        <w:rPr>
          <w:b/>
          <w:bCs/>
          <w:sz w:val="24"/>
          <w:szCs w:val="24"/>
        </w:rPr>
      </w:pPr>
      <w:r w:rsidRPr="00B63917">
        <w:rPr>
          <w:b/>
          <w:bCs/>
          <w:sz w:val="24"/>
          <w:szCs w:val="24"/>
        </w:rPr>
        <w:t>Screen 4 (Success):</w:t>
      </w:r>
    </w:p>
    <w:p w14:paraId="041B3635" w14:textId="77777777" w:rsidR="00A05CB9" w:rsidRDefault="00A05CB9" w:rsidP="00872582">
      <w:pPr>
        <w:pStyle w:val="ListParagraph"/>
        <w:numPr>
          <w:ilvl w:val="0"/>
          <w:numId w:val="13"/>
        </w:numPr>
        <w:rPr>
          <w:sz w:val="22"/>
          <w:szCs w:val="22"/>
        </w:rPr>
      </w:pPr>
      <w:r w:rsidRPr="00816B83">
        <w:rPr>
          <w:sz w:val="22"/>
          <w:szCs w:val="22"/>
        </w:rPr>
        <w:t xml:space="preserve">This </w:t>
      </w:r>
      <w:r>
        <w:rPr>
          <w:sz w:val="22"/>
          <w:szCs w:val="22"/>
        </w:rPr>
        <w:t>is a success screen where fund transfer success or failure will be displayed along with the following details:</w:t>
      </w:r>
    </w:p>
    <w:p w14:paraId="22FB44FB" w14:textId="77777777" w:rsidR="00A05CB9" w:rsidRDefault="00A05CB9" w:rsidP="00872582">
      <w:pPr>
        <w:pStyle w:val="ListParagraph"/>
        <w:numPr>
          <w:ilvl w:val="1"/>
          <w:numId w:val="13"/>
        </w:numPr>
        <w:rPr>
          <w:sz w:val="22"/>
          <w:szCs w:val="22"/>
        </w:rPr>
      </w:pPr>
      <w:r>
        <w:rPr>
          <w:sz w:val="22"/>
          <w:szCs w:val="22"/>
        </w:rPr>
        <w:t>Status – Success / Failure</w:t>
      </w:r>
    </w:p>
    <w:p w14:paraId="1C920DBA" w14:textId="77777777" w:rsidR="00A05CB9" w:rsidRDefault="00A05CB9" w:rsidP="00872582">
      <w:pPr>
        <w:pStyle w:val="ListParagraph"/>
        <w:numPr>
          <w:ilvl w:val="1"/>
          <w:numId w:val="13"/>
        </w:numPr>
        <w:rPr>
          <w:sz w:val="22"/>
          <w:szCs w:val="22"/>
        </w:rPr>
      </w:pPr>
      <w:r>
        <w:rPr>
          <w:sz w:val="22"/>
          <w:szCs w:val="22"/>
        </w:rPr>
        <w:t>Status Description</w:t>
      </w:r>
    </w:p>
    <w:p w14:paraId="2A25696B" w14:textId="77777777" w:rsidR="00A05CB9" w:rsidRDefault="00A05CB9" w:rsidP="00872582">
      <w:pPr>
        <w:pStyle w:val="ListParagraph"/>
        <w:numPr>
          <w:ilvl w:val="2"/>
          <w:numId w:val="13"/>
        </w:numPr>
        <w:rPr>
          <w:sz w:val="22"/>
          <w:szCs w:val="22"/>
        </w:rPr>
      </w:pPr>
      <w:r w:rsidRPr="005F5D5F">
        <w:rPr>
          <w:sz w:val="22"/>
          <w:szCs w:val="22"/>
        </w:rPr>
        <w:t xml:space="preserve">If </w:t>
      </w:r>
      <w:r>
        <w:rPr>
          <w:sz w:val="22"/>
          <w:szCs w:val="22"/>
        </w:rPr>
        <w:t>fund transferred</w:t>
      </w:r>
      <w:r w:rsidRPr="005F5D5F">
        <w:rPr>
          <w:sz w:val="22"/>
          <w:szCs w:val="22"/>
        </w:rPr>
        <w:t xml:space="preserve"> “</w:t>
      </w:r>
      <w:r>
        <w:rPr>
          <w:sz w:val="22"/>
          <w:szCs w:val="22"/>
        </w:rPr>
        <w:t>Fund Transferred</w:t>
      </w:r>
      <w:r w:rsidRPr="005F5D5F">
        <w:rPr>
          <w:sz w:val="22"/>
          <w:szCs w:val="22"/>
        </w:rPr>
        <w:t xml:space="preserve"> successfully”</w:t>
      </w:r>
    </w:p>
    <w:p w14:paraId="784A0755" w14:textId="77777777" w:rsidR="00A05CB9" w:rsidRDefault="00A05CB9" w:rsidP="00872582">
      <w:pPr>
        <w:pStyle w:val="ListParagraph"/>
        <w:numPr>
          <w:ilvl w:val="2"/>
          <w:numId w:val="13"/>
        </w:numPr>
        <w:rPr>
          <w:sz w:val="22"/>
          <w:szCs w:val="22"/>
        </w:rPr>
      </w:pPr>
      <w:r w:rsidRPr="005F5D5F">
        <w:rPr>
          <w:sz w:val="22"/>
          <w:szCs w:val="22"/>
        </w:rPr>
        <w:t xml:space="preserve">If </w:t>
      </w:r>
      <w:r>
        <w:rPr>
          <w:sz w:val="22"/>
          <w:szCs w:val="22"/>
        </w:rPr>
        <w:t>fund transfer</w:t>
      </w:r>
      <w:r w:rsidRPr="005F5D5F">
        <w:rPr>
          <w:sz w:val="22"/>
          <w:szCs w:val="22"/>
        </w:rPr>
        <w:t xml:space="preserve"> failed “Error message based on scenarios configured” </w:t>
      </w:r>
    </w:p>
    <w:p w14:paraId="4B08436F" w14:textId="77777777" w:rsidR="00A05CB9" w:rsidRDefault="00A05CB9" w:rsidP="00872582">
      <w:pPr>
        <w:pStyle w:val="ListParagraph"/>
        <w:numPr>
          <w:ilvl w:val="1"/>
          <w:numId w:val="13"/>
        </w:numPr>
        <w:rPr>
          <w:sz w:val="22"/>
          <w:szCs w:val="22"/>
        </w:rPr>
      </w:pPr>
      <w:r>
        <w:rPr>
          <w:sz w:val="22"/>
          <w:szCs w:val="22"/>
        </w:rPr>
        <w:t>Transaction Reference Number</w:t>
      </w:r>
    </w:p>
    <w:p w14:paraId="170FE766" w14:textId="77777777" w:rsidR="00A05CB9" w:rsidRDefault="00A05CB9" w:rsidP="00872582">
      <w:pPr>
        <w:pStyle w:val="ListParagraph"/>
        <w:numPr>
          <w:ilvl w:val="1"/>
          <w:numId w:val="13"/>
        </w:numPr>
        <w:rPr>
          <w:sz w:val="22"/>
          <w:szCs w:val="22"/>
        </w:rPr>
      </w:pPr>
      <w:r>
        <w:rPr>
          <w:sz w:val="22"/>
          <w:szCs w:val="22"/>
        </w:rPr>
        <w:t>Transaction Details</w:t>
      </w:r>
    </w:p>
    <w:p w14:paraId="582CE103" w14:textId="77777777" w:rsidR="00A05CB9" w:rsidRDefault="00A05CB9" w:rsidP="00872582">
      <w:pPr>
        <w:pStyle w:val="ListParagraph"/>
        <w:numPr>
          <w:ilvl w:val="2"/>
          <w:numId w:val="13"/>
        </w:numPr>
        <w:rPr>
          <w:sz w:val="22"/>
          <w:szCs w:val="22"/>
        </w:rPr>
      </w:pPr>
      <w:r>
        <w:rPr>
          <w:sz w:val="22"/>
          <w:szCs w:val="22"/>
        </w:rPr>
        <w:t>From Account</w:t>
      </w:r>
    </w:p>
    <w:p w14:paraId="4CC10954" w14:textId="77777777" w:rsidR="00A05CB9" w:rsidRDefault="00A05CB9" w:rsidP="00872582">
      <w:pPr>
        <w:pStyle w:val="ListParagraph"/>
        <w:numPr>
          <w:ilvl w:val="2"/>
          <w:numId w:val="13"/>
        </w:numPr>
        <w:rPr>
          <w:sz w:val="22"/>
          <w:szCs w:val="22"/>
        </w:rPr>
      </w:pPr>
      <w:r>
        <w:rPr>
          <w:sz w:val="22"/>
          <w:szCs w:val="22"/>
        </w:rPr>
        <w:t>To Account</w:t>
      </w:r>
    </w:p>
    <w:p w14:paraId="248FC22B" w14:textId="77777777" w:rsidR="00A05CB9" w:rsidRDefault="00A05CB9" w:rsidP="00872582">
      <w:pPr>
        <w:pStyle w:val="ListParagraph"/>
        <w:numPr>
          <w:ilvl w:val="2"/>
          <w:numId w:val="13"/>
        </w:numPr>
        <w:rPr>
          <w:sz w:val="22"/>
          <w:szCs w:val="22"/>
        </w:rPr>
      </w:pPr>
      <w:r>
        <w:rPr>
          <w:sz w:val="22"/>
          <w:szCs w:val="22"/>
        </w:rPr>
        <w:t>Transaction Amount</w:t>
      </w:r>
    </w:p>
    <w:p w14:paraId="3A18BF9E" w14:textId="77777777" w:rsidR="00A05CB9" w:rsidRDefault="00A05CB9" w:rsidP="00872582">
      <w:pPr>
        <w:pStyle w:val="ListParagraph"/>
        <w:numPr>
          <w:ilvl w:val="2"/>
          <w:numId w:val="13"/>
        </w:numPr>
        <w:rPr>
          <w:sz w:val="22"/>
          <w:szCs w:val="22"/>
        </w:rPr>
      </w:pPr>
      <w:r>
        <w:rPr>
          <w:sz w:val="22"/>
          <w:szCs w:val="22"/>
        </w:rPr>
        <w:t>Transaction Currency</w:t>
      </w:r>
    </w:p>
    <w:p w14:paraId="627BDBA0" w14:textId="6ECDCD7E" w:rsidR="00A05CB9" w:rsidRDefault="00A05CB9" w:rsidP="00872582">
      <w:pPr>
        <w:pStyle w:val="ListParagraph"/>
        <w:numPr>
          <w:ilvl w:val="0"/>
          <w:numId w:val="13"/>
        </w:numPr>
        <w:rPr>
          <w:sz w:val="22"/>
          <w:szCs w:val="22"/>
        </w:rPr>
      </w:pPr>
      <w:r>
        <w:rPr>
          <w:sz w:val="22"/>
          <w:szCs w:val="22"/>
        </w:rPr>
        <w:t xml:space="preserve">If </w:t>
      </w:r>
      <w:r w:rsidR="00CB74B7">
        <w:rPr>
          <w:sz w:val="22"/>
          <w:szCs w:val="22"/>
        </w:rPr>
        <w:t>fund transferred</w:t>
      </w:r>
      <w:r>
        <w:rPr>
          <w:sz w:val="22"/>
          <w:szCs w:val="22"/>
        </w:rPr>
        <w:t xml:space="preserve"> successfully, the following options will be provided:</w:t>
      </w:r>
    </w:p>
    <w:p w14:paraId="44A5710D" w14:textId="77777777" w:rsidR="00A05CB9" w:rsidRDefault="00A05CB9" w:rsidP="00872582">
      <w:pPr>
        <w:pStyle w:val="ListParagraph"/>
        <w:numPr>
          <w:ilvl w:val="1"/>
          <w:numId w:val="13"/>
        </w:numPr>
        <w:rPr>
          <w:sz w:val="22"/>
          <w:szCs w:val="22"/>
        </w:rPr>
      </w:pPr>
      <w:r>
        <w:rPr>
          <w:sz w:val="22"/>
          <w:szCs w:val="22"/>
        </w:rPr>
        <w:lastRenderedPageBreak/>
        <w:t>Share (Applicable only for Mobile App) – On click the share icon, app will invoke the device native share functionality.</w:t>
      </w:r>
    </w:p>
    <w:p w14:paraId="19EED717" w14:textId="77777777" w:rsidR="00A05CB9" w:rsidRDefault="00A05CB9" w:rsidP="00872582">
      <w:pPr>
        <w:pStyle w:val="ListParagraph"/>
        <w:numPr>
          <w:ilvl w:val="1"/>
          <w:numId w:val="13"/>
        </w:numPr>
        <w:rPr>
          <w:sz w:val="22"/>
          <w:szCs w:val="22"/>
        </w:rPr>
      </w:pPr>
      <w:r>
        <w:rPr>
          <w:sz w:val="22"/>
          <w:szCs w:val="22"/>
        </w:rPr>
        <w:t>Download Receipt – On click the icon, the transaction receipt will be downloaded. Herewith attached the transaction receipt template.</w:t>
      </w:r>
    </w:p>
    <w:p w14:paraId="7ABE5F40" w14:textId="77777777" w:rsidR="00A05CB9" w:rsidRDefault="00A05CB9" w:rsidP="00872582">
      <w:pPr>
        <w:pStyle w:val="ListParagraph"/>
        <w:numPr>
          <w:ilvl w:val="1"/>
          <w:numId w:val="13"/>
        </w:numPr>
        <w:rPr>
          <w:sz w:val="22"/>
          <w:szCs w:val="22"/>
        </w:rPr>
      </w:pPr>
      <w:r>
        <w:rPr>
          <w:sz w:val="22"/>
          <w:szCs w:val="22"/>
        </w:rPr>
        <w:t xml:space="preserve">New </w:t>
      </w:r>
      <w:r w:rsidRPr="005F5D5F">
        <w:rPr>
          <w:sz w:val="22"/>
          <w:szCs w:val="22"/>
        </w:rPr>
        <w:t xml:space="preserve">Transfer– On click the icon, app will redirect to </w:t>
      </w:r>
      <w:r>
        <w:rPr>
          <w:sz w:val="22"/>
          <w:szCs w:val="22"/>
        </w:rPr>
        <w:t xml:space="preserve">new fund </w:t>
      </w:r>
      <w:r w:rsidRPr="005F5D5F">
        <w:rPr>
          <w:sz w:val="22"/>
          <w:szCs w:val="22"/>
        </w:rPr>
        <w:t>transfer screen</w:t>
      </w:r>
    </w:p>
    <w:p w14:paraId="27CAA921" w14:textId="75B9FA49" w:rsidR="00B860BD" w:rsidRPr="00B860BD" w:rsidRDefault="00B860BD" w:rsidP="00B860BD">
      <w:pPr>
        <w:ind w:firstLine="360"/>
        <w:rPr>
          <w:b/>
          <w:bCs/>
          <w:sz w:val="22"/>
          <w:szCs w:val="22"/>
        </w:rPr>
      </w:pPr>
      <w:r w:rsidRPr="00B860BD">
        <w:rPr>
          <w:b/>
          <w:bCs/>
          <w:sz w:val="22"/>
          <w:szCs w:val="22"/>
        </w:rPr>
        <w:t>Validation:</w:t>
      </w:r>
    </w:p>
    <w:p w14:paraId="444362AA" w14:textId="5B035A91" w:rsidR="00903EA9" w:rsidRDefault="00903EA9" w:rsidP="00872582">
      <w:pPr>
        <w:pStyle w:val="ListParagraph"/>
        <w:numPr>
          <w:ilvl w:val="0"/>
          <w:numId w:val="13"/>
        </w:numPr>
        <w:rPr>
          <w:sz w:val="22"/>
          <w:szCs w:val="22"/>
        </w:rPr>
      </w:pPr>
      <w:r>
        <w:rPr>
          <w:sz w:val="22"/>
          <w:szCs w:val="22"/>
        </w:rPr>
        <w:t xml:space="preserve">If an instant </w:t>
      </w:r>
      <w:r w:rsidR="00B860BD">
        <w:rPr>
          <w:sz w:val="22"/>
          <w:szCs w:val="22"/>
        </w:rPr>
        <w:t>transfer is failed, should display message to user that “Instant Fund transfer is failed. Do you want to try regular transfer?” with Yes and No option.</w:t>
      </w:r>
    </w:p>
    <w:p w14:paraId="2E881E72" w14:textId="5EA9ABDA" w:rsidR="00B860BD" w:rsidRDefault="00B860BD" w:rsidP="00872582">
      <w:pPr>
        <w:pStyle w:val="ListParagraph"/>
        <w:numPr>
          <w:ilvl w:val="1"/>
          <w:numId w:val="13"/>
        </w:numPr>
        <w:rPr>
          <w:sz w:val="22"/>
          <w:szCs w:val="22"/>
        </w:rPr>
      </w:pPr>
      <w:r>
        <w:rPr>
          <w:sz w:val="22"/>
          <w:szCs w:val="22"/>
        </w:rPr>
        <w:t>On click Yes, should redirect to fund transfer</w:t>
      </w:r>
      <w:r w:rsidR="007215A7">
        <w:rPr>
          <w:sz w:val="22"/>
          <w:szCs w:val="22"/>
        </w:rPr>
        <w:t xml:space="preserve"> confirmation </w:t>
      </w:r>
      <w:r>
        <w:rPr>
          <w:sz w:val="22"/>
          <w:szCs w:val="22"/>
        </w:rPr>
        <w:t>screen</w:t>
      </w:r>
      <w:r w:rsidR="007215A7">
        <w:rPr>
          <w:sz w:val="22"/>
          <w:szCs w:val="22"/>
        </w:rPr>
        <w:t xml:space="preserve"> with same details except the bank charges </w:t>
      </w:r>
      <w:r w:rsidR="00766C28">
        <w:rPr>
          <w:sz w:val="22"/>
          <w:szCs w:val="22"/>
        </w:rPr>
        <w:t>to be displayed for the regular UAE transfer and journey continues the same as above</w:t>
      </w:r>
    </w:p>
    <w:p w14:paraId="692A6F29" w14:textId="28EFFDD0" w:rsidR="00766C28" w:rsidRPr="005F5D5F" w:rsidRDefault="00766C28" w:rsidP="00872582">
      <w:pPr>
        <w:pStyle w:val="ListParagraph"/>
        <w:numPr>
          <w:ilvl w:val="1"/>
          <w:numId w:val="13"/>
        </w:numPr>
        <w:rPr>
          <w:sz w:val="22"/>
          <w:szCs w:val="22"/>
        </w:rPr>
      </w:pPr>
      <w:r>
        <w:rPr>
          <w:sz w:val="22"/>
          <w:szCs w:val="22"/>
        </w:rPr>
        <w:t>On click No, app will remain in the final screen and user can invoke any options.</w:t>
      </w:r>
    </w:p>
    <w:p w14:paraId="66F8B54F" w14:textId="38558078" w:rsidR="00BA67E9" w:rsidRDefault="00A05CB9" w:rsidP="00A05CB9">
      <w:r>
        <w:rPr>
          <w:color w:val="2B579A"/>
          <w:shd w:val="clear" w:color="auto" w:fill="E6E6E6"/>
        </w:rPr>
        <w:object w:dxaOrig="1534" w:dyaOrig="997" w14:anchorId="16F196AD">
          <v:shape id="_x0000_i1028" type="#_x0000_t75" alt="P2797#yIS1" style="width:76.5pt;height:49.5pt" o:ole="">
            <v:imagedata r:id="rId15" o:title=""/>
          </v:shape>
          <o:OLEObject Type="Embed" ProgID="Word.Document.12" ShapeID="_x0000_i1028" DrawAspect="Icon" ObjectID="_1733149670" r:id="rId18">
            <o:FieldCodes>\s</o:FieldCodes>
          </o:OLEObject>
        </w:object>
      </w:r>
      <w:bookmarkStart w:id="72" w:name="_MON_1720997064"/>
      <w:bookmarkEnd w:id="72"/>
      <w:r w:rsidR="00701DA3">
        <w:rPr>
          <w:color w:val="2B579A"/>
          <w:shd w:val="clear" w:color="auto" w:fill="E6E6E6"/>
        </w:rPr>
        <w:object w:dxaOrig="1534" w:dyaOrig="997" w14:anchorId="4A1F92F4">
          <v:shape id="_x0000_i1029" type="#_x0000_t75" alt="P2797#yIS2" style="width:76.5pt;height:49.5pt" o:ole="">
            <v:imagedata r:id="rId19" o:title=""/>
          </v:shape>
          <o:OLEObject Type="Embed" ProgID="Word.Document.12" ShapeID="_x0000_i1029" DrawAspect="Icon" ObjectID="_1733149671" r:id="rId20">
            <o:FieldCodes>\s</o:FieldCodes>
          </o:OLEObject>
        </w:object>
      </w:r>
    </w:p>
    <w:p w14:paraId="34A1574A" w14:textId="77777777" w:rsidR="00303A8D" w:rsidRPr="00624762" w:rsidRDefault="00303A8D" w:rsidP="00303A8D">
      <w:pPr>
        <w:ind w:firstLine="426"/>
        <w:rPr>
          <w:b/>
          <w:bCs/>
          <w:sz w:val="22"/>
          <w:szCs w:val="22"/>
        </w:rPr>
      </w:pPr>
      <w:r w:rsidRPr="00624762">
        <w:rPr>
          <w:b/>
          <w:bCs/>
          <w:sz w:val="22"/>
          <w:szCs w:val="22"/>
        </w:rPr>
        <w:t xml:space="preserve">APIs: </w:t>
      </w:r>
    </w:p>
    <w:p w14:paraId="2C9E7A0A" w14:textId="77777777" w:rsidR="00303A8D" w:rsidRDefault="00303A8D" w:rsidP="00303A8D">
      <w:pPr>
        <w:pStyle w:val="ListParagraph"/>
        <w:numPr>
          <w:ilvl w:val="0"/>
          <w:numId w:val="15"/>
        </w:numPr>
        <w:rPr>
          <w:sz w:val="22"/>
          <w:szCs w:val="22"/>
        </w:rPr>
      </w:pPr>
      <w:r w:rsidRPr="00A956A6">
        <w:rPr>
          <w:sz w:val="22"/>
          <w:szCs w:val="22"/>
        </w:rPr>
        <w:t xml:space="preserve">The app will invoke the bank charges API to fetch the Fund Transfer charge. </w:t>
      </w:r>
    </w:p>
    <w:p w14:paraId="56BCA866" w14:textId="77777777" w:rsidR="00303A8D" w:rsidRDefault="00303A8D" w:rsidP="00303A8D">
      <w:pPr>
        <w:pStyle w:val="ListParagraph"/>
        <w:numPr>
          <w:ilvl w:val="0"/>
          <w:numId w:val="15"/>
        </w:numPr>
        <w:rPr>
          <w:sz w:val="22"/>
          <w:szCs w:val="22"/>
        </w:rPr>
      </w:pPr>
      <w:r>
        <w:rPr>
          <w:sz w:val="22"/>
          <w:szCs w:val="22"/>
        </w:rPr>
        <w:t>The app will invoke the exchange rates API to fetch the exchange rates for the pair of currencies</w:t>
      </w:r>
    </w:p>
    <w:p w14:paraId="1E9537EF" w14:textId="77777777" w:rsidR="00303A8D" w:rsidRDefault="00303A8D" w:rsidP="00303A8D">
      <w:pPr>
        <w:pStyle w:val="ListParagraph"/>
        <w:numPr>
          <w:ilvl w:val="0"/>
          <w:numId w:val="15"/>
        </w:numPr>
        <w:rPr>
          <w:sz w:val="22"/>
          <w:szCs w:val="22"/>
        </w:rPr>
      </w:pPr>
      <w:r>
        <w:rPr>
          <w:sz w:val="22"/>
          <w:szCs w:val="22"/>
        </w:rPr>
        <w:t>The app will invoke the deal API to validate the deal number.</w:t>
      </w:r>
    </w:p>
    <w:p w14:paraId="5D8F8E5C" w14:textId="15B257CD" w:rsidR="00303A8D" w:rsidRDefault="00303A8D" w:rsidP="00303A8D">
      <w:pPr>
        <w:pStyle w:val="ListParagraph"/>
        <w:numPr>
          <w:ilvl w:val="0"/>
          <w:numId w:val="15"/>
        </w:numPr>
        <w:rPr>
          <w:sz w:val="22"/>
          <w:szCs w:val="22"/>
        </w:rPr>
      </w:pPr>
      <w:r w:rsidRPr="00303A8D">
        <w:rPr>
          <w:sz w:val="22"/>
          <w:szCs w:val="22"/>
        </w:rPr>
        <w:t>The app will invoke the Fund Transfer UAE API</w:t>
      </w:r>
      <w:r>
        <w:rPr>
          <w:sz w:val="22"/>
          <w:szCs w:val="22"/>
        </w:rPr>
        <w:t xml:space="preserve"> for fund transfer.</w:t>
      </w:r>
    </w:p>
    <w:p w14:paraId="44ACCF81" w14:textId="3FD7306A" w:rsidR="00303A8D" w:rsidRPr="00BA67E9" w:rsidRDefault="00303A8D" w:rsidP="3D55BA36">
      <w:pPr>
        <w:pStyle w:val="ListParagraph"/>
        <w:numPr>
          <w:ilvl w:val="0"/>
          <w:numId w:val="15"/>
        </w:numPr>
        <w:rPr>
          <w:sz w:val="22"/>
          <w:szCs w:val="22"/>
        </w:rPr>
      </w:pPr>
      <w:r w:rsidRPr="3D55BA36">
        <w:rPr>
          <w:sz w:val="22"/>
          <w:szCs w:val="22"/>
        </w:rPr>
        <w:t>The app will invoke the Instant Fund Transfer API for Instant fund transfer.</w:t>
      </w:r>
    </w:p>
    <w:p w14:paraId="4F373940" w14:textId="77777777" w:rsidR="00303A8D" w:rsidRDefault="00303A8D">
      <w:pPr>
        <w:rPr>
          <w:caps/>
          <w:color w:val="1F4D78" w:themeColor="accent1" w:themeShade="7F"/>
          <w:spacing w:val="15"/>
          <w:sz w:val="24"/>
          <w:szCs w:val="24"/>
        </w:rPr>
      </w:pPr>
      <w:r>
        <w:rPr>
          <w:sz w:val="24"/>
          <w:szCs w:val="24"/>
        </w:rPr>
        <w:br w:type="page"/>
      </w:r>
    </w:p>
    <w:p w14:paraId="456ECA3F" w14:textId="5A5D7AA7" w:rsidR="009E58B8" w:rsidRDefault="009E58B8" w:rsidP="00816B83">
      <w:pPr>
        <w:pStyle w:val="Heading3"/>
        <w:numPr>
          <w:ilvl w:val="2"/>
          <w:numId w:val="4"/>
        </w:numPr>
        <w:rPr>
          <w:sz w:val="24"/>
          <w:szCs w:val="24"/>
        </w:rPr>
      </w:pPr>
      <w:bookmarkStart w:id="73" w:name="_Toc117274615"/>
      <w:r w:rsidRPr="00BA67E9">
        <w:rPr>
          <w:sz w:val="24"/>
          <w:szCs w:val="24"/>
        </w:rPr>
        <w:lastRenderedPageBreak/>
        <w:t>International Transfer</w:t>
      </w:r>
      <w:bookmarkEnd w:id="73"/>
    </w:p>
    <w:p w14:paraId="69105CD1" w14:textId="3EA1190A" w:rsidR="00A05CB9" w:rsidRPr="00FB6F39" w:rsidRDefault="00A05CB9" w:rsidP="00A05CB9">
      <w:pPr>
        <w:ind w:firstLine="360"/>
        <w:rPr>
          <w:sz w:val="22"/>
          <w:szCs w:val="22"/>
        </w:rPr>
      </w:pPr>
      <w:r w:rsidRPr="00FB6F39">
        <w:rPr>
          <w:b/>
          <w:bCs/>
          <w:sz w:val="22"/>
          <w:szCs w:val="22"/>
        </w:rPr>
        <w:t>Navigations:</w:t>
      </w:r>
      <w:r w:rsidRPr="00FB6F39">
        <w:rPr>
          <w:sz w:val="22"/>
          <w:szCs w:val="22"/>
        </w:rPr>
        <w:t xml:space="preserve"> Login -&gt; Menu -&gt; Transfers -&gt; </w:t>
      </w:r>
      <w:r w:rsidR="009E13AD">
        <w:rPr>
          <w:sz w:val="22"/>
          <w:szCs w:val="22"/>
        </w:rPr>
        <w:t>International Transfer</w:t>
      </w:r>
    </w:p>
    <w:p w14:paraId="33C5A8C6" w14:textId="7201682E" w:rsidR="00A05CB9" w:rsidRDefault="00A05CB9" w:rsidP="00872582">
      <w:pPr>
        <w:pStyle w:val="ListParagraph"/>
        <w:numPr>
          <w:ilvl w:val="0"/>
          <w:numId w:val="13"/>
        </w:numPr>
        <w:rPr>
          <w:sz w:val="22"/>
          <w:szCs w:val="22"/>
        </w:rPr>
      </w:pPr>
      <w:r>
        <w:rPr>
          <w:sz w:val="22"/>
          <w:szCs w:val="22"/>
        </w:rPr>
        <w:t>This section is for the customer to transfer funds to beneficiaries added outside UAE banks.</w:t>
      </w:r>
    </w:p>
    <w:p w14:paraId="2FC25F95" w14:textId="77777777" w:rsidR="006803C9" w:rsidRPr="006803C9" w:rsidRDefault="006803C9" w:rsidP="006803C9">
      <w:pPr>
        <w:ind w:left="360"/>
        <w:rPr>
          <w:b/>
          <w:bCs/>
          <w:sz w:val="24"/>
          <w:szCs w:val="24"/>
        </w:rPr>
      </w:pPr>
      <w:r w:rsidRPr="006803C9">
        <w:rPr>
          <w:b/>
          <w:bCs/>
          <w:sz w:val="24"/>
          <w:szCs w:val="24"/>
        </w:rPr>
        <w:t>Screen 1:</w:t>
      </w:r>
    </w:p>
    <w:p w14:paraId="40E88E85" w14:textId="56D638D1" w:rsidR="00A05CB9" w:rsidRDefault="00A05CB9" w:rsidP="00872582">
      <w:pPr>
        <w:pStyle w:val="ListParagraph"/>
        <w:numPr>
          <w:ilvl w:val="0"/>
          <w:numId w:val="13"/>
        </w:numPr>
        <w:rPr>
          <w:sz w:val="22"/>
          <w:szCs w:val="22"/>
        </w:rPr>
      </w:pPr>
      <w:r>
        <w:rPr>
          <w:sz w:val="22"/>
          <w:szCs w:val="22"/>
        </w:rPr>
        <w:t>By default, the primary account should be selected in the From Account and user will have the option to select other account from dropdown.</w:t>
      </w:r>
    </w:p>
    <w:p w14:paraId="34B04EF2" w14:textId="1C86A813" w:rsidR="00A05CB9" w:rsidRDefault="00A05CB9" w:rsidP="00872582">
      <w:pPr>
        <w:pStyle w:val="ListParagraph"/>
        <w:numPr>
          <w:ilvl w:val="0"/>
          <w:numId w:val="13"/>
        </w:numPr>
        <w:rPr>
          <w:sz w:val="22"/>
          <w:szCs w:val="22"/>
        </w:rPr>
      </w:pPr>
      <w:r>
        <w:rPr>
          <w:sz w:val="22"/>
          <w:szCs w:val="22"/>
        </w:rPr>
        <w:t xml:space="preserve">On select the </w:t>
      </w:r>
      <w:proofErr w:type="spellStart"/>
      <w:r>
        <w:rPr>
          <w:sz w:val="22"/>
          <w:szCs w:val="22"/>
        </w:rPr>
        <w:t>to</w:t>
      </w:r>
      <w:proofErr w:type="spellEnd"/>
      <w:r>
        <w:rPr>
          <w:sz w:val="22"/>
          <w:szCs w:val="22"/>
        </w:rPr>
        <w:t xml:space="preserve"> account dropdown, </w:t>
      </w:r>
      <w:r w:rsidRPr="00F73FBC">
        <w:rPr>
          <w:sz w:val="22"/>
          <w:szCs w:val="22"/>
        </w:rPr>
        <w:t xml:space="preserve">Beneficiaries will be displayed on </w:t>
      </w:r>
      <w:r>
        <w:rPr>
          <w:sz w:val="22"/>
          <w:szCs w:val="22"/>
        </w:rPr>
        <w:t xml:space="preserve">the </w:t>
      </w:r>
      <w:r w:rsidRPr="00F73FBC">
        <w:rPr>
          <w:sz w:val="22"/>
          <w:szCs w:val="22"/>
        </w:rPr>
        <w:t>dropdown. On select a beneficiary the Nick Name will be displayed on the field</w:t>
      </w:r>
      <w:r>
        <w:rPr>
          <w:sz w:val="22"/>
          <w:szCs w:val="22"/>
        </w:rPr>
        <w:t xml:space="preserve">, whereas Country, IBAN, </w:t>
      </w:r>
      <w:r w:rsidRPr="00F73FBC">
        <w:rPr>
          <w:sz w:val="22"/>
          <w:szCs w:val="22"/>
        </w:rPr>
        <w:t>Account Number</w:t>
      </w:r>
      <w:r>
        <w:rPr>
          <w:sz w:val="22"/>
          <w:szCs w:val="22"/>
        </w:rPr>
        <w:t xml:space="preserve">, Routing Code, </w:t>
      </w:r>
      <w:r w:rsidRPr="00F73FBC">
        <w:rPr>
          <w:sz w:val="22"/>
          <w:szCs w:val="22"/>
        </w:rPr>
        <w:t xml:space="preserve">Account </w:t>
      </w:r>
      <w:r w:rsidR="00C36394" w:rsidRPr="00F73FBC">
        <w:rPr>
          <w:sz w:val="22"/>
          <w:szCs w:val="22"/>
        </w:rPr>
        <w:t>Currency,</w:t>
      </w:r>
      <w:r>
        <w:rPr>
          <w:sz w:val="22"/>
          <w:szCs w:val="22"/>
        </w:rPr>
        <w:t xml:space="preserve"> and Bank Name</w:t>
      </w:r>
      <w:r w:rsidRPr="00F73FBC">
        <w:rPr>
          <w:sz w:val="22"/>
          <w:szCs w:val="22"/>
        </w:rPr>
        <w:t xml:space="preserve"> will be displayed below the dropdown field.</w:t>
      </w:r>
    </w:p>
    <w:p w14:paraId="6AD17074" w14:textId="77777777" w:rsidR="00A05CB9" w:rsidRDefault="00A05CB9" w:rsidP="00872582">
      <w:pPr>
        <w:pStyle w:val="ListParagraph"/>
        <w:numPr>
          <w:ilvl w:val="0"/>
          <w:numId w:val="13"/>
        </w:numPr>
        <w:rPr>
          <w:sz w:val="22"/>
          <w:szCs w:val="22"/>
        </w:rPr>
      </w:pPr>
      <w:r>
        <w:rPr>
          <w:sz w:val="22"/>
          <w:szCs w:val="22"/>
        </w:rPr>
        <w:t>User can transfer in both From Account and Beneficiary Account currency.  By default, the beneficiary account currency will be selected.</w:t>
      </w:r>
    </w:p>
    <w:p w14:paraId="7FD40A79" w14:textId="77777777" w:rsidR="00A05CB9" w:rsidRDefault="00A05CB9" w:rsidP="00872582">
      <w:pPr>
        <w:pStyle w:val="ListParagraph"/>
        <w:numPr>
          <w:ilvl w:val="0"/>
          <w:numId w:val="13"/>
        </w:numPr>
        <w:rPr>
          <w:sz w:val="22"/>
          <w:szCs w:val="22"/>
        </w:rPr>
      </w:pPr>
      <w:r>
        <w:rPr>
          <w:sz w:val="22"/>
          <w:szCs w:val="22"/>
        </w:rPr>
        <w:t>The forex exchanges will be applicable only when the From and beneficiary account are in different currencies.</w:t>
      </w:r>
    </w:p>
    <w:p w14:paraId="04A2B960" w14:textId="77777777" w:rsidR="00A05CB9" w:rsidRDefault="00A05CB9" w:rsidP="00872582">
      <w:pPr>
        <w:pStyle w:val="ListParagraph"/>
        <w:numPr>
          <w:ilvl w:val="0"/>
          <w:numId w:val="13"/>
        </w:numPr>
        <w:rPr>
          <w:sz w:val="22"/>
          <w:szCs w:val="22"/>
        </w:rPr>
      </w:pPr>
      <w:r>
        <w:rPr>
          <w:sz w:val="22"/>
          <w:szCs w:val="22"/>
        </w:rPr>
        <w:t xml:space="preserve">If user selects Deal Number as yes, then a pop up should open and prompt the user to enter deal number and option to verify. </w:t>
      </w:r>
    </w:p>
    <w:p w14:paraId="71AE3D43" w14:textId="77777777" w:rsidR="00A05CB9" w:rsidRDefault="00A05CB9" w:rsidP="00872582">
      <w:pPr>
        <w:pStyle w:val="ListParagraph"/>
        <w:numPr>
          <w:ilvl w:val="1"/>
          <w:numId w:val="13"/>
        </w:numPr>
        <w:rPr>
          <w:sz w:val="22"/>
          <w:szCs w:val="22"/>
        </w:rPr>
      </w:pPr>
      <w:r>
        <w:rPr>
          <w:sz w:val="22"/>
          <w:szCs w:val="22"/>
        </w:rPr>
        <w:t>On successful verification, the transaction amount and transaction currency will be fetched and displayed in non-editable fields. If user needs to enter different amount again, first needs to toggle to No for the deal number and to then can enter the amount and transaction currency</w:t>
      </w:r>
    </w:p>
    <w:p w14:paraId="447125AE" w14:textId="77777777" w:rsidR="00A05CB9" w:rsidRDefault="00A05CB9" w:rsidP="00872582">
      <w:pPr>
        <w:pStyle w:val="ListParagraph"/>
        <w:numPr>
          <w:ilvl w:val="1"/>
          <w:numId w:val="13"/>
        </w:numPr>
        <w:rPr>
          <w:sz w:val="22"/>
          <w:szCs w:val="22"/>
        </w:rPr>
      </w:pPr>
      <w:r>
        <w:rPr>
          <w:sz w:val="22"/>
          <w:szCs w:val="22"/>
        </w:rPr>
        <w:t>If deal number verification is failed, invalid deal number message will be displayed.</w:t>
      </w:r>
    </w:p>
    <w:p w14:paraId="3A5E8399" w14:textId="77777777" w:rsidR="000C1E2E" w:rsidRDefault="00A05CB9" w:rsidP="00872582">
      <w:pPr>
        <w:pStyle w:val="ListParagraph"/>
        <w:numPr>
          <w:ilvl w:val="0"/>
          <w:numId w:val="13"/>
        </w:numPr>
        <w:rPr>
          <w:sz w:val="22"/>
          <w:szCs w:val="22"/>
        </w:rPr>
      </w:pPr>
      <w:r>
        <w:rPr>
          <w:sz w:val="22"/>
          <w:szCs w:val="22"/>
        </w:rPr>
        <w:t>If the Future Dated transaction is selected, the transaction date will be displayed, and user needs to select a future date.</w:t>
      </w:r>
      <w:r w:rsidR="000C1E2E">
        <w:rPr>
          <w:sz w:val="22"/>
          <w:szCs w:val="22"/>
        </w:rPr>
        <w:t xml:space="preserve"> If it’s a future dated transaction, the transaction details will be stored on the MADP table and on the actual date, a schedule will run and post the fund transfer request to T24.</w:t>
      </w:r>
    </w:p>
    <w:p w14:paraId="209BDDFB" w14:textId="77777777" w:rsidR="00A05CB9" w:rsidRDefault="00A05CB9" w:rsidP="00872582">
      <w:pPr>
        <w:pStyle w:val="ListParagraph"/>
        <w:numPr>
          <w:ilvl w:val="0"/>
          <w:numId w:val="13"/>
        </w:numPr>
        <w:rPr>
          <w:sz w:val="22"/>
          <w:szCs w:val="22"/>
        </w:rPr>
      </w:pPr>
      <w:r>
        <w:rPr>
          <w:sz w:val="22"/>
          <w:szCs w:val="22"/>
        </w:rPr>
        <w:t>If the Standing order is selected, then the Frequency, Start Date and Number of transactions fields will be enabled.</w:t>
      </w:r>
    </w:p>
    <w:p w14:paraId="169FB396" w14:textId="77777777" w:rsidR="00A05CB9" w:rsidRPr="00761DB7" w:rsidRDefault="00A05CB9" w:rsidP="00872582">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A05CB9" w14:paraId="32EE94B3"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7B94D53" w14:textId="77777777" w:rsidR="00A05CB9" w:rsidRDefault="00A05CB9" w:rsidP="007B7289">
            <w:proofErr w:type="gramStart"/>
            <w:r>
              <w:rPr>
                <w:rFonts w:ascii="Calibri" w:hAnsi="Calibri" w:cs="Calibri"/>
                <w:b w:val="0"/>
                <w:bCs w:val="0"/>
                <w:color w:val="FFFFFF"/>
              </w:rPr>
              <w:t>#.No</w:t>
            </w:r>
            <w:proofErr w:type="gramEnd"/>
          </w:p>
        </w:tc>
        <w:tc>
          <w:tcPr>
            <w:tcW w:w="1461" w:type="dxa"/>
          </w:tcPr>
          <w:p w14:paraId="6AD815BB"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7EC6AA0E"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2676D67F"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380F7FE8"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45AAC2D8"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4301B0F6"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05CB9" w14:paraId="5E01ECB1"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5CB6DE0" w14:textId="77777777" w:rsidR="00A05CB9" w:rsidRPr="001A09D4" w:rsidRDefault="00A05CB9" w:rsidP="00872582">
            <w:pPr>
              <w:pStyle w:val="ListParagraph"/>
              <w:numPr>
                <w:ilvl w:val="0"/>
                <w:numId w:val="30"/>
              </w:numPr>
              <w:spacing w:before="60"/>
              <w:contextualSpacing w:val="0"/>
              <w:jc w:val="both"/>
            </w:pPr>
          </w:p>
        </w:tc>
        <w:tc>
          <w:tcPr>
            <w:tcW w:w="1461" w:type="dxa"/>
          </w:tcPr>
          <w:p w14:paraId="6842CB7E"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From Account</w:t>
            </w:r>
          </w:p>
        </w:tc>
        <w:tc>
          <w:tcPr>
            <w:tcW w:w="1231" w:type="dxa"/>
          </w:tcPr>
          <w:p w14:paraId="6585858D"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4E6157D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07731F2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66800645"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587D67B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 xml:space="preserve">By default, the primary account should be selected. </w:t>
            </w:r>
            <w:r>
              <w:br/>
            </w:r>
            <w:r>
              <w:br/>
              <w:t>If only one account is there, it should be defaulted.</w:t>
            </w:r>
          </w:p>
        </w:tc>
      </w:tr>
      <w:tr w:rsidR="00A05CB9" w14:paraId="44F7AC0F"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AE22822" w14:textId="77777777" w:rsidR="00A05CB9" w:rsidRPr="001A09D4" w:rsidRDefault="00A05CB9" w:rsidP="00872582">
            <w:pPr>
              <w:pStyle w:val="ListParagraph"/>
              <w:numPr>
                <w:ilvl w:val="0"/>
                <w:numId w:val="30"/>
              </w:numPr>
              <w:spacing w:before="60"/>
              <w:contextualSpacing w:val="0"/>
              <w:jc w:val="both"/>
            </w:pPr>
          </w:p>
        </w:tc>
        <w:tc>
          <w:tcPr>
            <w:tcW w:w="1461" w:type="dxa"/>
          </w:tcPr>
          <w:p w14:paraId="212A4E0F"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To Account</w:t>
            </w:r>
          </w:p>
        </w:tc>
        <w:tc>
          <w:tcPr>
            <w:tcW w:w="1231" w:type="dxa"/>
          </w:tcPr>
          <w:p w14:paraId="6F0167A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23F208BF"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17465F2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01BC435E"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2E71207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Beneficiaries will be displayed on dropdown. On select a beneficiary, the Nick Name will be displayed on the field.</w:t>
            </w:r>
          </w:p>
        </w:tc>
      </w:tr>
      <w:tr w:rsidR="00A05CB9" w14:paraId="4458D336"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C908DB8" w14:textId="77777777" w:rsidR="00A05CB9" w:rsidRPr="001A09D4" w:rsidRDefault="00A05CB9" w:rsidP="00872582">
            <w:pPr>
              <w:pStyle w:val="ListParagraph"/>
              <w:numPr>
                <w:ilvl w:val="0"/>
                <w:numId w:val="30"/>
              </w:numPr>
              <w:spacing w:before="60"/>
              <w:contextualSpacing w:val="0"/>
              <w:jc w:val="both"/>
            </w:pPr>
          </w:p>
        </w:tc>
        <w:tc>
          <w:tcPr>
            <w:tcW w:w="1461" w:type="dxa"/>
          </w:tcPr>
          <w:p w14:paraId="0099B69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Beneficiary details</w:t>
            </w:r>
          </w:p>
        </w:tc>
        <w:tc>
          <w:tcPr>
            <w:tcW w:w="1231" w:type="dxa"/>
          </w:tcPr>
          <w:p w14:paraId="23FF9F18"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2087317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7D80733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43D1A95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5D59427E" w14:textId="25C72362" w:rsidR="00A05CB9" w:rsidRDefault="00A05CB9" w:rsidP="007B7289">
            <w:pPr>
              <w:cnfStyle w:val="000000100000" w:firstRow="0" w:lastRow="0" w:firstColumn="0" w:lastColumn="0" w:oddVBand="0" w:evenVBand="0" w:oddHBand="1" w:evenHBand="0" w:firstRowFirstColumn="0" w:firstRowLastColumn="0" w:lastRowFirstColumn="0" w:lastRowLastColumn="0"/>
            </w:pPr>
            <w:r>
              <w:t xml:space="preserve">On select a beneficiary, </w:t>
            </w:r>
            <w:r w:rsidRPr="00A05CB9">
              <w:t>Country, IBAN, Account Number, Routing Code, Account Currency, and Bank Name will be displayed below the dropdown field.</w:t>
            </w:r>
          </w:p>
        </w:tc>
      </w:tr>
      <w:tr w:rsidR="00A05CB9" w14:paraId="00FD064F"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1EAB86A0" w14:textId="77777777" w:rsidR="00A05CB9" w:rsidRPr="001A09D4" w:rsidRDefault="00A05CB9" w:rsidP="00872582">
            <w:pPr>
              <w:pStyle w:val="ListParagraph"/>
              <w:numPr>
                <w:ilvl w:val="0"/>
                <w:numId w:val="30"/>
              </w:numPr>
              <w:spacing w:before="60"/>
              <w:contextualSpacing w:val="0"/>
              <w:jc w:val="both"/>
            </w:pPr>
          </w:p>
        </w:tc>
        <w:tc>
          <w:tcPr>
            <w:tcW w:w="1461" w:type="dxa"/>
          </w:tcPr>
          <w:p w14:paraId="355870F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Deal Number Available</w:t>
            </w:r>
          </w:p>
        </w:tc>
        <w:tc>
          <w:tcPr>
            <w:tcW w:w="1231" w:type="dxa"/>
          </w:tcPr>
          <w:p w14:paraId="1CF22FC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121F0DA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4C5A9F6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4BA1D196"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19F256E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Option to Select yes or No. On select Yes, need to open pop up</w:t>
            </w:r>
          </w:p>
        </w:tc>
      </w:tr>
      <w:tr w:rsidR="00A05CB9" w14:paraId="7D8F829D"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5E7BA21" w14:textId="77777777" w:rsidR="00A05CB9" w:rsidRPr="001A09D4" w:rsidRDefault="00A05CB9" w:rsidP="00872582">
            <w:pPr>
              <w:pStyle w:val="ListParagraph"/>
              <w:numPr>
                <w:ilvl w:val="0"/>
                <w:numId w:val="30"/>
              </w:numPr>
              <w:spacing w:before="60"/>
              <w:contextualSpacing w:val="0"/>
              <w:jc w:val="both"/>
            </w:pPr>
          </w:p>
        </w:tc>
        <w:tc>
          <w:tcPr>
            <w:tcW w:w="1461" w:type="dxa"/>
          </w:tcPr>
          <w:p w14:paraId="25DC24A9"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Deal Number</w:t>
            </w:r>
          </w:p>
        </w:tc>
        <w:tc>
          <w:tcPr>
            <w:tcW w:w="1231" w:type="dxa"/>
          </w:tcPr>
          <w:p w14:paraId="09772DDD"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3C272FE5"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Alphanumeric without special characters</w:t>
            </w:r>
          </w:p>
        </w:tc>
        <w:tc>
          <w:tcPr>
            <w:tcW w:w="937" w:type="dxa"/>
          </w:tcPr>
          <w:p w14:paraId="466533A7"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12</w:t>
            </w:r>
          </w:p>
        </w:tc>
        <w:tc>
          <w:tcPr>
            <w:tcW w:w="1233" w:type="dxa"/>
          </w:tcPr>
          <w:p w14:paraId="337B6C87"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CM</w:t>
            </w:r>
          </w:p>
        </w:tc>
        <w:tc>
          <w:tcPr>
            <w:tcW w:w="2732" w:type="dxa"/>
            <w:vMerge w:val="restart"/>
          </w:tcPr>
          <w:p w14:paraId="20FF4F3C"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On select need to enter the deal number in pop up and on click verify, will fetch the number, amount, and exchange rates.</w:t>
            </w:r>
          </w:p>
        </w:tc>
      </w:tr>
      <w:tr w:rsidR="00A05CB9" w14:paraId="3D0A99B4"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592CEBA" w14:textId="77777777" w:rsidR="00A05CB9" w:rsidRPr="001A09D4" w:rsidRDefault="00A05CB9" w:rsidP="00872582">
            <w:pPr>
              <w:pStyle w:val="ListParagraph"/>
              <w:numPr>
                <w:ilvl w:val="0"/>
                <w:numId w:val="30"/>
              </w:numPr>
              <w:spacing w:before="60"/>
              <w:contextualSpacing w:val="0"/>
              <w:jc w:val="both"/>
            </w:pPr>
          </w:p>
        </w:tc>
        <w:tc>
          <w:tcPr>
            <w:tcW w:w="1461" w:type="dxa"/>
          </w:tcPr>
          <w:p w14:paraId="6C117BA0"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Verify</w:t>
            </w:r>
          </w:p>
        </w:tc>
        <w:tc>
          <w:tcPr>
            <w:tcW w:w="1231" w:type="dxa"/>
          </w:tcPr>
          <w:p w14:paraId="75C0A2F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7A38785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636D1AEF"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6BAF3CB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3CB9C01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052E04CB"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AB77172" w14:textId="77777777" w:rsidR="00A05CB9" w:rsidRPr="001A09D4" w:rsidRDefault="00A05CB9" w:rsidP="00872582">
            <w:pPr>
              <w:pStyle w:val="ListParagraph"/>
              <w:numPr>
                <w:ilvl w:val="0"/>
                <w:numId w:val="30"/>
              </w:numPr>
              <w:spacing w:before="60"/>
              <w:contextualSpacing w:val="0"/>
              <w:jc w:val="both"/>
            </w:pPr>
          </w:p>
        </w:tc>
        <w:tc>
          <w:tcPr>
            <w:tcW w:w="1461" w:type="dxa"/>
          </w:tcPr>
          <w:p w14:paraId="4A88013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Amount</w:t>
            </w:r>
          </w:p>
        </w:tc>
        <w:tc>
          <w:tcPr>
            <w:tcW w:w="1231" w:type="dxa"/>
          </w:tcPr>
          <w:p w14:paraId="5EA2D2C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277BE5B2"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57279E4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9</w:t>
            </w:r>
          </w:p>
        </w:tc>
        <w:tc>
          <w:tcPr>
            <w:tcW w:w="1233" w:type="dxa"/>
          </w:tcPr>
          <w:p w14:paraId="25EEED1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5A0B7901"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 xml:space="preserve">Option to transfer in both the currencies. By default, should be in beneficiary account currency. </w:t>
            </w:r>
          </w:p>
        </w:tc>
      </w:tr>
      <w:tr w:rsidR="00A05CB9" w14:paraId="4D649013"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17A82A9" w14:textId="77777777" w:rsidR="00A05CB9" w:rsidRPr="001A09D4" w:rsidRDefault="00A05CB9" w:rsidP="00872582">
            <w:pPr>
              <w:pStyle w:val="ListParagraph"/>
              <w:numPr>
                <w:ilvl w:val="0"/>
                <w:numId w:val="30"/>
              </w:numPr>
              <w:spacing w:before="60"/>
              <w:contextualSpacing w:val="0"/>
              <w:jc w:val="both"/>
            </w:pPr>
          </w:p>
        </w:tc>
        <w:tc>
          <w:tcPr>
            <w:tcW w:w="1461" w:type="dxa"/>
          </w:tcPr>
          <w:p w14:paraId="63F37FF5" w14:textId="1110FD8B" w:rsidR="00A05CB9" w:rsidRDefault="00A05CB9" w:rsidP="007B7289">
            <w:pPr>
              <w:cnfStyle w:val="000000000000" w:firstRow="0" w:lastRow="0" w:firstColumn="0" w:lastColumn="0" w:oddVBand="0" w:evenVBand="0" w:oddHBand="0" w:evenHBand="0" w:firstRowFirstColumn="0" w:firstRowLastColumn="0" w:lastRowFirstColumn="0" w:lastRowLastColumn="0"/>
            </w:pPr>
            <w:r>
              <w:t xml:space="preserve">Exchange </w:t>
            </w:r>
            <w:r w:rsidR="00CB74B7">
              <w:t>Amount</w:t>
            </w:r>
          </w:p>
        </w:tc>
        <w:tc>
          <w:tcPr>
            <w:tcW w:w="1231" w:type="dxa"/>
          </w:tcPr>
          <w:p w14:paraId="0F80CFC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5BB066E7"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196882B0"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596A5A7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601CD6AD"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Will display the other currency than the selected one.</w:t>
            </w:r>
          </w:p>
        </w:tc>
      </w:tr>
      <w:tr w:rsidR="004779DD" w14:paraId="78C4C0FA"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4CEB0FE" w14:textId="77777777" w:rsidR="004779DD" w:rsidRPr="001A09D4" w:rsidRDefault="004779DD" w:rsidP="004779DD">
            <w:pPr>
              <w:pStyle w:val="ListParagraph"/>
              <w:numPr>
                <w:ilvl w:val="0"/>
                <w:numId w:val="30"/>
              </w:numPr>
              <w:spacing w:before="60"/>
              <w:contextualSpacing w:val="0"/>
              <w:jc w:val="both"/>
            </w:pPr>
          </w:p>
        </w:tc>
        <w:tc>
          <w:tcPr>
            <w:tcW w:w="1461" w:type="dxa"/>
          </w:tcPr>
          <w:p w14:paraId="7868BD43" w14:textId="51FEF1DF" w:rsidR="004779DD" w:rsidRDefault="004779DD" w:rsidP="004779DD">
            <w:pPr>
              <w:cnfStyle w:val="000000100000" w:firstRow="0" w:lastRow="0" w:firstColumn="0" w:lastColumn="0" w:oddVBand="0" w:evenVBand="0" w:oddHBand="1" w:evenHBand="0" w:firstRowFirstColumn="0" w:firstRowLastColumn="0" w:lastRowFirstColumn="0" w:lastRowLastColumn="0"/>
            </w:pPr>
            <w:r>
              <w:t>Purpose Category</w:t>
            </w:r>
          </w:p>
        </w:tc>
        <w:tc>
          <w:tcPr>
            <w:tcW w:w="1231" w:type="dxa"/>
          </w:tcPr>
          <w:p w14:paraId="6531ADFF" w14:textId="3C91D5F9" w:rsidR="004779DD" w:rsidRDefault="004779DD" w:rsidP="004779DD">
            <w:pPr>
              <w:cnfStyle w:val="000000100000" w:firstRow="0" w:lastRow="0" w:firstColumn="0" w:lastColumn="0" w:oddVBand="0" w:evenVBand="0" w:oddHBand="1" w:evenHBand="0" w:firstRowFirstColumn="0" w:firstRowLastColumn="0" w:lastRowFirstColumn="0" w:lastRowLastColumn="0"/>
            </w:pPr>
            <w:r>
              <w:t>Radio Button</w:t>
            </w:r>
          </w:p>
        </w:tc>
        <w:tc>
          <w:tcPr>
            <w:tcW w:w="1421" w:type="dxa"/>
          </w:tcPr>
          <w:p w14:paraId="3DECF6D0"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937" w:type="dxa"/>
          </w:tcPr>
          <w:p w14:paraId="46C567F9"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233" w:type="dxa"/>
          </w:tcPr>
          <w:p w14:paraId="1E329034" w14:textId="41CA82C1" w:rsidR="004779DD" w:rsidRDefault="004779DD" w:rsidP="004779DD">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14D2DF14" w14:textId="11070307" w:rsidR="004779DD" w:rsidRDefault="004779DD" w:rsidP="004779DD">
            <w:pPr>
              <w:cnfStyle w:val="000000100000" w:firstRow="0" w:lastRow="0" w:firstColumn="0" w:lastColumn="0" w:oddVBand="0" w:evenVBand="0" w:oddHBand="1" w:evenHBand="0" w:firstRowFirstColumn="0" w:firstRowLastColumn="0" w:lastRowFirstColumn="0" w:lastRowLastColumn="0"/>
            </w:pPr>
            <w:r>
              <w:t>Personal, Corporate, Others</w:t>
            </w:r>
          </w:p>
        </w:tc>
      </w:tr>
      <w:tr w:rsidR="004779DD" w14:paraId="55DB7895"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25F811F4" w14:textId="77777777" w:rsidR="004779DD" w:rsidRPr="001A09D4" w:rsidRDefault="004779DD" w:rsidP="004779DD">
            <w:pPr>
              <w:pStyle w:val="ListParagraph"/>
              <w:numPr>
                <w:ilvl w:val="0"/>
                <w:numId w:val="30"/>
              </w:numPr>
              <w:spacing w:before="60"/>
              <w:contextualSpacing w:val="0"/>
              <w:jc w:val="both"/>
            </w:pPr>
          </w:p>
        </w:tc>
        <w:tc>
          <w:tcPr>
            <w:tcW w:w="1461" w:type="dxa"/>
          </w:tcPr>
          <w:p w14:paraId="38D58A71" w14:textId="439D9CF8" w:rsidR="004779DD" w:rsidRDefault="004779DD" w:rsidP="004779DD">
            <w:pPr>
              <w:cnfStyle w:val="000000000000" w:firstRow="0" w:lastRow="0" w:firstColumn="0" w:lastColumn="0" w:oddVBand="0" w:evenVBand="0" w:oddHBand="0" w:evenHBand="0" w:firstRowFirstColumn="0" w:firstRowLastColumn="0" w:lastRowFirstColumn="0" w:lastRowLastColumn="0"/>
            </w:pPr>
            <w:r>
              <w:t>Purpose of Transfer</w:t>
            </w:r>
          </w:p>
        </w:tc>
        <w:tc>
          <w:tcPr>
            <w:tcW w:w="1231" w:type="dxa"/>
          </w:tcPr>
          <w:p w14:paraId="732CF1DB" w14:textId="4048EF08" w:rsidR="004779DD" w:rsidRDefault="004779DD" w:rsidP="004779DD">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1E47527A"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937" w:type="dxa"/>
          </w:tcPr>
          <w:p w14:paraId="3133C5CC"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233" w:type="dxa"/>
          </w:tcPr>
          <w:p w14:paraId="2A37F4C8" w14:textId="258F0D69" w:rsidR="004779DD" w:rsidRDefault="004779DD" w:rsidP="004779DD">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3FB6760C" w14:textId="7A1C6A96" w:rsidR="004779DD" w:rsidRDefault="004779DD" w:rsidP="004779DD">
            <w:pPr>
              <w:cnfStyle w:val="000000000000" w:firstRow="0" w:lastRow="0" w:firstColumn="0" w:lastColumn="0" w:oddVBand="0" w:evenVBand="0" w:oddHBand="0" w:evenHBand="0" w:firstRowFirstColumn="0" w:firstRowLastColumn="0" w:lastRowFirstColumn="0" w:lastRowLastColumn="0"/>
            </w:pPr>
            <w:r>
              <w:t>List of purpose will be displayed in dropdown based on purpose category selection</w:t>
            </w:r>
          </w:p>
        </w:tc>
      </w:tr>
      <w:tr w:rsidR="00A05CB9" w14:paraId="756637B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FADDE3E" w14:textId="77777777" w:rsidR="00A05CB9" w:rsidRPr="001A09D4" w:rsidRDefault="00A05CB9" w:rsidP="00872582">
            <w:pPr>
              <w:pStyle w:val="ListParagraph"/>
              <w:numPr>
                <w:ilvl w:val="0"/>
                <w:numId w:val="30"/>
              </w:numPr>
              <w:spacing w:before="60"/>
              <w:contextualSpacing w:val="0"/>
              <w:jc w:val="both"/>
              <w:rPr>
                <w:b w:val="0"/>
                <w:bCs w:val="0"/>
              </w:rPr>
            </w:pPr>
          </w:p>
        </w:tc>
        <w:tc>
          <w:tcPr>
            <w:tcW w:w="1461" w:type="dxa"/>
          </w:tcPr>
          <w:p w14:paraId="2C33E2DE"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Description</w:t>
            </w:r>
          </w:p>
        </w:tc>
        <w:tc>
          <w:tcPr>
            <w:tcW w:w="1231" w:type="dxa"/>
          </w:tcPr>
          <w:p w14:paraId="5D93192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6F395B23"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Alphanumeric</w:t>
            </w:r>
          </w:p>
        </w:tc>
        <w:tc>
          <w:tcPr>
            <w:tcW w:w="937" w:type="dxa"/>
          </w:tcPr>
          <w:p w14:paraId="066A49B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369B095C"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74C2EF6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r>
      <w:tr w:rsidR="00D93691" w14:paraId="606E1689"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6D74AC2A" w14:textId="77777777" w:rsidR="00D93691" w:rsidRPr="001A09D4" w:rsidRDefault="00D93691" w:rsidP="00D93691">
            <w:pPr>
              <w:pStyle w:val="ListParagraph"/>
              <w:numPr>
                <w:ilvl w:val="0"/>
                <w:numId w:val="30"/>
              </w:numPr>
              <w:spacing w:before="60"/>
              <w:contextualSpacing w:val="0"/>
              <w:jc w:val="both"/>
              <w:rPr>
                <w:b w:val="0"/>
                <w:bCs w:val="0"/>
              </w:rPr>
            </w:pPr>
          </w:p>
        </w:tc>
        <w:tc>
          <w:tcPr>
            <w:tcW w:w="1461" w:type="dxa"/>
          </w:tcPr>
          <w:p w14:paraId="2FFDC01E" w14:textId="192976D0" w:rsidR="00D93691" w:rsidRDefault="00D93691" w:rsidP="00D93691">
            <w:pPr>
              <w:cnfStyle w:val="000000000000" w:firstRow="0" w:lastRow="0" w:firstColumn="0" w:lastColumn="0" w:oddVBand="0" w:evenVBand="0" w:oddHBand="0" w:evenHBand="0" w:firstRowFirstColumn="0" w:firstRowLastColumn="0" w:lastRowFirstColumn="0" w:lastRowLastColumn="0"/>
            </w:pPr>
            <w:r>
              <w:t>Future Transfer</w:t>
            </w:r>
          </w:p>
        </w:tc>
        <w:tc>
          <w:tcPr>
            <w:tcW w:w="1231" w:type="dxa"/>
          </w:tcPr>
          <w:p w14:paraId="34C0184A" w14:textId="66CC42E5" w:rsidR="00D93691" w:rsidRDefault="00D93691" w:rsidP="00D93691">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48709D1C"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937" w:type="dxa"/>
          </w:tcPr>
          <w:p w14:paraId="234806ED"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1233" w:type="dxa"/>
          </w:tcPr>
          <w:p w14:paraId="1D3E7E14"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2732" w:type="dxa"/>
          </w:tcPr>
          <w:p w14:paraId="01777FCA"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r>
              <w:t>If user click transfer later, future date would be allowed.</w:t>
            </w:r>
          </w:p>
        </w:tc>
      </w:tr>
      <w:tr w:rsidR="00D93691" w14:paraId="645148AD"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A6381C6" w14:textId="77777777" w:rsidR="00D93691" w:rsidRPr="001A09D4" w:rsidRDefault="00D93691" w:rsidP="00D93691">
            <w:pPr>
              <w:pStyle w:val="ListParagraph"/>
              <w:numPr>
                <w:ilvl w:val="0"/>
                <w:numId w:val="30"/>
              </w:numPr>
              <w:spacing w:before="60"/>
              <w:contextualSpacing w:val="0"/>
              <w:jc w:val="both"/>
              <w:rPr>
                <w:b w:val="0"/>
                <w:bCs w:val="0"/>
              </w:rPr>
            </w:pPr>
          </w:p>
        </w:tc>
        <w:tc>
          <w:tcPr>
            <w:tcW w:w="1461" w:type="dxa"/>
          </w:tcPr>
          <w:p w14:paraId="567685D6" w14:textId="3FCE717F" w:rsidR="00D93691" w:rsidRDefault="00D93691" w:rsidP="00D93691">
            <w:pPr>
              <w:cnfStyle w:val="000000100000" w:firstRow="0" w:lastRow="0" w:firstColumn="0" w:lastColumn="0" w:oddVBand="0" w:evenVBand="0" w:oddHBand="1" w:evenHBand="0" w:firstRowFirstColumn="0" w:firstRowLastColumn="0" w:lastRowFirstColumn="0" w:lastRowLastColumn="0"/>
            </w:pPr>
            <w:r>
              <w:t>Type</w:t>
            </w:r>
          </w:p>
        </w:tc>
        <w:tc>
          <w:tcPr>
            <w:tcW w:w="1231" w:type="dxa"/>
          </w:tcPr>
          <w:p w14:paraId="1BF934CB" w14:textId="02CA9D55" w:rsidR="00D93691" w:rsidRDefault="00D93691" w:rsidP="00D93691">
            <w:pPr>
              <w:cnfStyle w:val="000000100000" w:firstRow="0" w:lastRow="0" w:firstColumn="0" w:lastColumn="0" w:oddVBand="0" w:evenVBand="0" w:oddHBand="1" w:evenHBand="0" w:firstRowFirstColumn="0" w:firstRowLastColumn="0" w:lastRowFirstColumn="0" w:lastRowLastColumn="0"/>
            </w:pPr>
            <w:r>
              <w:t>Tab</w:t>
            </w:r>
          </w:p>
        </w:tc>
        <w:tc>
          <w:tcPr>
            <w:tcW w:w="1421" w:type="dxa"/>
          </w:tcPr>
          <w:p w14:paraId="426AFF40"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937" w:type="dxa"/>
          </w:tcPr>
          <w:p w14:paraId="1DCF1A3C"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p>
        </w:tc>
        <w:tc>
          <w:tcPr>
            <w:tcW w:w="1233" w:type="dxa"/>
          </w:tcPr>
          <w:p w14:paraId="2D2E3D6D" w14:textId="32027A41" w:rsidR="00D93691" w:rsidRDefault="00D93691" w:rsidP="00D93691">
            <w:pPr>
              <w:cnfStyle w:val="000000100000" w:firstRow="0" w:lastRow="0" w:firstColumn="0" w:lastColumn="0" w:oddVBand="0" w:evenVBand="0" w:oddHBand="1" w:evenHBand="0" w:firstRowFirstColumn="0" w:firstRowLastColumn="0" w:lastRowFirstColumn="0" w:lastRowLastColumn="0"/>
            </w:pPr>
            <w:r>
              <w:t>CM</w:t>
            </w:r>
          </w:p>
        </w:tc>
        <w:tc>
          <w:tcPr>
            <w:tcW w:w="2732" w:type="dxa"/>
          </w:tcPr>
          <w:p w14:paraId="61F738F7" w14:textId="77777777" w:rsidR="00D93691" w:rsidRDefault="00D93691" w:rsidP="00D93691">
            <w:pPr>
              <w:cnfStyle w:val="000000100000" w:firstRow="0" w:lastRow="0" w:firstColumn="0" w:lastColumn="0" w:oddVBand="0" w:evenVBand="0" w:oddHBand="1" w:evenHBand="0" w:firstRowFirstColumn="0" w:firstRowLastColumn="0" w:lastRowFirstColumn="0" w:lastRowLastColumn="0"/>
            </w:pPr>
            <w:r>
              <w:t>On select Yes, schedule transaction details will be captured.</w:t>
            </w:r>
          </w:p>
        </w:tc>
      </w:tr>
      <w:tr w:rsidR="00D93691" w14:paraId="0AE4D575"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1D5DF2BC" w14:textId="77777777" w:rsidR="00D93691" w:rsidRPr="001A09D4" w:rsidRDefault="00D93691" w:rsidP="00D93691">
            <w:pPr>
              <w:pStyle w:val="ListParagraph"/>
              <w:numPr>
                <w:ilvl w:val="0"/>
                <w:numId w:val="30"/>
              </w:numPr>
              <w:spacing w:before="60"/>
              <w:contextualSpacing w:val="0"/>
              <w:jc w:val="both"/>
              <w:rPr>
                <w:b w:val="0"/>
                <w:bCs w:val="0"/>
              </w:rPr>
            </w:pPr>
          </w:p>
        </w:tc>
        <w:tc>
          <w:tcPr>
            <w:tcW w:w="1461" w:type="dxa"/>
          </w:tcPr>
          <w:p w14:paraId="3835E0A0" w14:textId="6A901203" w:rsidR="00D93691" w:rsidRDefault="00D93691" w:rsidP="00D93691">
            <w:pPr>
              <w:cnfStyle w:val="000000000000" w:firstRow="0" w:lastRow="0" w:firstColumn="0" w:lastColumn="0" w:oddVBand="0" w:evenVBand="0" w:oddHBand="0" w:evenHBand="0" w:firstRowFirstColumn="0" w:firstRowLastColumn="0" w:lastRowFirstColumn="0" w:lastRowLastColumn="0"/>
            </w:pPr>
            <w:r>
              <w:t>Frequency</w:t>
            </w:r>
          </w:p>
        </w:tc>
        <w:tc>
          <w:tcPr>
            <w:tcW w:w="1231" w:type="dxa"/>
          </w:tcPr>
          <w:p w14:paraId="05F73B29" w14:textId="620813DA" w:rsidR="00D93691" w:rsidRDefault="00D93691" w:rsidP="00D93691">
            <w:pPr>
              <w:cnfStyle w:val="000000000000" w:firstRow="0" w:lastRow="0" w:firstColumn="0" w:lastColumn="0" w:oddVBand="0" w:evenVBand="0" w:oddHBand="0" w:evenHBand="0" w:firstRowFirstColumn="0" w:firstRowLastColumn="0" w:lastRowFirstColumn="0" w:lastRowLastColumn="0"/>
            </w:pPr>
            <w:r>
              <w:t>Tab</w:t>
            </w:r>
          </w:p>
        </w:tc>
        <w:tc>
          <w:tcPr>
            <w:tcW w:w="1421" w:type="dxa"/>
          </w:tcPr>
          <w:p w14:paraId="78A54FFC"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937" w:type="dxa"/>
          </w:tcPr>
          <w:p w14:paraId="78FA6A4F"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p>
        </w:tc>
        <w:tc>
          <w:tcPr>
            <w:tcW w:w="1233" w:type="dxa"/>
          </w:tcPr>
          <w:p w14:paraId="39CD4AF7" w14:textId="58CD1A44" w:rsidR="00D93691" w:rsidRDefault="00D93691" w:rsidP="00D93691">
            <w:pPr>
              <w:cnfStyle w:val="000000000000" w:firstRow="0" w:lastRow="0" w:firstColumn="0" w:lastColumn="0" w:oddVBand="0" w:evenVBand="0" w:oddHBand="0" w:evenHBand="0" w:firstRowFirstColumn="0" w:firstRowLastColumn="0" w:lastRowFirstColumn="0" w:lastRowLastColumn="0"/>
            </w:pPr>
            <w:r>
              <w:t>CM</w:t>
            </w:r>
          </w:p>
        </w:tc>
        <w:tc>
          <w:tcPr>
            <w:tcW w:w="2732" w:type="dxa"/>
            <w:vMerge w:val="restart"/>
          </w:tcPr>
          <w:p w14:paraId="13C1BFB9" w14:textId="77777777" w:rsidR="00D93691" w:rsidRDefault="00D93691" w:rsidP="00D93691">
            <w:pPr>
              <w:cnfStyle w:val="000000000000" w:firstRow="0" w:lastRow="0" w:firstColumn="0" w:lastColumn="0" w:oddVBand="0" w:evenVBand="0" w:oddHBand="0" w:evenHBand="0" w:firstRowFirstColumn="0" w:firstRowLastColumn="0" w:lastRowFirstColumn="0" w:lastRowLastColumn="0"/>
            </w:pPr>
            <w:r>
              <w:t>Applicable only when Standing order is selected</w:t>
            </w:r>
          </w:p>
        </w:tc>
      </w:tr>
      <w:tr w:rsidR="00A05CB9" w14:paraId="0FF527EB"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7DD944B" w14:textId="77777777" w:rsidR="00A05CB9" w:rsidRPr="001A09D4" w:rsidRDefault="00A05CB9" w:rsidP="00872582">
            <w:pPr>
              <w:pStyle w:val="ListParagraph"/>
              <w:numPr>
                <w:ilvl w:val="0"/>
                <w:numId w:val="30"/>
              </w:numPr>
              <w:spacing w:before="60"/>
              <w:contextualSpacing w:val="0"/>
              <w:jc w:val="both"/>
              <w:rPr>
                <w:b w:val="0"/>
                <w:bCs w:val="0"/>
              </w:rPr>
            </w:pPr>
          </w:p>
        </w:tc>
        <w:tc>
          <w:tcPr>
            <w:tcW w:w="1461" w:type="dxa"/>
          </w:tcPr>
          <w:p w14:paraId="5A8EA9D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Start Date</w:t>
            </w:r>
          </w:p>
        </w:tc>
        <w:tc>
          <w:tcPr>
            <w:tcW w:w="1231" w:type="dxa"/>
          </w:tcPr>
          <w:p w14:paraId="2E1721A2"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Date Picker</w:t>
            </w:r>
          </w:p>
        </w:tc>
        <w:tc>
          <w:tcPr>
            <w:tcW w:w="1421" w:type="dxa"/>
          </w:tcPr>
          <w:p w14:paraId="48720CF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5A68DDD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04124C3C"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CM</w:t>
            </w:r>
          </w:p>
        </w:tc>
        <w:tc>
          <w:tcPr>
            <w:tcW w:w="2732" w:type="dxa"/>
            <w:vMerge/>
          </w:tcPr>
          <w:p w14:paraId="4D033AD7"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r>
      <w:tr w:rsidR="00A05CB9" w14:paraId="25E822E8"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4B0925BB" w14:textId="77777777" w:rsidR="00A05CB9" w:rsidRPr="001A09D4" w:rsidRDefault="00A05CB9" w:rsidP="00872582">
            <w:pPr>
              <w:pStyle w:val="ListParagraph"/>
              <w:numPr>
                <w:ilvl w:val="0"/>
                <w:numId w:val="30"/>
              </w:numPr>
              <w:spacing w:before="60"/>
              <w:contextualSpacing w:val="0"/>
              <w:jc w:val="both"/>
              <w:rPr>
                <w:b w:val="0"/>
                <w:bCs w:val="0"/>
              </w:rPr>
            </w:pPr>
          </w:p>
        </w:tc>
        <w:tc>
          <w:tcPr>
            <w:tcW w:w="1461" w:type="dxa"/>
          </w:tcPr>
          <w:p w14:paraId="38F95C16"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No of Transactions</w:t>
            </w:r>
          </w:p>
        </w:tc>
        <w:tc>
          <w:tcPr>
            <w:tcW w:w="1231" w:type="dxa"/>
          </w:tcPr>
          <w:p w14:paraId="514E9A1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4F799BD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075BCE17"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67FDF310"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14629B2F"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7A95C290"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58FE709" w14:textId="77777777" w:rsidR="00A05CB9" w:rsidRPr="001A09D4" w:rsidRDefault="00A05CB9" w:rsidP="00872582">
            <w:pPr>
              <w:pStyle w:val="ListParagraph"/>
              <w:numPr>
                <w:ilvl w:val="0"/>
                <w:numId w:val="30"/>
              </w:numPr>
              <w:spacing w:before="60"/>
              <w:contextualSpacing w:val="0"/>
              <w:jc w:val="both"/>
            </w:pPr>
          </w:p>
        </w:tc>
        <w:tc>
          <w:tcPr>
            <w:tcW w:w="1461" w:type="dxa"/>
          </w:tcPr>
          <w:p w14:paraId="0C9F2C6C"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5177F124"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016ADDF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7BD288D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56D9D709"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7E1B5B98"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A05CB9" w14:paraId="2EAE1D42"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E560153" w14:textId="77777777" w:rsidR="00A05CB9" w:rsidRPr="001A09D4" w:rsidRDefault="00A05CB9" w:rsidP="00872582">
            <w:pPr>
              <w:pStyle w:val="ListParagraph"/>
              <w:numPr>
                <w:ilvl w:val="0"/>
                <w:numId w:val="30"/>
              </w:numPr>
              <w:spacing w:before="60"/>
              <w:contextualSpacing w:val="0"/>
              <w:jc w:val="both"/>
            </w:pPr>
          </w:p>
        </w:tc>
        <w:tc>
          <w:tcPr>
            <w:tcW w:w="1461" w:type="dxa"/>
          </w:tcPr>
          <w:p w14:paraId="247DC677"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083379A2"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39CDEA62"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2BA583B9"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07BB2D0C"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32BBDADC"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6BC7F7EB" w14:textId="77777777" w:rsidR="00A05CB9" w:rsidRPr="00B63917" w:rsidRDefault="00A05CB9"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717EF5F1" w14:textId="77777777" w:rsidR="00A05CB9" w:rsidRPr="00B63917" w:rsidRDefault="00A05CB9" w:rsidP="00872582">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68A52672" w14:textId="77777777" w:rsidR="00A05CB9" w:rsidRPr="00624762" w:rsidRDefault="00A05CB9" w:rsidP="00A05CB9">
      <w:pPr>
        <w:ind w:firstLine="426"/>
        <w:rPr>
          <w:b/>
          <w:bCs/>
          <w:sz w:val="22"/>
          <w:szCs w:val="22"/>
        </w:rPr>
      </w:pPr>
      <w:r w:rsidRPr="00624762">
        <w:rPr>
          <w:b/>
          <w:bCs/>
          <w:sz w:val="22"/>
          <w:szCs w:val="22"/>
        </w:rPr>
        <w:t>Validations:</w:t>
      </w:r>
    </w:p>
    <w:p w14:paraId="22C0C978" w14:textId="77777777" w:rsidR="00A05CB9" w:rsidRDefault="00A05CB9" w:rsidP="00872582">
      <w:pPr>
        <w:pStyle w:val="ListParagraph"/>
        <w:numPr>
          <w:ilvl w:val="0"/>
          <w:numId w:val="13"/>
        </w:numPr>
        <w:rPr>
          <w:sz w:val="22"/>
          <w:szCs w:val="22"/>
        </w:rPr>
      </w:pPr>
      <w:r>
        <w:rPr>
          <w:sz w:val="22"/>
          <w:szCs w:val="22"/>
        </w:rPr>
        <w:t>Either Standing Order or Future transaction only can be selected. Both can’t be selected at same time.</w:t>
      </w:r>
    </w:p>
    <w:p w14:paraId="58FDC334" w14:textId="77777777" w:rsidR="00A05CB9" w:rsidRDefault="00A05CB9" w:rsidP="00872582">
      <w:pPr>
        <w:pStyle w:val="ListParagraph"/>
        <w:numPr>
          <w:ilvl w:val="0"/>
          <w:numId w:val="13"/>
        </w:numPr>
        <w:rPr>
          <w:sz w:val="22"/>
          <w:szCs w:val="22"/>
        </w:rPr>
      </w:pPr>
      <w:r>
        <w:rPr>
          <w:sz w:val="22"/>
          <w:szCs w:val="22"/>
        </w:rPr>
        <w:lastRenderedPageBreak/>
        <w:t xml:space="preserve">When deal code is entered, user can’t select Future Date or Standing Order. Applicable only for immediate transfer. </w:t>
      </w:r>
    </w:p>
    <w:p w14:paraId="2765ACC6" w14:textId="77777777" w:rsidR="00A05CB9" w:rsidRPr="00FB6F39" w:rsidRDefault="00A05CB9" w:rsidP="00A05CB9">
      <w:pPr>
        <w:ind w:left="426"/>
        <w:rPr>
          <w:b/>
          <w:bCs/>
          <w:sz w:val="24"/>
          <w:szCs w:val="24"/>
        </w:rPr>
      </w:pPr>
      <w:r w:rsidRPr="00FB6F39">
        <w:rPr>
          <w:b/>
          <w:bCs/>
          <w:sz w:val="24"/>
          <w:szCs w:val="24"/>
        </w:rPr>
        <w:t>Screen 2 (Confirmation):</w:t>
      </w:r>
    </w:p>
    <w:p w14:paraId="02A1DD35" w14:textId="77777777" w:rsidR="00A05CB9" w:rsidRDefault="00A05CB9" w:rsidP="00872582">
      <w:pPr>
        <w:pStyle w:val="ListParagraph"/>
        <w:numPr>
          <w:ilvl w:val="0"/>
          <w:numId w:val="13"/>
        </w:numPr>
        <w:rPr>
          <w:sz w:val="22"/>
          <w:szCs w:val="22"/>
        </w:rPr>
      </w:pPr>
      <w:r>
        <w:rPr>
          <w:sz w:val="22"/>
          <w:szCs w:val="22"/>
        </w:rPr>
        <w:t>This section is for the customer to verify all the details entered in the previous screen.</w:t>
      </w:r>
    </w:p>
    <w:p w14:paraId="16AFF35A" w14:textId="77777777" w:rsidR="00A05CB9" w:rsidRPr="00FB6F39" w:rsidRDefault="00A05CB9" w:rsidP="00872582">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05CB9" w14:paraId="73C81430"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71786E8" w14:textId="77777777" w:rsidR="00A05CB9" w:rsidRDefault="00A05CB9" w:rsidP="007B7289">
            <w:proofErr w:type="gramStart"/>
            <w:r>
              <w:rPr>
                <w:rFonts w:ascii="Calibri" w:hAnsi="Calibri" w:cs="Calibri"/>
                <w:b w:val="0"/>
                <w:bCs w:val="0"/>
                <w:color w:val="FFFFFF"/>
              </w:rPr>
              <w:t>#.No</w:t>
            </w:r>
            <w:proofErr w:type="gramEnd"/>
          </w:p>
        </w:tc>
        <w:tc>
          <w:tcPr>
            <w:tcW w:w="1675" w:type="dxa"/>
          </w:tcPr>
          <w:p w14:paraId="5C9F6080"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6945EFD4"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3B0E9658"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39AA9140"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5F931193"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28161FA0" w14:textId="77777777" w:rsidR="00A05CB9" w:rsidRDefault="00A05CB9"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05CB9" w14:paraId="7014779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DBB7830" w14:textId="77777777" w:rsidR="00A05CB9" w:rsidRPr="004B0B79" w:rsidRDefault="00A05CB9" w:rsidP="00872582">
            <w:pPr>
              <w:pStyle w:val="ListParagraph"/>
              <w:numPr>
                <w:ilvl w:val="0"/>
                <w:numId w:val="31"/>
              </w:numPr>
              <w:spacing w:before="60"/>
              <w:contextualSpacing w:val="0"/>
              <w:jc w:val="both"/>
            </w:pPr>
          </w:p>
        </w:tc>
        <w:tc>
          <w:tcPr>
            <w:tcW w:w="1675" w:type="dxa"/>
          </w:tcPr>
          <w:p w14:paraId="7BFEA1ED"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7296EEC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353B897"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5DDD4069"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0BFCE7E5"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0058F750"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r>
      <w:tr w:rsidR="00A05CB9" w14:paraId="5BAA399F"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5C3D29FC" w14:textId="77777777" w:rsidR="00A05CB9" w:rsidRPr="004B0B79" w:rsidRDefault="00A05CB9" w:rsidP="00872582">
            <w:pPr>
              <w:pStyle w:val="ListParagraph"/>
              <w:numPr>
                <w:ilvl w:val="0"/>
                <w:numId w:val="31"/>
              </w:numPr>
              <w:spacing w:before="60"/>
              <w:contextualSpacing w:val="0"/>
              <w:jc w:val="both"/>
            </w:pPr>
          </w:p>
        </w:tc>
        <w:tc>
          <w:tcPr>
            <w:tcW w:w="1675" w:type="dxa"/>
          </w:tcPr>
          <w:p w14:paraId="31808516"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To Account</w:t>
            </w:r>
          </w:p>
        </w:tc>
        <w:tc>
          <w:tcPr>
            <w:tcW w:w="1335" w:type="dxa"/>
          </w:tcPr>
          <w:p w14:paraId="2A7E5CFC"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CC1E7A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45E166D5"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7332DFCE"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01C0C74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5088B8DA"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C717D81" w14:textId="77777777" w:rsidR="00A05CB9" w:rsidRPr="004B0B79" w:rsidRDefault="00A05CB9" w:rsidP="00872582">
            <w:pPr>
              <w:pStyle w:val="ListParagraph"/>
              <w:numPr>
                <w:ilvl w:val="0"/>
                <w:numId w:val="31"/>
              </w:numPr>
              <w:spacing w:before="60"/>
              <w:contextualSpacing w:val="0"/>
              <w:jc w:val="both"/>
            </w:pPr>
          </w:p>
        </w:tc>
        <w:tc>
          <w:tcPr>
            <w:tcW w:w="1675" w:type="dxa"/>
          </w:tcPr>
          <w:p w14:paraId="18E88832"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Deal Number</w:t>
            </w:r>
          </w:p>
        </w:tc>
        <w:tc>
          <w:tcPr>
            <w:tcW w:w="1335" w:type="dxa"/>
          </w:tcPr>
          <w:p w14:paraId="2BBDA0D6"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467" w:type="dxa"/>
          </w:tcPr>
          <w:p w14:paraId="24CFEDD6"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57E3F824"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5FB36F44"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01C07D04"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Only if entered in previous screen</w:t>
            </w:r>
          </w:p>
        </w:tc>
      </w:tr>
      <w:tr w:rsidR="00A05CB9" w14:paraId="4F4D70C9"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28285818" w14:textId="77777777" w:rsidR="00A05CB9" w:rsidRPr="004B0B79" w:rsidRDefault="00A05CB9" w:rsidP="00872582">
            <w:pPr>
              <w:pStyle w:val="ListParagraph"/>
              <w:numPr>
                <w:ilvl w:val="0"/>
                <w:numId w:val="31"/>
              </w:numPr>
              <w:spacing w:before="60"/>
              <w:contextualSpacing w:val="0"/>
              <w:jc w:val="both"/>
            </w:pPr>
          </w:p>
        </w:tc>
        <w:tc>
          <w:tcPr>
            <w:tcW w:w="1675" w:type="dxa"/>
          </w:tcPr>
          <w:p w14:paraId="2EC8537B"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Amount and Currency</w:t>
            </w:r>
          </w:p>
        </w:tc>
        <w:tc>
          <w:tcPr>
            <w:tcW w:w="1335" w:type="dxa"/>
          </w:tcPr>
          <w:p w14:paraId="5637697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6D563D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636389F0"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7CAFB8CA"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7C51203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r>
      <w:tr w:rsidR="00A05CB9" w14:paraId="4A134413"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8ECBFA2" w14:textId="77777777" w:rsidR="00A05CB9" w:rsidRPr="004B0B79" w:rsidRDefault="00A05CB9" w:rsidP="00872582">
            <w:pPr>
              <w:pStyle w:val="ListParagraph"/>
              <w:numPr>
                <w:ilvl w:val="0"/>
                <w:numId w:val="31"/>
              </w:numPr>
              <w:spacing w:before="60"/>
              <w:contextualSpacing w:val="0"/>
              <w:jc w:val="both"/>
            </w:pPr>
          </w:p>
        </w:tc>
        <w:tc>
          <w:tcPr>
            <w:tcW w:w="1675" w:type="dxa"/>
          </w:tcPr>
          <w:p w14:paraId="5D80AA47" w14:textId="251C6B89" w:rsidR="00A05CB9" w:rsidRDefault="00A05CB9" w:rsidP="007B7289">
            <w:pPr>
              <w:cnfStyle w:val="000000100000" w:firstRow="0" w:lastRow="0" w:firstColumn="0" w:lastColumn="0" w:oddVBand="0" w:evenVBand="0" w:oddHBand="1" w:evenHBand="0" w:firstRowFirstColumn="0" w:firstRowLastColumn="0" w:lastRowFirstColumn="0" w:lastRowLastColumn="0"/>
            </w:pPr>
            <w:r>
              <w:t xml:space="preserve">Exchange </w:t>
            </w:r>
            <w:r w:rsidR="00CB74B7">
              <w:t>Amount</w:t>
            </w:r>
          </w:p>
        </w:tc>
        <w:tc>
          <w:tcPr>
            <w:tcW w:w="1335" w:type="dxa"/>
          </w:tcPr>
          <w:p w14:paraId="2C114C5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EABA58A"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09FA6E7C"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676D4C3B"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671274AF" w14:textId="77777777" w:rsidR="00A05CB9" w:rsidRDefault="00A05CB9" w:rsidP="007B7289">
            <w:pPr>
              <w:cnfStyle w:val="000000100000" w:firstRow="0" w:lastRow="0" w:firstColumn="0" w:lastColumn="0" w:oddVBand="0" w:evenVBand="0" w:oddHBand="1" w:evenHBand="0" w:firstRowFirstColumn="0" w:firstRowLastColumn="0" w:lastRowFirstColumn="0" w:lastRowLastColumn="0"/>
            </w:pPr>
            <w:r>
              <w:t>Only if the transaction is cross currency</w:t>
            </w:r>
          </w:p>
        </w:tc>
      </w:tr>
      <w:tr w:rsidR="00A05CB9" w14:paraId="6A1581A9"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60277952" w14:textId="77777777" w:rsidR="00A05CB9" w:rsidRPr="004B0B79" w:rsidRDefault="00A05CB9" w:rsidP="00872582">
            <w:pPr>
              <w:pStyle w:val="ListParagraph"/>
              <w:numPr>
                <w:ilvl w:val="0"/>
                <w:numId w:val="31"/>
              </w:numPr>
              <w:spacing w:before="60"/>
              <w:contextualSpacing w:val="0"/>
              <w:jc w:val="both"/>
            </w:pPr>
          </w:p>
        </w:tc>
        <w:tc>
          <w:tcPr>
            <w:tcW w:w="1675" w:type="dxa"/>
          </w:tcPr>
          <w:p w14:paraId="6566389F"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Charges</w:t>
            </w:r>
          </w:p>
        </w:tc>
        <w:tc>
          <w:tcPr>
            <w:tcW w:w="1335" w:type="dxa"/>
          </w:tcPr>
          <w:p w14:paraId="1D9712F1"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7BE5F99"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043" w:type="dxa"/>
          </w:tcPr>
          <w:p w14:paraId="6D664553"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1308" w:type="dxa"/>
          </w:tcPr>
          <w:p w14:paraId="077E6BB4"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p>
        </w:tc>
        <w:tc>
          <w:tcPr>
            <w:tcW w:w="2445" w:type="dxa"/>
          </w:tcPr>
          <w:p w14:paraId="17F69742" w14:textId="77777777" w:rsidR="00A05CB9" w:rsidRDefault="00A05CB9" w:rsidP="007B7289">
            <w:pPr>
              <w:cnfStyle w:val="000000000000" w:firstRow="0" w:lastRow="0" w:firstColumn="0" w:lastColumn="0" w:oddVBand="0" w:evenVBand="0" w:oddHBand="0" w:evenHBand="0" w:firstRowFirstColumn="0" w:firstRowLastColumn="0" w:lastRowFirstColumn="0" w:lastRowLastColumn="0"/>
            </w:pPr>
            <w:r>
              <w:t>If free also, it should be displayed as 0.</w:t>
            </w:r>
          </w:p>
        </w:tc>
      </w:tr>
      <w:tr w:rsidR="00A05CB9" w14:paraId="6617D86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61C238F" w14:textId="77777777" w:rsidR="00A05CB9" w:rsidRPr="00B9526E" w:rsidRDefault="00A05CB9" w:rsidP="00872582">
            <w:pPr>
              <w:pStyle w:val="ListParagraph"/>
              <w:numPr>
                <w:ilvl w:val="0"/>
                <w:numId w:val="31"/>
              </w:numPr>
              <w:spacing w:before="60"/>
              <w:contextualSpacing w:val="0"/>
              <w:jc w:val="both"/>
              <w:rPr>
                <w:b w:val="0"/>
                <w:bCs w:val="0"/>
              </w:rPr>
            </w:pPr>
          </w:p>
        </w:tc>
        <w:tc>
          <w:tcPr>
            <w:tcW w:w="1675" w:type="dxa"/>
          </w:tcPr>
          <w:p w14:paraId="108D05C3"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r w:rsidRPr="00B9526E">
              <w:t>Transaction Date</w:t>
            </w:r>
          </w:p>
        </w:tc>
        <w:tc>
          <w:tcPr>
            <w:tcW w:w="1335" w:type="dxa"/>
          </w:tcPr>
          <w:p w14:paraId="0D22B108"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r w:rsidRPr="002E6563">
              <w:t>Display</w:t>
            </w:r>
          </w:p>
        </w:tc>
        <w:tc>
          <w:tcPr>
            <w:tcW w:w="1467" w:type="dxa"/>
          </w:tcPr>
          <w:p w14:paraId="06EE3350"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7B332866"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74A1D4ED"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tcPr>
          <w:p w14:paraId="7F727C4F" w14:textId="77777777" w:rsidR="00A05CB9" w:rsidRPr="00B9526E" w:rsidRDefault="00A05CB9" w:rsidP="007B7289">
            <w:pPr>
              <w:cnfStyle w:val="000000100000" w:firstRow="0" w:lastRow="0" w:firstColumn="0" w:lastColumn="0" w:oddVBand="0" w:evenVBand="0" w:oddHBand="1" w:evenHBand="0" w:firstRowFirstColumn="0" w:firstRowLastColumn="0" w:lastRowFirstColumn="0" w:lastRowLastColumn="0"/>
            </w:pPr>
          </w:p>
        </w:tc>
      </w:tr>
      <w:tr w:rsidR="00D93691" w14:paraId="0C5ACAF9"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3BD61BC5" w14:textId="77777777" w:rsidR="00D93691" w:rsidRPr="00624762" w:rsidRDefault="00D93691" w:rsidP="00D93691">
            <w:pPr>
              <w:pStyle w:val="ListParagraph"/>
              <w:numPr>
                <w:ilvl w:val="0"/>
                <w:numId w:val="31"/>
              </w:numPr>
              <w:spacing w:before="60"/>
              <w:contextualSpacing w:val="0"/>
              <w:jc w:val="both"/>
              <w:rPr>
                <w:b w:val="0"/>
                <w:bCs w:val="0"/>
              </w:rPr>
            </w:pPr>
          </w:p>
        </w:tc>
        <w:tc>
          <w:tcPr>
            <w:tcW w:w="1675" w:type="dxa"/>
          </w:tcPr>
          <w:p w14:paraId="1FF4366D" w14:textId="43B6BD9B"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r>
              <w:t>Future transfer</w:t>
            </w:r>
            <w:r w:rsidRPr="00624762">
              <w:t xml:space="preserve"> Details</w:t>
            </w:r>
          </w:p>
        </w:tc>
        <w:tc>
          <w:tcPr>
            <w:tcW w:w="1335" w:type="dxa"/>
          </w:tcPr>
          <w:p w14:paraId="76D8AF9D"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r w:rsidRPr="00624762">
              <w:t>Display</w:t>
            </w:r>
          </w:p>
        </w:tc>
        <w:tc>
          <w:tcPr>
            <w:tcW w:w="1467" w:type="dxa"/>
          </w:tcPr>
          <w:p w14:paraId="71D606D4"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p>
        </w:tc>
        <w:tc>
          <w:tcPr>
            <w:tcW w:w="1043" w:type="dxa"/>
          </w:tcPr>
          <w:p w14:paraId="3AD0E954"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p>
        </w:tc>
        <w:tc>
          <w:tcPr>
            <w:tcW w:w="1308" w:type="dxa"/>
          </w:tcPr>
          <w:p w14:paraId="7B940E29"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p>
        </w:tc>
        <w:tc>
          <w:tcPr>
            <w:tcW w:w="2445" w:type="dxa"/>
            <w:vMerge w:val="restart"/>
          </w:tcPr>
          <w:p w14:paraId="79F02224" w14:textId="77777777" w:rsidR="00D93691" w:rsidRPr="00624762" w:rsidRDefault="00D93691" w:rsidP="00D93691">
            <w:pPr>
              <w:cnfStyle w:val="000000000000" w:firstRow="0" w:lastRow="0" w:firstColumn="0" w:lastColumn="0" w:oddVBand="0" w:evenVBand="0" w:oddHBand="0" w:evenHBand="0" w:firstRowFirstColumn="0" w:firstRowLastColumn="0" w:lastRowFirstColumn="0" w:lastRowLastColumn="0"/>
            </w:pPr>
            <w:r w:rsidRPr="00624762">
              <w:t>This field is applicable only when the transaction is scheduled transactions.</w:t>
            </w:r>
            <w:r>
              <w:t xml:space="preserve"> It includes frequency and no of transactions</w:t>
            </w:r>
          </w:p>
        </w:tc>
      </w:tr>
      <w:tr w:rsidR="00A05CB9" w14:paraId="20358618"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2296ABB" w14:textId="77777777" w:rsidR="00A05CB9" w:rsidRPr="00624762" w:rsidRDefault="00A05CB9" w:rsidP="00872582">
            <w:pPr>
              <w:pStyle w:val="ListParagraph"/>
              <w:numPr>
                <w:ilvl w:val="0"/>
                <w:numId w:val="31"/>
              </w:numPr>
              <w:spacing w:before="60"/>
              <w:contextualSpacing w:val="0"/>
              <w:jc w:val="both"/>
              <w:rPr>
                <w:b w:val="0"/>
                <w:bCs w:val="0"/>
              </w:rPr>
            </w:pPr>
          </w:p>
        </w:tc>
        <w:tc>
          <w:tcPr>
            <w:tcW w:w="1675" w:type="dxa"/>
          </w:tcPr>
          <w:p w14:paraId="59F04B38"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r w:rsidRPr="00624762">
              <w:t>charges</w:t>
            </w:r>
          </w:p>
        </w:tc>
        <w:tc>
          <w:tcPr>
            <w:tcW w:w="1335" w:type="dxa"/>
          </w:tcPr>
          <w:p w14:paraId="72828187"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r w:rsidRPr="00624762">
              <w:t>Display</w:t>
            </w:r>
          </w:p>
        </w:tc>
        <w:tc>
          <w:tcPr>
            <w:tcW w:w="1467" w:type="dxa"/>
          </w:tcPr>
          <w:p w14:paraId="13AFFE40"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c>
          <w:tcPr>
            <w:tcW w:w="1043" w:type="dxa"/>
          </w:tcPr>
          <w:p w14:paraId="61B9876F"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c>
          <w:tcPr>
            <w:tcW w:w="1308" w:type="dxa"/>
          </w:tcPr>
          <w:p w14:paraId="258D9148"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c>
          <w:tcPr>
            <w:tcW w:w="2445" w:type="dxa"/>
            <w:vMerge/>
          </w:tcPr>
          <w:p w14:paraId="430B3679" w14:textId="77777777" w:rsidR="00A05CB9" w:rsidRPr="00624762" w:rsidRDefault="00A05CB9" w:rsidP="007B7289">
            <w:pPr>
              <w:cnfStyle w:val="000000100000" w:firstRow="0" w:lastRow="0" w:firstColumn="0" w:lastColumn="0" w:oddVBand="0" w:evenVBand="0" w:oddHBand="1" w:evenHBand="0" w:firstRowFirstColumn="0" w:firstRowLastColumn="0" w:lastRowFirstColumn="0" w:lastRowLastColumn="0"/>
            </w:pPr>
          </w:p>
        </w:tc>
      </w:tr>
      <w:tr w:rsidR="004779DD" w14:paraId="04AB25FB"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7D6D0754" w14:textId="77777777" w:rsidR="004779DD" w:rsidRPr="00624762" w:rsidRDefault="004779DD" w:rsidP="004779DD">
            <w:pPr>
              <w:pStyle w:val="ListParagraph"/>
              <w:numPr>
                <w:ilvl w:val="0"/>
                <w:numId w:val="31"/>
              </w:numPr>
              <w:spacing w:before="60"/>
              <w:contextualSpacing w:val="0"/>
              <w:jc w:val="both"/>
              <w:rPr>
                <w:b w:val="0"/>
                <w:bCs w:val="0"/>
              </w:rPr>
            </w:pPr>
          </w:p>
        </w:tc>
        <w:tc>
          <w:tcPr>
            <w:tcW w:w="1675" w:type="dxa"/>
          </w:tcPr>
          <w:p w14:paraId="5ABF246A" w14:textId="5535F369"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r>
              <w:t>Purpose Category</w:t>
            </w:r>
          </w:p>
        </w:tc>
        <w:tc>
          <w:tcPr>
            <w:tcW w:w="1335" w:type="dxa"/>
          </w:tcPr>
          <w:p w14:paraId="71E4DCEF" w14:textId="11C7D9EA"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73FCA246"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3DEA5589"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61E03738"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71B34000" w14:textId="77777777" w:rsidR="004779DD" w:rsidRPr="00624762" w:rsidRDefault="004779DD" w:rsidP="004779DD">
            <w:pPr>
              <w:cnfStyle w:val="000000000000" w:firstRow="0" w:lastRow="0" w:firstColumn="0" w:lastColumn="0" w:oddVBand="0" w:evenVBand="0" w:oddHBand="0" w:evenHBand="0" w:firstRowFirstColumn="0" w:firstRowLastColumn="0" w:lastRowFirstColumn="0" w:lastRowLastColumn="0"/>
            </w:pPr>
          </w:p>
        </w:tc>
      </w:tr>
      <w:tr w:rsidR="004779DD" w14:paraId="7C49D2A6"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065FACB" w14:textId="77777777" w:rsidR="004779DD" w:rsidRPr="004B0B79" w:rsidRDefault="004779DD" w:rsidP="004779DD">
            <w:pPr>
              <w:pStyle w:val="ListParagraph"/>
              <w:numPr>
                <w:ilvl w:val="0"/>
                <w:numId w:val="31"/>
              </w:numPr>
              <w:spacing w:before="60"/>
              <w:contextualSpacing w:val="0"/>
              <w:jc w:val="both"/>
            </w:pPr>
          </w:p>
        </w:tc>
        <w:tc>
          <w:tcPr>
            <w:tcW w:w="1675" w:type="dxa"/>
          </w:tcPr>
          <w:p w14:paraId="235320CE"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Purpose of Transfer</w:t>
            </w:r>
          </w:p>
        </w:tc>
        <w:tc>
          <w:tcPr>
            <w:tcW w:w="1335" w:type="dxa"/>
          </w:tcPr>
          <w:p w14:paraId="471E3742"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6D3AB032"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7F866A77"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62AF649E"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7DB3F84E"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r>
      <w:tr w:rsidR="004779DD" w14:paraId="35441438"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3723367F" w14:textId="77777777" w:rsidR="004779DD" w:rsidRPr="004B0B79" w:rsidRDefault="004779DD" w:rsidP="004779DD">
            <w:pPr>
              <w:pStyle w:val="ListParagraph"/>
              <w:numPr>
                <w:ilvl w:val="0"/>
                <w:numId w:val="31"/>
              </w:numPr>
              <w:spacing w:before="60"/>
              <w:contextualSpacing w:val="0"/>
              <w:jc w:val="both"/>
              <w:rPr>
                <w:b w:val="0"/>
                <w:bCs w:val="0"/>
              </w:rPr>
            </w:pPr>
          </w:p>
        </w:tc>
        <w:tc>
          <w:tcPr>
            <w:tcW w:w="1675" w:type="dxa"/>
          </w:tcPr>
          <w:p w14:paraId="5CEE7A48"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Description</w:t>
            </w:r>
          </w:p>
        </w:tc>
        <w:tc>
          <w:tcPr>
            <w:tcW w:w="1335" w:type="dxa"/>
          </w:tcPr>
          <w:p w14:paraId="43D5F552"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02312A7A"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33373C13"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69086FC2"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03B44191"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r>
      <w:tr w:rsidR="004779DD" w14:paraId="74B64D7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FC87932" w14:textId="77777777" w:rsidR="004779DD" w:rsidRPr="004B0B79" w:rsidRDefault="004779DD" w:rsidP="004779DD">
            <w:pPr>
              <w:pStyle w:val="ListParagraph"/>
              <w:numPr>
                <w:ilvl w:val="0"/>
                <w:numId w:val="31"/>
              </w:numPr>
              <w:spacing w:before="60"/>
              <w:contextualSpacing w:val="0"/>
              <w:jc w:val="both"/>
              <w:rPr>
                <w:b w:val="0"/>
                <w:bCs w:val="0"/>
              </w:rPr>
            </w:pPr>
          </w:p>
        </w:tc>
        <w:tc>
          <w:tcPr>
            <w:tcW w:w="1675" w:type="dxa"/>
          </w:tcPr>
          <w:p w14:paraId="18DE2645"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Back</w:t>
            </w:r>
          </w:p>
        </w:tc>
        <w:tc>
          <w:tcPr>
            <w:tcW w:w="1335" w:type="dxa"/>
          </w:tcPr>
          <w:p w14:paraId="1D6ED3E6"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Icon</w:t>
            </w:r>
          </w:p>
        </w:tc>
        <w:tc>
          <w:tcPr>
            <w:tcW w:w="1467" w:type="dxa"/>
          </w:tcPr>
          <w:p w14:paraId="3FC3E630"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59628BCA"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3499A1BF"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04DEDC4E"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On click back button, redirect to previous screen with all the details prefilled.</w:t>
            </w:r>
          </w:p>
        </w:tc>
      </w:tr>
      <w:tr w:rsidR="004779DD" w14:paraId="1F2F62A9" w14:textId="77777777" w:rsidTr="007B7289">
        <w:tc>
          <w:tcPr>
            <w:cnfStyle w:val="001000000000" w:firstRow="0" w:lastRow="0" w:firstColumn="1" w:lastColumn="0" w:oddVBand="0" w:evenVBand="0" w:oddHBand="0" w:evenHBand="0" w:firstRowFirstColumn="0" w:firstRowLastColumn="0" w:lastRowFirstColumn="0" w:lastRowLastColumn="0"/>
            <w:tcW w:w="640" w:type="dxa"/>
          </w:tcPr>
          <w:p w14:paraId="10C7943F" w14:textId="77777777" w:rsidR="004779DD" w:rsidRPr="004B0B79" w:rsidRDefault="004779DD" w:rsidP="004779DD">
            <w:pPr>
              <w:pStyle w:val="ListParagraph"/>
              <w:numPr>
                <w:ilvl w:val="0"/>
                <w:numId w:val="31"/>
              </w:numPr>
              <w:spacing w:before="60"/>
              <w:contextualSpacing w:val="0"/>
              <w:jc w:val="both"/>
            </w:pPr>
          </w:p>
        </w:tc>
        <w:tc>
          <w:tcPr>
            <w:tcW w:w="1675" w:type="dxa"/>
          </w:tcPr>
          <w:p w14:paraId="538EF4A6"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Next</w:t>
            </w:r>
          </w:p>
        </w:tc>
        <w:tc>
          <w:tcPr>
            <w:tcW w:w="1335" w:type="dxa"/>
          </w:tcPr>
          <w:p w14:paraId="2E4C7440"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46147CF6"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043" w:type="dxa"/>
          </w:tcPr>
          <w:p w14:paraId="1B0ACEAC"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1308" w:type="dxa"/>
          </w:tcPr>
          <w:p w14:paraId="08A76625"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p>
        </w:tc>
        <w:tc>
          <w:tcPr>
            <w:tcW w:w="2445" w:type="dxa"/>
          </w:tcPr>
          <w:p w14:paraId="19063BC3" w14:textId="77777777" w:rsidR="004779DD" w:rsidRDefault="004779DD" w:rsidP="004779DD">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4779DD" w14:paraId="068D619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7E8B76C" w14:textId="77777777" w:rsidR="004779DD" w:rsidRPr="004B0B79" w:rsidRDefault="004779DD" w:rsidP="004779DD">
            <w:pPr>
              <w:pStyle w:val="ListParagraph"/>
              <w:numPr>
                <w:ilvl w:val="0"/>
                <w:numId w:val="31"/>
              </w:numPr>
              <w:spacing w:before="60"/>
              <w:contextualSpacing w:val="0"/>
              <w:jc w:val="both"/>
            </w:pPr>
          </w:p>
        </w:tc>
        <w:tc>
          <w:tcPr>
            <w:tcW w:w="1675" w:type="dxa"/>
          </w:tcPr>
          <w:p w14:paraId="35D195C2"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446B0021"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57F0C4DC"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043" w:type="dxa"/>
          </w:tcPr>
          <w:p w14:paraId="4ABD01B7"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1308" w:type="dxa"/>
          </w:tcPr>
          <w:p w14:paraId="4FF7A27F"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pPr>
          </w:p>
        </w:tc>
        <w:tc>
          <w:tcPr>
            <w:tcW w:w="2445" w:type="dxa"/>
          </w:tcPr>
          <w:p w14:paraId="6A21B3E2" w14:textId="77777777" w:rsidR="004779DD" w:rsidRDefault="004779DD" w:rsidP="004779D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29FEC576" w14:textId="77777777" w:rsidR="004779DD" w:rsidRPr="00B63917" w:rsidRDefault="004779DD" w:rsidP="004779DD">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2DEA09F9" w14:textId="77777777" w:rsidR="004779DD" w:rsidRPr="00B63917" w:rsidRDefault="004779DD" w:rsidP="004779DD">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5AE34B69" w14:textId="77777777" w:rsidR="00D93691" w:rsidRDefault="00D93691" w:rsidP="00A05CB9">
      <w:pPr>
        <w:ind w:left="426"/>
        <w:rPr>
          <w:b/>
          <w:bCs/>
          <w:sz w:val="24"/>
          <w:szCs w:val="24"/>
        </w:rPr>
      </w:pPr>
    </w:p>
    <w:p w14:paraId="78E57FF2" w14:textId="3109AA9E" w:rsidR="00A05CB9" w:rsidRPr="00B63917" w:rsidRDefault="00A05CB9" w:rsidP="00A05CB9">
      <w:pPr>
        <w:ind w:left="426"/>
        <w:rPr>
          <w:b/>
          <w:bCs/>
          <w:sz w:val="24"/>
          <w:szCs w:val="24"/>
        </w:rPr>
      </w:pPr>
      <w:r w:rsidRPr="00B63917">
        <w:rPr>
          <w:b/>
          <w:bCs/>
          <w:sz w:val="24"/>
          <w:szCs w:val="24"/>
        </w:rPr>
        <w:lastRenderedPageBreak/>
        <w:t>Screen 3 (Authentication):</w:t>
      </w:r>
    </w:p>
    <w:p w14:paraId="7351D6B7" w14:textId="77777777" w:rsidR="00BA1F23" w:rsidRPr="00816B83" w:rsidRDefault="00BA1F23" w:rsidP="00BA1F23">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65FA7320" w14:textId="77777777" w:rsidR="00A05CB9" w:rsidRPr="00816B83" w:rsidRDefault="00A05CB9"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541F8AF5" w14:textId="77777777" w:rsidR="00A05CB9" w:rsidRPr="00B63917" w:rsidRDefault="00A05CB9" w:rsidP="00A05CB9">
      <w:pPr>
        <w:ind w:left="426"/>
        <w:rPr>
          <w:b/>
          <w:bCs/>
          <w:sz w:val="24"/>
          <w:szCs w:val="24"/>
        </w:rPr>
      </w:pPr>
      <w:r w:rsidRPr="00B63917">
        <w:rPr>
          <w:b/>
          <w:bCs/>
          <w:sz w:val="24"/>
          <w:szCs w:val="24"/>
        </w:rPr>
        <w:t>Screen 4 (Success):</w:t>
      </w:r>
    </w:p>
    <w:p w14:paraId="5922CE44" w14:textId="77777777" w:rsidR="00A05CB9" w:rsidRDefault="00A05CB9" w:rsidP="00872582">
      <w:pPr>
        <w:pStyle w:val="ListParagraph"/>
        <w:numPr>
          <w:ilvl w:val="0"/>
          <w:numId w:val="13"/>
        </w:numPr>
        <w:rPr>
          <w:sz w:val="22"/>
          <w:szCs w:val="22"/>
        </w:rPr>
      </w:pPr>
      <w:r w:rsidRPr="00816B83">
        <w:rPr>
          <w:sz w:val="22"/>
          <w:szCs w:val="22"/>
        </w:rPr>
        <w:t xml:space="preserve">This </w:t>
      </w:r>
      <w:r>
        <w:rPr>
          <w:sz w:val="22"/>
          <w:szCs w:val="22"/>
        </w:rPr>
        <w:t>is a success screen where fund transfer success or failure will be displayed along with the following details:</w:t>
      </w:r>
    </w:p>
    <w:p w14:paraId="274FEACF" w14:textId="77777777" w:rsidR="00A05CB9" w:rsidRDefault="00A05CB9" w:rsidP="00872582">
      <w:pPr>
        <w:pStyle w:val="ListParagraph"/>
        <w:numPr>
          <w:ilvl w:val="1"/>
          <w:numId w:val="13"/>
        </w:numPr>
        <w:rPr>
          <w:sz w:val="22"/>
          <w:szCs w:val="22"/>
        </w:rPr>
      </w:pPr>
      <w:r>
        <w:rPr>
          <w:sz w:val="22"/>
          <w:szCs w:val="22"/>
        </w:rPr>
        <w:t>Status – Success / Failure</w:t>
      </w:r>
    </w:p>
    <w:p w14:paraId="3FEFD473" w14:textId="77777777" w:rsidR="00A05CB9" w:rsidRDefault="00A05CB9" w:rsidP="00872582">
      <w:pPr>
        <w:pStyle w:val="ListParagraph"/>
        <w:numPr>
          <w:ilvl w:val="1"/>
          <w:numId w:val="13"/>
        </w:numPr>
        <w:rPr>
          <w:sz w:val="22"/>
          <w:szCs w:val="22"/>
        </w:rPr>
      </w:pPr>
      <w:r>
        <w:rPr>
          <w:sz w:val="22"/>
          <w:szCs w:val="22"/>
        </w:rPr>
        <w:t>Status Description</w:t>
      </w:r>
    </w:p>
    <w:p w14:paraId="6EB62407" w14:textId="77777777" w:rsidR="00A05CB9" w:rsidRDefault="00A05CB9" w:rsidP="00872582">
      <w:pPr>
        <w:pStyle w:val="ListParagraph"/>
        <w:numPr>
          <w:ilvl w:val="2"/>
          <w:numId w:val="13"/>
        </w:numPr>
        <w:rPr>
          <w:sz w:val="22"/>
          <w:szCs w:val="22"/>
        </w:rPr>
      </w:pPr>
      <w:r w:rsidRPr="005F5D5F">
        <w:rPr>
          <w:sz w:val="22"/>
          <w:szCs w:val="22"/>
        </w:rPr>
        <w:t xml:space="preserve">If </w:t>
      </w:r>
      <w:r>
        <w:rPr>
          <w:sz w:val="22"/>
          <w:szCs w:val="22"/>
        </w:rPr>
        <w:t>fund transferred</w:t>
      </w:r>
      <w:r w:rsidRPr="005F5D5F">
        <w:rPr>
          <w:sz w:val="22"/>
          <w:szCs w:val="22"/>
        </w:rPr>
        <w:t xml:space="preserve"> “</w:t>
      </w:r>
      <w:r>
        <w:rPr>
          <w:sz w:val="22"/>
          <w:szCs w:val="22"/>
        </w:rPr>
        <w:t>Fund Transferred</w:t>
      </w:r>
      <w:r w:rsidRPr="005F5D5F">
        <w:rPr>
          <w:sz w:val="22"/>
          <w:szCs w:val="22"/>
        </w:rPr>
        <w:t xml:space="preserve"> successfully”</w:t>
      </w:r>
    </w:p>
    <w:p w14:paraId="5C912218" w14:textId="77777777" w:rsidR="00A05CB9" w:rsidRDefault="00A05CB9" w:rsidP="00872582">
      <w:pPr>
        <w:pStyle w:val="ListParagraph"/>
        <w:numPr>
          <w:ilvl w:val="2"/>
          <w:numId w:val="13"/>
        </w:numPr>
        <w:rPr>
          <w:sz w:val="22"/>
          <w:szCs w:val="22"/>
        </w:rPr>
      </w:pPr>
      <w:r w:rsidRPr="005F5D5F">
        <w:rPr>
          <w:sz w:val="22"/>
          <w:szCs w:val="22"/>
        </w:rPr>
        <w:t xml:space="preserve">If </w:t>
      </w:r>
      <w:r>
        <w:rPr>
          <w:sz w:val="22"/>
          <w:szCs w:val="22"/>
        </w:rPr>
        <w:t>fund transfer</w:t>
      </w:r>
      <w:r w:rsidRPr="005F5D5F">
        <w:rPr>
          <w:sz w:val="22"/>
          <w:szCs w:val="22"/>
        </w:rPr>
        <w:t xml:space="preserve"> failed “Error message based on scenarios configured” </w:t>
      </w:r>
    </w:p>
    <w:p w14:paraId="46D5CECE" w14:textId="77777777" w:rsidR="00A05CB9" w:rsidRDefault="00A05CB9" w:rsidP="00872582">
      <w:pPr>
        <w:pStyle w:val="ListParagraph"/>
        <w:numPr>
          <w:ilvl w:val="1"/>
          <w:numId w:val="13"/>
        </w:numPr>
        <w:rPr>
          <w:sz w:val="22"/>
          <w:szCs w:val="22"/>
        </w:rPr>
      </w:pPr>
      <w:r>
        <w:rPr>
          <w:sz w:val="22"/>
          <w:szCs w:val="22"/>
        </w:rPr>
        <w:t>Transaction Reference Number</w:t>
      </w:r>
    </w:p>
    <w:p w14:paraId="136B97BF" w14:textId="77777777" w:rsidR="00A05CB9" w:rsidRDefault="00A05CB9" w:rsidP="00872582">
      <w:pPr>
        <w:pStyle w:val="ListParagraph"/>
        <w:numPr>
          <w:ilvl w:val="1"/>
          <w:numId w:val="13"/>
        </w:numPr>
        <w:rPr>
          <w:sz w:val="22"/>
          <w:szCs w:val="22"/>
        </w:rPr>
      </w:pPr>
      <w:r>
        <w:rPr>
          <w:sz w:val="22"/>
          <w:szCs w:val="22"/>
        </w:rPr>
        <w:t>Transaction Details</w:t>
      </w:r>
    </w:p>
    <w:p w14:paraId="21A924E0" w14:textId="77777777" w:rsidR="00A05CB9" w:rsidRDefault="00A05CB9" w:rsidP="00872582">
      <w:pPr>
        <w:pStyle w:val="ListParagraph"/>
        <w:numPr>
          <w:ilvl w:val="2"/>
          <w:numId w:val="13"/>
        </w:numPr>
        <w:rPr>
          <w:sz w:val="22"/>
          <w:szCs w:val="22"/>
        </w:rPr>
      </w:pPr>
      <w:r>
        <w:rPr>
          <w:sz w:val="22"/>
          <w:szCs w:val="22"/>
        </w:rPr>
        <w:t>From Account</w:t>
      </w:r>
    </w:p>
    <w:p w14:paraId="70F85879" w14:textId="77777777" w:rsidR="00A05CB9" w:rsidRDefault="00A05CB9" w:rsidP="00872582">
      <w:pPr>
        <w:pStyle w:val="ListParagraph"/>
        <w:numPr>
          <w:ilvl w:val="2"/>
          <w:numId w:val="13"/>
        </w:numPr>
        <w:rPr>
          <w:sz w:val="22"/>
          <w:szCs w:val="22"/>
        </w:rPr>
      </w:pPr>
      <w:r>
        <w:rPr>
          <w:sz w:val="22"/>
          <w:szCs w:val="22"/>
        </w:rPr>
        <w:t>To Account</w:t>
      </w:r>
    </w:p>
    <w:p w14:paraId="02671585" w14:textId="77777777" w:rsidR="00A05CB9" w:rsidRDefault="00A05CB9" w:rsidP="00872582">
      <w:pPr>
        <w:pStyle w:val="ListParagraph"/>
        <w:numPr>
          <w:ilvl w:val="2"/>
          <w:numId w:val="13"/>
        </w:numPr>
        <w:rPr>
          <w:sz w:val="22"/>
          <w:szCs w:val="22"/>
        </w:rPr>
      </w:pPr>
      <w:r>
        <w:rPr>
          <w:sz w:val="22"/>
          <w:szCs w:val="22"/>
        </w:rPr>
        <w:t>Transaction Amount</w:t>
      </w:r>
    </w:p>
    <w:p w14:paraId="47B130A9" w14:textId="77777777" w:rsidR="00A05CB9" w:rsidRDefault="00A05CB9" w:rsidP="00872582">
      <w:pPr>
        <w:pStyle w:val="ListParagraph"/>
        <w:numPr>
          <w:ilvl w:val="2"/>
          <w:numId w:val="13"/>
        </w:numPr>
        <w:rPr>
          <w:sz w:val="22"/>
          <w:szCs w:val="22"/>
        </w:rPr>
      </w:pPr>
      <w:r>
        <w:rPr>
          <w:sz w:val="22"/>
          <w:szCs w:val="22"/>
        </w:rPr>
        <w:t>Transaction Currency</w:t>
      </w:r>
    </w:p>
    <w:p w14:paraId="73A496B7" w14:textId="4EEA6DFE" w:rsidR="00A05CB9" w:rsidRDefault="00A05CB9" w:rsidP="00872582">
      <w:pPr>
        <w:pStyle w:val="ListParagraph"/>
        <w:numPr>
          <w:ilvl w:val="0"/>
          <w:numId w:val="13"/>
        </w:numPr>
        <w:rPr>
          <w:sz w:val="22"/>
          <w:szCs w:val="22"/>
        </w:rPr>
      </w:pPr>
      <w:r>
        <w:rPr>
          <w:sz w:val="22"/>
          <w:szCs w:val="22"/>
        </w:rPr>
        <w:t xml:space="preserve">If </w:t>
      </w:r>
      <w:r w:rsidR="00CB74B7">
        <w:rPr>
          <w:sz w:val="22"/>
          <w:szCs w:val="22"/>
        </w:rPr>
        <w:t>fund transferred</w:t>
      </w:r>
      <w:r>
        <w:rPr>
          <w:sz w:val="22"/>
          <w:szCs w:val="22"/>
        </w:rPr>
        <w:t xml:space="preserve"> successfully, the following options will be provided:</w:t>
      </w:r>
    </w:p>
    <w:p w14:paraId="0C36DABA" w14:textId="77777777" w:rsidR="00A05CB9" w:rsidRDefault="00A05CB9" w:rsidP="00872582">
      <w:pPr>
        <w:pStyle w:val="ListParagraph"/>
        <w:numPr>
          <w:ilvl w:val="1"/>
          <w:numId w:val="13"/>
        </w:numPr>
        <w:rPr>
          <w:sz w:val="22"/>
          <w:szCs w:val="22"/>
        </w:rPr>
      </w:pPr>
      <w:r>
        <w:rPr>
          <w:sz w:val="22"/>
          <w:szCs w:val="22"/>
        </w:rPr>
        <w:t>Share (Applicable only for Mobile App) – On click the share icon, app will invoke the device native share functionality.</w:t>
      </w:r>
    </w:p>
    <w:p w14:paraId="2F71C8F2" w14:textId="77777777" w:rsidR="00A05CB9" w:rsidRDefault="00A05CB9" w:rsidP="00872582">
      <w:pPr>
        <w:pStyle w:val="ListParagraph"/>
        <w:numPr>
          <w:ilvl w:val="1"/>
          <w:numId w:val="13"/>
        </w:numPr>
        <w:rPr>
          <w:sz w:val="22"/>
          <w:szCs w:val="22"/>
        </w:rPr>
      </w:pPr>
      <w:r>
        <w:rPr>
          <w:sz w:val="22"/>
          <w:szCs w:val="22"/>
        </w:rPr>
        <w:t>Download Receipt – On click the icon, the transaction receipt will be downloaded. Herewith attached the transaction receipt template.</w:t>
      </w:r>
    </w:p>
    <w:p w14:paraId="3B36A84F" w14:textId="77777777" w:rsidR="00A05CB9" w:rsidRPr="005F5D5F" w:rsidRDefault="00A05CB9" w:rsidP="00872582">
      <w:pPr>
        <w:pStyle w:val="ListParagraph"/>
        <w:numPr>
          <w:ilvl w:val="1"/>
          <w:numId w:val="13"/>
        </w:numPr>
        <w:rPr>
          <w:sz w:val="22"/>
          <w:szCs w:val="22"/>
        </w:rPr>
      </w:pPr>
      <w:r>
        <w:rPr>
          <w:sz w:val="22"/>
          <w:szCs w:val="22"/>
        </w:rPr>
        <w:t xml:space="preserve">New </w:t>
      </w:r>
      <w:r w:rsidRPr="005F5D5F">
        <w:rPr>
          <w:sz w:val="22"/>
          <w:szCs w:val="22"/>
        </w:rPr>
        <w:t xml:space="preserve">Transfer– On click the icon, app will redirect to </w:t>
      </w:r>
      <w:r>
        <w:rPr>
          <w:sz w:val="22"/>
          <w:szCs w:val="22"/>
        </w:rPr>
        <w:t xml:space="preserve">new fund </w:t>
      </w:r>
      <w:r w:rsidRPr="005F5D5F">
        <w:rPr>
          <w:sz w:val="22"/>
          <w:szCs w:val="22"/>
        </w:rPr>
        <w:t>transfer screen</w:t>
      </w:r>
    </w:p>
    <w:p w14:paraId="3AE3A19C" w14:textId="77777777" w:rsidR="00A05CB9" w:rsidRDefault="00A05CB9" w:rsidP="00A05CB9">
      <w:r>
        <w:rPr>
          <w:color w:val="2B579A"/>
          <w:shd w:val="clear" w:color="auto" w:fill="E6E6E6"/>
        </w:rPr>
        <w:object w:dxaOrig="1534" w:dyaOrig="997" w14:anchorId="043464EC">
          <v:shape id="_x0000_i1030" type="#_x0000_t75" alt="P3112#yIS1" style="width:76.5pt;height:49.5pt" o:ole="">
            <v:imagedata r:id="rId15" o:title=""/>
          </v:shape>
          <o:OLEObject Type="Embed" ProgID="Word.Document.12" ShapeID="_x0000_i1030" DrawAspect="Icon" ObjectID="_1733149672" r:id="rId21">
            <o:FieldCodes>\s</o:FieldCodes>
          </o:OLEObject>
        </w:object>
      </w:r>
    </w:p>
    <w:p w14:paraId="35293A8E" w14:textId="77777777" w:rsidR="00303A8D" w:rsidRPr="00624762" w:rsidRDefault="00303A8D" w:rsidP="00303A8D">
      <w:pPr>
        <w:ind w:firstLine="426"/>
        <w:rPr>
          <w:b/>
          <w:bCs/>
          <w:sz w:val="22"/>
          <w:szCs w:val="22"/>
        </w:rPr>
      </w:pPr>
      <w:r w:rsidRPr="00624762">
        <w:rPr>
          <w:b/>
          <w:bCs/>
          <w:sz w:val="22"/>
          <w:szCs w:val="22"/>
        </w:rPr>
        <w:t xml:space="preserve">APIs: </w:t>
      </w:r>
    </w:p>
    <w:p w14:paraId="09B818E7" w14:textId="77777777" w:rsidR="00303A8D" w:rsidRDefault="00303A8D" w:rsidP="00303A8D">
      <w:pPr>
        <w:pStyle w:val="ListParagraph"/>
        <w:numPr>
          <w:ilvl w:val="0"/>
          <w:numId w:val="15"/>
        </w:numPr>
        <w:rPr>
          <w:sz w:val="22"/>
          <w:szCs w:val="22"/>
        </w:rPr>
      </w:pPr>
      <w:r w:rsidRPr="00A956A6">
        <w:rPr>
          <w:sz w:val="22"/>
          <w:szCs w:val="22"/>
        </w:rPr>
        <w:t xml:space="preserve">The app will invoke the bank charges API to fetch the Fund Transfer charge. </w:t>
      </w:r>
    </w:p>
    <w:p w14:paraId="76A01C0C" w14:textId="77777777" w:rsidR="00303A8D" w:rsidRDefault="00303A8D" w:rsidP="00303A8D">
      <w:pPr>
        <w:pStyle w:val="ListParagraph"/>
        <w:numPr>
          <w:ilvl w:val="0"/>
          <w:numId w:val="15"/>
        </w:numPr>
        <w:rPr>
          <w:sz w:val="22"/>
          <w:szCs w:val="22"/>
        </w:rPr>
      </w:pPr>
      <w:r>
        <w:rPr>
          <w:sz w:val="22"/>
          <w:szCs w:val="22"/>
        </w:rPr>
        <w:t>The app will invoke the exchange rates API to fetch the exchange rates for the pair of currencies</w:t>
      </w:r>
    </w:p>
    <w:p w14:paraId="7760F928" w14:textId="77777777" w:rsidR="00303A8D" w:rsidRDefault="00303A8D" w:rsidP="00303A8D">
      <w:pPr>
        <w:pStyle w:val="ListParagraph"/>
        <w:numPr>
          <w:ilvl w:val="0"/>
          <w:numId w:val="15"/>
        </w:numPr>
        <w:rPr>
          <w:sz w:val="22"/>
          <w:szCs w:val="22"/>
        </w:rPr>
      </w:pPr>
      <w:r>
        <w:rPr>
          <w:sz w:val="22"/>
          <w:szCs w:val="22"/>
        </w:rPr>
        <w:t>The app will invoke the deal API to validate the deal number.</w:t>
      </w:r>
    </w:p>
    <w:p w14:paraId="38882983" w14:textId="203A57C3" w:rsidR="00303A8D" w:rsidRPr="00A956A6" w:rsidRDefault="00303A8D" w:rsidP="00303A8D">
      <w:pPr>
        <w:pStyle w:val="ListParagraph"/>
        <w:numPr>
          <w:ilvl w:val="0"/>
          <w:numId w:val="15"/>
        </w:numPr>
        <w:rPr>
          <w:sz w:val="22"/>
          <w:szCs w:val="22"/>
        </w:rPr>
      </w:pPr>
      <w:r>
        <w:rPr>
          <w:sz w:val="22"/>
          <w:szCs w:val="22"/>
        </w:rPr>
        <w:t>The app will invoke the Swift transfer API for fund transfer.</w:t>
      </w:r>
    </w:p>
    <w:p w14:paraId="52D81599" w14:textId="77777777" w:rsidR="00D93691" w:rsidRDefault="00D93691">
      <w:pPr>
        <w:rPr>
          <w:caps/>
          <w:spacing w:val="15"/>
          <w:sz w:val="24"/>
          <w:szCs w:val="24"/>
        </w:rPr>
      </w:pPr>
      <w:r>
        <w:rPr>
          <w:sz w:val="24"/>
          <w:szCs w:val="24"/>
        </w:rPr>
        <w:br w:type="page"/>
      </w:r>
    </w:p>
    <w:p w14:paraId="2D8BEF1F" w14:textId="5CD0D715" w:rsidR="00A567CE" w:rsidRDefault="00A567CE" w:rsidP="00A567CE">
      <w:pPr>
        <w:pStyle w:val="Heading2"/>
        <w:numPr>
          <w:ilvl w:val="1"/>
          <w:numId w:val="4"/>
        </w:numPr>
        <w:rPr>
          <w:sz w:val="24"/>
          <w:szCs w:val="24"/>
        </w:rPr>
      </w:pPr>
      <w:bookmarkStart w:id="74" w:name="_Toc117274616"/>
      <w:r w:rsidRPr="006A0EC1">
        <w:rPr>
          <w:sz w:val="24"/>
          <w:szCs w:val="24"/>
        </w:rPr>
        <w:lastRenderedPageBreak/>
        <w:t xml:space="preserve">Manage </w:t>
      </w:r>
      <w:r>
        <w:rPr>
          <w:sz w:val="24"/>
          <w:szCs w:val="24"/>
        </w:rPr>
        <w:t xml:space="preserve">Card </w:t>
      </w:r>
      <w:r w:rsidRPr="006A0EC1">
        <w:rPr>
          <w:sz w:val="24"/>
          <w:szCs w:val="24"/>
        </w:rPr>
        <w:t>Beneficiaries</w:t>
      </w:r>
      <w:bookmarkEnd w:id="74"/>
    </w:p>
    <w:p w14:paraId="6C613C99" w14:textId="7093DC2B" w:rsidR="00A567CE" w:rsidRPr="00816B83" w:rsidRDefault="00A567CE" w:rsidP="00A567CE">
      <w:pPr>
        <w:ind w:firstLine="360"/>
        <w:rPr>
          <w:sz w:val="22"/>
          <w:szCs w:val="22"/>
        </w:rPr>
      </w:pPr>
      <w:r w:rsidRPr="00816B83">
        <w:rPr>
          <w:b/>
          <w:bCs/>
          <w:sz w:val="22"/>
          <w:szCs w:val="22"/>
        </w:rPr>
        <w:t>Navigations:</w:t>
      </w:r>
      <w:r w:rsidRPr="00816B83">
        <w:rPr>
          <w:sz w:val="22"/>
          <w:szCs w:val="22"/>
        </w:rPr>
        <w:t xml:space="preserve"> Login -&gt; Menu -&gt; Transfers -&gt; Manage </w:t>
      </w:r>
      <w:r>
        <w:rPr>
          <w:sz w:val="22"/>
          <w:szCs w:val="22"/>
        </w:rPr>
        <w:t xml:space="preserve">Card </w:t>
      </w:r>
      <w:r w:rsidRPr="00816B83">
        <w:rPr>
          <w:sz w:val="22"/>
          <w:szCs w:val="22"/>
        </w:rPr>
        <w:t>Beneficiaries</w:t>
      </w:r>
    </w:p>
    <w:p w14:paraId="695E9D3C" w14:textId="48CCFA32" w:rsidR="00A567CE" w:rsidRPr="00816B83" w:rsidRDefault="00A567CE" w:rsidP="00A567CE">
      <w:pPr>
        <w:pStyle w:val="ListParagraph"/>
        <w:numPr>
          <w:ilvl w:val="0"/>
          <w:numId w:val="13"/>
        </w:numPr>
        <w:rPr>
          <w:sz w:val="22"/>
          <w:szCs w:val="22"/>
        </w:rPr>
      </w:pPr>
      <w:r w:rsidRPr="00816B83">
        <w:rPr>
          <w:sz w:val="22"/>
          <w:szCs w:val="22"/>
        </w:rPr>
        <w:t>This section is for the customer to manage the</w:t>
      </w:r>
      <w:r>
        <w:rPr>
          <w:sz w:val="22"/>
          <w:szCs w:val="22"/>
        </w:rPr>
        <w:t xml:space="preserve"> card </w:t>
      </w:r>
      <w:r w:rsidRPr="00816B83">
        <w:rPr>
          <w:sz w:val="22"/>
          <w:szCs w:val="22"/>
        </w:rPr>
        <w:t xml:space="preserve">beneficiaries. </w:t>
      </w:r>
    </w:p>
    <w:p w14:paraId="6DC2F71D" w14:textId="77777777" w:rsidR="00A567CE" w:rsidRPr="00816B83" w:rsidRDefault="00A567CE" w:rsidP="00A567CE">
      <w:pPr>
        <w:pStyle w:val="ListParagraph"/>
        <w:numPr>
          <w:ilvl w:val="0"/>
          <w:numId w:val="13"/>
        </w:numPr>
        <w:rPr>
          <w:sz w:val="22"/>
          <w:szCs w:val="22"/>
        </w:rPr>
      </w:pPr>
      <w:r w:rsidRPr="00816B83">
        <w:rPr>
          <w:sz w:val="22"/>
          <w:szCs w:val="22"/>
        </w:rPr>
        <w:t>The user will have the option to do the following:</w:t>
      </w:r>
    </w:p>
    <w:p w14:paraId="6B8EF816" w14:textId="79903F34" w:rsidR="00A567CE" w:rsidRPr="00816B83" w:rsidRDefault="00A567CE" w:rsidP="00A567CE">
      <w:pPr>
        <w:pStyle w:val="ListParagraph"/>
        <w:numPr>
          <w:ilvl w:val="1"/>
          <w:numId w:val="13"/>
        </w:numPr>
        <w:rPr>
          <w:sz w:val="22"/>
          <w:szCs w:val="22"/>
        </w:rPr>
      </w:pPr>
      <w:r w:rsidRPr="00816B83">
        <w:rPr>
          <w:sz w:val="22"/>
          <w:szCs w:val="22"/>
        </w:rPr>
        <w:t>View Beneficiary</w:t>
      </w:r>
    </w:p>
    <w:p w14:paraId="66D05B33" w14:textId="0C16A92D" w:rsidR="00A567CE" w:rsidRPr="00816B83" w:rsidRDefault="00A567CE" w:rsidP="00A567CE">
      <w:pPr>
        <w:pStyle w:val="ListParagraph"/>
        <w:numPr>
          <w:ilvl w:val="1"/>
          <w:numId w:val="13"/>
        </w:numPr>
        <w:rPr>
          <w:sz w:val="22"/>
          <w:szCs w:val="22"/>
        </w:rPr>
      </w:pPr>
      <w:r w:rsidRPr="00816B83">
        <w:rPr>
          <w:sz w:val="22"/>
          <w:szCs w:val="22"/>
        </w:rPr>
        <w:t>Add New Beneficiary</w:t>
      </w:r>
    </w:p>
    <w:p w14:paraId="6247B36E" w14:textId="77777777" w:rsidR="00A567CE" w:rsidRPr="00816B83" w:rsidRDefault="00A567CE" w:rsidP="00A567CE">
      <w:pPr>
        <w:pStyle w:val="ListParagraph"/>
        <w:numPr>
          <w:ilvl w:val="1"/>
          <w:numId w:val="13"/>
        </w:numPr>
        <w:rPr>
          <w:sz w:val="22"/>
          <w:szCs w:val="22"/>
        </w:rPr>
      </w:pPr>
      <w:r w:rsidRPr="00816B83">
        <w:rPr>
          <w:sz w:val="22"/>
          <w:szCs w:val="22"/>
        </w:rPr>
        <w:t>Edit Beneficiary</w:t>
      </w:r>
    </w:p>
    <w:p w14:paraId="73BB5F1F" w14:textId="77777777" w:rsidR="00A567CE" w:rsidRPr="00816B83" w:rsidRDefault="00A567CE" w:rsidP="00A567CE">
      <w:pPr>
        <w:pStyle w:val="ListParagraph"/>
        <w:numPr>
          <w:ilvl w:val="1"/>
          <w:numId w:val="13"/>
        </w:numPr>
        <w:rPr>
          <w:sz w:val="22"/>
          <w:szCs w:val="22"/>
        </w:rPr>
      </w:pPr>
      <w:r w:rsidRPr="00816B83">
        <w:rPr>
          <w:sz w:val="22"/>
          <w:szCs w:val="22"/>
        </w:rPr>
        <w:t>Delete Beneficiary</w:t>
      </w:r>
    </w:p>
    <w:p w14:paraId="763D1222" w14:textId="55685D33" w:rsidR="00A567CE" w:rsidRDefault="00A567CE" w:rsidP="00A567CE">
      <w:pPr>
        <w:pStyle w:val="ListParagraph"/>
        <w:numPr>
          <w:ilvl w:val="0"/>
          <w:numId w:val="13"/>
        </w:numPr>
        <w:rPr>
          <w:sz w:val="22"/>
          <w:szCs w:val="22"/>
        </w:rPr>
      </w:pPr>
      <w:r w:rsidRPr="0A7F2548">
        <w:rPr>
          <w:sz w:val="22"/>
          <w:szCs w:val="22"/>
        </w:rPr>
        <w:t>By default, on click manage</w:t>
      </w:r>
      <w:r w:rsidR="00130D82">
        <w:rPr>
          <w:sz w:val="22"/>
          <w:szCs w:val="22"/>
        </w:rPr>
        <w:t xml:space="preserve"> card</w:t>
      </w:r>
      <w:r w:rsidRPr="0A7F2548">
        <w:rPr>
          <w:sz w:val="22"/>
          <w:szCs w:val="22"/>
        </w:rPr>
        <w:t xml:space="preserve"> beneficiary’s app will launch the view beneficiary screen where the list of beneficiaries will be displayed. </w:t>
      </w:r>
    </w:p>
    <w:p w14:paraId="1FED9585" w14:textId="77777777" w:rsidR="00A567CE" w:rsidRDefault="00A567CE" w:rsidP="00A567CE">
      <w:pPr>
        <w:pStyle w:val="Heading3"/>
        <w:numPr>
          <w:ilvl w:val="2"/>
          <w:numId w:val="4"/>
        </w:numPr>
        <w:rPr>
          <w:sz w:val="24"/>
          <w:szCs w:val="24"/>
        </w:rPr>
      </w:pPr>
      <w:bookmarkStart w:id="75" w:name="_Toc117274617"/>
      <w:r w:rsidRPr="00375285">
        <w:rPr>
          <w:sz w:val="24"/>
          <w:szCs w:val="24"/>
        </w:rPr>
        <w:t>View Beneficiary</w:t>
      </w:r>
      <w:bookmarkEnd w:id="75"/>
    </w:p>
    <w:p w14:paraId="788DC9D5" w14:textId="77777777" w:rsidR="00A567CE" w:rsidRPr="00816B83" w:rsidRDefault="00A567CE" w:rsidP="00A567CE">
      <w:pPr>
        <w:pStyle w:val="ListParagraph"/>
        <w:numPr>
          <w:ilvl w:val="0"/>
          <w:numId w:val="13"/>
        </w:numPr>
        <w:rPr>
          <w:sz w:val="22"/>
          <w:szCs w:val="22"/>
        </w:rPr>
      </w:pPr>
      <w:r w:rsidRPr="00816B83">
        <w:rPr>
          <w:sz w:val="22"/>
          <w:szCs w:val="22"/>
        </w:rPr>
        <w:t>This section is for the customer is to view the list of beneficiaries added and to view a particular beneficiary detail. The beneficiaries will be displayed in the following categories:</w:t>
      </w:r>
    </w:p>
    <w:p w14:paraId="7284EB42" w14:textId="77777777" w:rsidR="00A567CE" w:rsidRPr="00816B83" w:rsidRDefault="00A567CE" w:rsidP="00A567CE">
      <w:pPr>
        <w:pStyle w:val="ListParagraph"/>
        <w:numPr>
          <w:ilvl w:val="1"/>
          <w:numId w:val="13"/>
        </w:numPr>
        <w:rPr>
          <w:sz w:val="22"/>
          <w:szCs w:val="22"/>
        </w:rPr>
      </w:pPr>
      <w:r w:rsidRPr="00816B83">
        <w:rPr>
          <w:sz w:val="22"/>
          <w:szCs w:val="22"/>
        </w:rPr>
        <w:t xml:space="preserve">Within </w:t>
      </w:r>
      <w:r>
        <w:rPr>
          <w:sz w:val="22"/>
          <w:szCs w:val="22"/>
        </w:rPr>
        <w:t xml:space="preserve">Al </w:t>
      </w:r>
      <w:r w:rsidRPr="00816B83">
        <w:rPr>
          <w:sz w:val="22"/>
          <w:szCs w:val="22"/>
        </w:rPr>
        <w:t>Masraf</w:t>
      </w:r>
    </w:p>
    <w:p w14:paraId="70423EFB" w14:textId="77777777" w:rsidR="00A567CE" w:rsidRPr="00816B83" w:rsidRDefault="00A567CE" w:rsidP="00A567CE">
      <w:pPr>
        <w:pStyle w:val="ListParagraph"/>
        <w:numPr>
          <w:ilvl w:val="1"/>
          <w:numId w:val="13"/>
        </w:numPr>
        <w:rPr>
          <w:sz w:val="22"/>
          <w:szCs w:val="22"/>
        </w:rPr>
      </w:pPr>
      <w:r w:rsidRPr="00816B83">
        <w:rPr>
          <w:sz w:val="22"/>
          <w:szCs w:val="22"/>
        </w:rPr>
        <w:t>Within UAE</w:t>
      </w:r>
    </w:p>
    <w:p w14:paraId="4B61F80F" w14:textId="77777777" w:rsidR="00A567CE" w:rsidRPr="00816B83" w:rsidRDefault="00A567CE" w:rsidP="00A567CE">
      <w:pPr>
        <w:pStyle w:val="ListParagraph"/>
        <w:numPr>
          <w:ilvl w:val="0"/>
          <w:numId w:val="13"/>
        </w:numPr>
        <w:rPr>
          <w:sz w:val="22"/>
          <w:szCs w:val="22"/>
        </w:rPr>
      </w:pPr>
      <w:r w:rsidRPr="00816B83">
        <w:rPr>
          <w:sz w:val="22"/>
          <w:szCs w:val="22"/>
        </w:rPr>
        <w:t xml:space="preserve">By default, the </w:t>
      </w:r>
      <w:r w:rsidRPr="00816B83">
        <w:rPr>
          <w:b/>
          <w:bCs/>
          <w:sz w:val="22"/>
          <w:szCs w:val="22"/>
        </w:rPr>
        <w:t xml:space="preserve">Within </w:t>
      </w:r>
      <w:r>
        <w:rPr>
          <w:b/>
          <w:bCs/>
          <w:sz w:val="22"/>
          <w:szCs w:val="22"/>
        </w:rPr>
        <w:t xml:space="preserve">Al </w:t>
      </w:r>
      <w:r w:rsidRPr="00816B83">
        <w:rPr>
          <w:b/>
          <w:bCs/>
          <w:sz w:val="22"/>
          <w:szCs w:val="22"/>
        </w:rPr>
        <w:t>Masraf</w:t>
      </w:r>
      <w:r w:rsidRPr="00816B83">
        <w:rPr>
          <w:sz w:val="22"/>
          <w:szCs w:val="22"/>
        </w:rPr>
        <w:t xml:space="preserve"> tab will be selected and the beneficiaries will be displayed below.</w:t>
      </w:r>
    </w:p>
    <w:p w14:paraId="087639E9" w14:textId="77777777" w:rsidR="00A567CE" w:rsidRPr="00816B83" w:rsidRDefault="00A567CE" w:rsidP="00A567CE">
      <w:pPr>
        <w:pStyle w:val="ListParagraph"/>
        <w:numPr>
          <w:ilvl w:val="0"/>
          <w:numId w:val="13"/>
        </w:numPr>
        <w:rPr>
          <w:sz w:val="22"/>
          <w:szCs w:val="22"/>
        </w:rPr>
      </w:pPr>
      <w:r w:rsidRPr="00816B83">
        <w:rPr>
          <w:sz w:val="22"/>
          <w:szCs w:val="22"/>
        </w:rPr>
        <w:t>On select any record within the list, app will redirect to the detail screen and the complete details about the beneficiary will be displayed with the following options:</w:t>
      </w:r>
    </w:p>
    <w:p w14:paraId="3A9846AF" w14:textId="77777777" w:rsidR="00A567CE" w:rsidRPr="00816B83" w:rsidRDefault="00A567CE" w:rsidP="00A567CE">
      <w:pPr>
        <w:pStyle w:val="ListParagraph"/>
        <w:numPr>
          <w:ilvl w:val="1"/>
          <w:numId w:val="13"/>
        </w:numPr>
        <w:rPr>
          <w:sz w:val="22"/>
          <w:szCs w:val="22"/>
        </w:rPr>
      </w:pPr>
      <w:r w:rsidRPr="00816B83">
        <w:rPr>
          <w:b/>
          <w:bCs/>
          <w:sz w:val="22"/>
          <w:szCs w:val="22"/>
        </w:rPr>
        <w:t>Edit</w:t>
      </w:r>
      <w:r w:rsidRPr="00816B83">
        <w:rPr>
          <w:sz w:val="22"/>
          <w:szCs w:val="22"/>
        </w:rPr>
        <w:t xml:space="preserve"> – On click the button, will redirect to the edit beneficiary screen with the respective beneficiary details prefilled in the fields.</w:t>
      </w:r>
    </w:p>
    <w:p w14:paraId="7EDC7366" w14:textId="77777777" w:rsidR="00A567CE" w:rsidRPr="00816B83" w:rsidRDefault="00A567CE" w:rsidP="00A567CE">
      <w:pPr>
        <w:pStyle w:val="ListParagraph"/>
        <w:numPr>
          <w:ilvl w:val="1"/>
          <w:numId w:val="13"/>
        </w:numPr>
        <w:rPr>
          <w:sz w:val="22"/>
          <w:szCs w:val="22"/>
        </w:rPr>
      </w:pPr>
      <w:r w:rsidRPr="00816B83">
        <w:rPr>
          <w:b/>
          <w:bCs/>
          <w:sz w:val="22"/>
          <w:szCs w:val="22"/>
        </w:rPr>
        <w:t>Delete</w:t>
      </w:r>
      <w:r w:rsidRPr="00816B83">
        <w:rPr>
          <w:sz w:val="22"/>
          <w:szCs w:val="22"/>
        </w:rPr>
        <w:t xml:space="preserve"> - On click the button, app will invoke the delete beneficiary flow.</w:t>
      </w:r>
    </w:p>
    <w:p w14:paraId="4F28119F" w14:textId="7C47C264" w:rsidR="00A567CE" w:rsidRDefault="00A567CE" w:rsidP="00A567CE">
      <w:pPr>
        <w:pStyle w:val="ListParagraph"/>
        <w:numPr>
          <w:ilvl w:val="1"/>
          <w:numId w:val="13"/>
        </w:numPr>
        <w:rPr>
          <w:sz w:val="22"/>
          <w:szCs w:val="22"/>
        </w:rPr>
      </w:pPr>
      <w:r w:rsidRPr="00816B83">
        <w:rPr>
          <w:b/>
          <w:bCs/>
          <w:sz w:val="22"/>
          <w:szCs w:val="22"/>
        </w:rPr>
        <w:t>Card Payment</w:t>
      </w:r>
      <w:r w:rsidR="00130D82">
        <w:rPr>
          <w:b/>
          <w:bCs/>
          <w:sz w:val="22"/>
          <w:szCs w:val="22"/>
        </w:rPr>
        <w:t xml:space="preserve"> </w:t>
      </w:r>
      <w:r w:rsidRPr="00816B83">
        <w:rPr>
          <w:sz w:val="22"/>
          <w:szCs w:val="22"/>
        </w:rPr>
        <w:t>– On click the button, will redirect to the card payment screen with the respective beneficiary details prefilled in the fields.</w:t>
      </w:r>
    </w:p>
    <w:p w14:paraId="4F38DCA0" w14:textId="77777777" w:rsidR="00A567CE" w:rsidRDefault="00A567CE" w:rsidP="00A567CE">
      <w:pPr>
        <w:ind w:firstLine="360"/>
        <w:rPr>
          <w:b/>
          <w:bCs/>
          <w:sz w:val="22"/>
          <w:szCs w:val="22"/>
        </w:rPr>
      </w:pPr>
      <w:r w:rsidRPr="00412260">
        <w:rPr>
          <w:b/>
          <w:bCs/>
          <w:sz w:val="22"/>
          <w:szCs w:val="22"/>
        </w:rPr>
        <w:t xml:space="preserve">APIs: </w:t>
      </w:r>
    </w:p>
    <w:p w14:paraId="5374B420" w14:textId="77777777" w:rsidR="00A567CE" w:rsidRDefault="00A567CE" w:rsidP="00A567CE">
      <w:pPr>
        <w:pStyle w:val="ListParagraph"/>
        <w:numPr>
          <w:ilvl w:val="0"/>
          <w:numId w:val="13"/>
        </w:numPr>
        <w:rPr>
          <w:sz w:val="22"/>
          <w:szCs w:val="22"/>
        </w:rPr>
      </w:pPr>
      <w:r w:rsidRPr="005B4FF1">
        <w:rPr>
          <w:sz w:val="22"/>
          <w:szCs w:val="22"/>
        </w:rPr>
        <w:t xml:space="preserve">The app will invoke the </w:t>
      </w:r>
      <w:r>
        <w:rPr>
          <w:sz w:val="22"/>
          <w:szCs w:val="22"/>
        </w:rPr>
        <w:t>Fetch beneficiary</w:t>
      </w:r>
      <w:r w:rsidRPr="005B4FF1">
        <w:rPr>
          <w:sz w:val="22"/>
          <w:szCs w:val="22"/>
        </w:rPr>
        <w:t xml:space="preserve"> API.</w:t>
      </w:r>
    </w:p>
    <w:p w14:paraId="3F2F0CD6" w14:textId="77777777" w:rsidR="00A567CE" w:rsidRDefault="00A567CE" w:rsidP="00A567CE">
      <w:pPr>
        <w:pStyle w:val="Heading4"/>
        <w:framePr w:wrap="auto" w:vAnchor="margin" w:yAlign="inline"/>
        <w:numPr>
          <w:ilvl w:val="3"/>
          <w:numId w:val="4"/>
        </w:numPr>
        <w:pBdr>
          <w:left w:val="none" w:sz="0" w:space="0" w:color="auto"/>
          <w:right w:val="none" w:sz="0" w:space="0" w:color="auto"/>
        </w:pBdr>
        <w:rPr>
          <w:szCs w:val="24"/>
        </w:rPr>
      </w:pPr>
      <w:r w:rsidRPr="0005449A">
        <w:rPr>
          <w:szCs w:val="24"/>
        </w:rPr>
        <w:t xml:space="preserve">Within </w:t>
      </w:r>
      <w:r>
        <w:rPr>
          <w:szCs w:val="24"/>
        </w:rPr>
        <w:t xml:space="preserve">Al </w:t>
      </w:r>
      <w:r w:rsidRPr="0005449A">
        <w:rPr>
          <w:szCs w:val="24"/>
        </w:rPr>
        <w:t>Masraf</w:t>
      </w:r>
    </w:p>
    <w:p w14:paraId="0B0C4616" w14:textId="77777777" w:rsidR="00A567CE" w:rsidRPr="00816B83" w:rsidRDefault="00A567CE" w:rsidP="00A567CE">
      <w:pPr>
        <w:pStyle w:val="ListParagraph"/>
        <w:numPr>
          <w:ilvl w:val="0"/>
          <w:numId w:val="13"/>
        </w:numPr>
        <w:rPr>
          <w:sz w:val="22"/>
          <w:szCs w:val="22"/>
        </w:rPr>
      </w:pPr>
      <w:r w:rsidRPr="00816B83">
        <w:rPr>
          <w:sz w:val="22"/>
          <w:szCs w:val="22"/>
        </w:rPr>
        <w:t xml:space="preserve">On select within </w:t>
      </w:r>
      <w:r>
        <w:rPr>
          <w:sz w:val="22"/>
          <w:szCs w:val="22"/>
        </w:rPr>
        <w:t xml:space="preserve">Al </w:t>
      </w:r>
      <w:r w:rsidRPr="00816B83">
        <w:rPr>
          <w:sz w:val="22"/>
          <w:szCs w:val="22"/>
        </w:rPr>
        <w:t xml:space="preserve">Masraf tab in the </w:t>
      </w:r>
      <w:proofErr w:type="gramStart"/>
      <w:r w:rsidRPr="00816B83">
        <w:rPr>
          <w:sz w:val="22"/>
          <w:szCs w:val="22"/>
        </w:rPr>
        <w:t>beneficiaries</w:t>
      </w:r>
      <w:proofErr w:type="gramEnd"/>
      <w:r w:rsidRPr="00816B83">
        <w:rPr>
          <w:sz w:val="22"/>
          <w:szCs w:val="22"/>
        </w:rPr>
        <w:t xml:space="preserve"> section, the list of beneficiaries will be displayed with the following details:</w:t>
      </w:r>
    </w:p>
    <w:p w14:paraId="70E97362" w14:textId="77777777" w:rsidR="00A567CE" w:rsidRPr="00816B83" w:rsidRDefault="00A567CE" w:rsidP="00A567CE">
      <w:pPr>
        <w:pStyle w:val="ListParagraph"/>
        <w:numPr>
          <w:ilvl w:val="1"/>
          <w:numId w:val="13"/>
        </w:numPr>
        <w:rPr>
          <w:sz w:val="22"/>
          <w:szCs w:val="22"/>
        </w:rPr>
      </w:pPr>
      <w:r w:rsidRPr="00816B83">
        <w:rPr>
          <w:sz w:val="22"/>
          <w:szCs w:val="22"/>
        </w:rPr>
        <w:t>Nick Name</w:t>
      </w:r>
    </w:p>
    <w:p w14:paraId="46FC7C0C" w14:textId="4BE3B41E" w:rsidR="00A567CE" w:rsidRPr="00816B83" w:rsidRDefault="00130D82" w:rsidP="00A567CE">
      <w:pPr>
        <w:pStyle w:val="ListParagraph"/>
        <w:numPr>
          <w:ilvl w:val="1"/>
          <w:numId w:val="13"/>
        </w:numPr>
        <w:rPr>
          <w:sz w:val="22"/>
          <w:szCs w:val="22"/>
        </w:rPr>
      </w:pPr>
      <w:r>
        <w:rPr>
          <w:sz w:val="22"/>
          <w:szCs w:val="22"/>
        </w:rPr>
        <w:t>Card</w:t>
      </w:r>
      <w:r w:rsidR="00A567CE" w:rsidRPr="00816B83">
        <w:rPr>
          <w:sz w:val="22"/>
          <w:szCs w:val="22"/>
        </w:rPr>
        <w:t xml:space="preserve"> Number</w:t>
      </w:r>
    </w:p>
    <w:p w14:paraId="5F2FC587" w14:textId="5A17A97C" w:rsidR="00A567CE" w:rsidRPr="00816B83" w:rsidRDefault="00130D82" w:rsidP="00A567CE">
      <w:pPr>
        <w:pStyle w:val="ListParagraph"/>
        <w:numPr>
          <w:ilvl w:val="1"/>
          <w:numId w:val="13"/>
        </w:numPr>
        <w:rPr>
          <w:sz w:val="22"/>
          <w:szCs w:val="22"/>
        </w:rPr>
      </w:pPr>
      <w:r>
        <w:rPr>
          <w:sz w:val="22"/>
          <w:szCs w:val="22"/>
        </w:rPr>
        <w:t>Card</w:t>
      </w:r>
      <w:r w:rsidRPr="00816B83">
        <w:rPr>
          <w:sz w:val="22"/>
          <w:szCs w:val="22"/>
        </w:rPr>
        <w:t xml:space="preserve"> </w:t>
      </w:r>
      <w:r w:rsidR="00A567CE" w:rsidRPr="00816B83">
        <w:rPr>
          <w:sz w:val="22"/>
          <w:szCs w:val="22"/>
        </w:rPr>
        <w:t>Currency</w:t>
      </w:r>
    </w:p>
    <w:p w14:paraId="46B9BED5" w14:textId="4864EF7D" w:rsidR="00A567CE" w:rsidRPr="00816B83" w:rsidDel="00C477F4" w:rsidRDefault="00A567CE" w:rsidP="00A567CE">
      <w:pPr>
        <w:pStyle w:val="ListParagraph"/>
        <w:numPr>
          <w:ilvl w:val="1"/>
          <w:numId w:val="13"/>
        </w:numPr>
        <w:rPr>
          <w:del w:id="76" w:author="Kathish Vijayapandian" w:date="2022-09-09T13:06:00Z"/>
          <w:sz w:val="22"/>
          <w:szCs w:val="22"/>
        </w:rPr>
      </w:pPr>
      <w:del w:id="77" w:author="Kathish Vijayapandian" w:date="2022-09-09T13:06:00Z">
        <w:r w:rsidRPr="00816B83" w:rsidDel="00C477F4">
          <w:rPr>
            <w:sz w:val="22"/>
            <w:szCs w:val="22"/>
          </w:rPr>
          <w:delText>Bank Name</w:delText>
        </w:r>
      </w:del>
    </w:p>
    <w:p w14:paraId="5EDAD5B5" w14:textId="77777777" w:rsidR="00A567CE" w:rsidRPr="00816B83" w:rsidRDefault="00A567CE" w:rsidP="00A567CE">
      <w:pPr>
        <w:pStyle w:val="ListParagraph"/>
        <w:numPr>
          <w:ilvl w:val="0"/>
          <w:numId w:val="13"/>
        </w:numPr>
        <w:rPr>
          <w:sz w:val="22"/>
          <w:szCs w:val="22"/>
        </w:rPr>
      </w:pPr>
      <w:r w:rsidRPr="00816B83">
        <w:rPr>
          <w:sz w:val="22"/>
          <w:szCs w:val="22"/>
        </w:rPr>
        <w:t>On select a particular record the following details will be displayed:</w:t>
      </w:r>
    </w:p>
    <w:p w14:paraId="0C4562EA" w14:textId="77777777" w:rsidR="00A567CE" w:rsidRPr="00816B83" w:rsidRDefault="00A567CE" w:rsidP="00A567CE">
      <w:pPr>
        <w:pStyle w:val="ListParagraph"/>
        <w:numPr>
          <w:ilvl w:val="1"/>
          <w:numId w:val="13"/>
        </w:numPr>
        <w:rPr>
          <w:sz w:val="22"/>
          <w:szCs w:val="22"/>
        </w:rPr>
      </w:pPr>
      <w:r w:rsidRPr="00816B83">
        <w:rPr>
          <w:sz w:val="22"/>
          <w:szCs w:val="22"/>
        </w:rPr>
        <w:t>Nick Name</w:t>
      </w:r>
    </w:p>
    <w:p w14:paraId="5CF05C89" w14:textId="77777777" w:rsidR="00A567CE" w:rsidRPr="00816B83" w:rsidRDefault="00A567CE" w:rsidP="00A567CE">
      <w:pPr>
        <w:pStyle w:val="ListParagraph"/>
        <w:numPr>
          <w:ilvl w:val="1"/>
          <w:numId w:val="13"/>
        </w:numPr>
        <w:rPr>
          <w:sz w:val="22"/>
          <w:szCs w:val="22"/>
        </w:rPr>
      </w:pPr>
      <w:r w:rsidRPr="00816B83">
        <w:rPr>
          <w:sz w:val="22"/>
          <w:szCs w:val="22"/>
        </w:rPr>
        <w:t>Full Name</w:t>
      </w:r>
    </w:p>
    <w:p w14:paraId="0C1AD016" w14:textId="6D6004F3" w:rsidR="00A567CE" w:rsidRPr="00816B83" w:rsidRDefault="00130D82" w:rsidP="00A567CE">
      <w:pPr>
        <w:pStyle w:val="ListParagraph"/>
        <w:numPr>
          <w:ilvl w:val="1"/>
          <w:numId w:val="13"/>
        </w:numPr>
        <w:rPr>
          <w:sz w:val="22"/>
          <w:szCs w:val="22"/>
        </w:rPr>
      </w:pPr>
      <w:r>
        <w:rPr>
          <w:sz w:val="22"/>
          <w:szCs w:val="22"/>
        </w:rPr>
        <w:lastRenderedPageBreak/>
        <w:t>Card</w:t>
      </w:r>
      <w:r w:rsidRPr="00816B83">
        <w:rPr>
          <w:sz w:val="22"/>
          <w:szCs w:val="22"/>
        </w:rPr>
        <w:t xml:space="preserve"> </w:t>
      </w:r>
      <w:r w:rsidR="00A567CE" w:rsidRPr="00816B83">
        <w:rPr>
          <w:sz w:val="22"/>
          <w:szCs w:val="22"/>
        </w:rPr>
        <w:t>Number</w:t>
      </w:r>
    </w:p>
    <w:p w14:paraId="7BAD8713" w14:textId="10934CF4" w:rsidR="00A567CE" w:rsidRPr="00816B83" w:rsidRDefault="00130D82" w:rsidP="00A567CE">
      <w:pPr>
        <w:pStyle w:val="ListParagraph"/>
        <w:numPr>
          <w:ilvl w:val="1"/>
          <w:numId w:val="13"/>
        </w:numPr>
        <w:rPr>
          <w:sz w:val="22"/>
          <w:szCs w:val="22"/>
        </w:rPr>
      </w:pPr>
      <w:r>
        <w:rPr>
          <w:sz w:val="22"/>
          <w:szCs w:val="22"/>
        </w:rPr>
        <w:t>Card</w:t>
      </w:r>
      <w:r w:rsidRPr="00816B83">
        <w:rPr>
          <w:sz w:val="22"/>
          <w:szCs w:val="22"/>
        </w:rPr>
        <w:t xml:space="preserve"> </w:t>
      </w:r>
      <w:r w:rsidR="00A567CE" w:rsidRPr="00816B83">
        <w:rPr>
          <w:sz w:val="22"/>
          <w:szCs w:val="22"/>
        </w:rPr>
        <w:t>Currency</w:t>
      </w:r>
    </w:p>
    <w:p w14:paraId="4B23CEC0" w14:textId="1408941D" w:rsidR="00A567CE" w:rsidRPr="00816B83" w:rsidDel="00C477F4" w:rsidRDefault="00A567CE" w:rsidP="00A567CE">
      <w:pPr>
        <w:pStyle w:val="ListParagraph"/>
        <w:numPr>
          <w:ilvl w:val="1"/>
          <w:numId w:val="13"/>
        </w:numPr>
        <w:rPr>
          <w:del w:id="78" w:author="Kathish Vijayapandian" w:date="2022-09-09T13:08:00Z"/>
          <w:sz w:val="22"/>
          <w:szCs w:val="22"/>
        </w:rPr>
      </w:pPr>
      <w:del w:id="79" w:author="Kathish Vijayapandian" w:date="2022-09-09T13:08:00Z">
        <w:r w:rsidRPr="00816B83" w:rsidDel="00C477F4">
          <w:rPr>
            <w:sz w:val="22"/>
            <w:szCs w:val="22"/>
          </w:rPr>
          <w:delText>Bank Name</w:delText>
        </w:r>
      </w:del>
    </w:p>
    <w:p w14:paraId="37BF767D" w14:textId="77777777" w:rsidR="00A567CE" w:rsidRDefault="00A567CE" w:rsidP="00A567CE">
      <w:pPr>
        <w:pStyle w:val="Heading4"/>
        <w:framePr w:wrap="auto" w:vAnchor="margin" w:yAlign="inline"/>
        <w:numPr>
          <w:ilvl w:val="3"/>
          <w:numId w:val="4"/>
        </w:numPr>
        <w:pBdr>
          <w:left w:val="none" w:sz="0" w:space="0" w:color="auto"/>
          <w:right w:val="none" w:sz="0" w:space="0" w:color="auto"/>
        </w:pBdr>
        <w:rPr>
          <w:szCs w:val="24"/>
        </w:rPr>
      </w:pPr>
      <w:r w:rsidRPr="0005449A">
        <w:rPr>
          <w:szCs w:val="24"/>
        </w:rPr>
        <w:t>Within UAE</w:t>
      </w:r>
    </w:p>
    <w:p w14:paraId="473171FA" w14:textId="77777777" w:rsidR="00A567CE" w:rsidRPr="00816B83" w:rsidRDefault="00A567CE" w:rsidP="00A567CE">
      <w:pPr>
        <w:pStyle w:val="ListParagraph"/>
        <w:numPr>
          <w:ilvl w:val="0"/>
          <w:numId w:val="13"/>
        </w:numPr>
        <w:rPr>
          <w:sz w:val="22"/>
          <w:szCs w:val="22"/>
        </w:rPr>
      </w:pPr>
      <w:r w:rsidRPr="00816B83">
        <w:rPr>
          <w:sz w:val="22"/>
          <w:szCs w:val="22"/>
        </w:rPr>
        <w:t xml:space="preserve">On select within UAE tab in the </w:t>
      </w:r>
      <w:proofErr w:type="gramStart"/>
      <w:r w:rsidRPr="00816B83">
        <w:rPr>
          <w:sz w:val="22"/>
          <w:szCs w:val="22"/>
        </w:rPr>
        <w:t>beneficiaries</w:t>
      </w:r>
      <w:proofErr w:type="gramEnd"/>
      <w:r w:rsidRPr="00816B83">
        <w:rPr>
          <w:sz w:val="22"/>
          <w:szCs w:val="22"/>
        </w:rPr>
        <w:t xml:space="preserve"> section, the list of beneficiaries will be displayed with the following details:</w:t>
      </w:r>
    </w:p>
    <w:p w14:paraId="4EEE521F" w14:textId="77777777" w:rsidR="00A567CE" w:rsidRPr="00816B83" w:rsidRDefault="00A567CE" w:rsidP="00A567CE">
      <w:pPr>
        <w:pStyle w:val="ListParagraph"/>
        <w:numPr>
          <w:ilvl w:val="1"/>
          <w:numId w:val="13"/>
        </w:numPr>
        <w:rPr>
          <w:sz w:val="22"/>
          <w:szCs w:val="22"/>
        </w:rPr>
      </w:pPr>
      <w:r w:rsidRPr="00816B83">
        <w:rPr>
          <w:sz w:val="22"/>
          <w:szCs w:val="22"/>
        </w:rPr>
        <w:t>Nick Name</w:t>
      </w:r>
    </w:p>
    <w:p w14:paraId="27D141FC" w14:textId="4580B1A9" w:rsidR="00A567CE" w:rsidRPr="00816B83" w:rsidRDefault="00130D82" w:rsidP="00A567CE">
      <w:pPr>
        <w:pStyle w:val="ListParagraph"/>
        <w:numPr>
          <w:ilvl w:val="1"/>
          <w:numId w:val="13"/>
        </w:numPr>
        <w:rPr>
          <w:sz w:val="22"/>
          <w:szCs w:val="22"/>
        </w:rPr>
      </w:pPr>
      <w:r>
        <w:rPr>
          <w:sz w:val="22"/>
          <w:szCs w:val="22"/>
        </w:rPr>
        <w:t>Card</w:t>
      </w:r>
      <w:r w:rsidRPr="00816B83">
        <w:rPr>
          <w:sz w:val="22"/>
          <w:szCs w:val="22"/>
        </w:rPr>
        <w:t xml:space="preserve"> </w:t>
      </w:r>
      <w:r w:rsidR="00A567CE" w:rsidRPr="00816B83">
        <w:rPr>
          <w:sz w:val="22"/>
          <w:szCs w:val="22"/>
        </w:rPr>
        <w:t>Number</w:t>
      </w:r>
    </w:p>
    <w:p w14:paraId="21DD2868" w14:textId="482BCC85" w:rsidR="00A567CE" w:rsidRPr="00816B83" w:rsidRDefault="00130D82" w:rsidP="00A567CE">
      <w:pPr>
        <w:pStyle w:val="ListParagraph"/>
        <w:numPr>
          <w:ilvl w:val="1"/>
          <w:numId w:val="13"/>
        </w:numPr>
        <w:rPr>
          <w:sz w:val="22"/>
          <w:szCs w:val="22"/>
        </w:rPr>
      </w:pPr>
      <w:r>
        <w:rPr>
          <w:sz w:val="22"/>
          <w:szCs w:val="22"/>
        </w:rPr>
        <w:t>Card</w:t>
      </w:r>
      <w:r w:rsidRPr="00816B83">
        <w:rPr>
          <w:sz w:val="22"/>
          <w:szCs w:val="22"/>
        </w:rPr>
        <w:t xml:space="preserve"> </w:t>
      </w:r>
      <w:r w:rsidR="00A567CE" w:rsidRPr="00816B83">
        <w:rPr>
          <w:sz w:val="22"/>
          <w:szCs w:val="22"/>
        </w:rPr>
        <w:t>Currency</w:t>
      </w:r>
    </w:p>
    <w:p w14:paraId="3C63D8AD" w14:textId="77777777" w:rsidR="00A567CE" w:rsidRPr="00816B83" w:rsidRDefault="00A567CE" w:rsidP="00A567CE">
      <w:pPr>
        <w:pStyle w:val="ListParagraph"/>
        <w:numPr>
          <w:ilvl w:val="1"/>
          <w:numId w:val="13"/>
        </w:numPr>
        <w:rPr>
          <w:sz w:val="22"/>
          <w:szCs w:val="22"/>
        </w:rPr>
      </w:pPr>
      <w:r w:rsidRPr="00816B83">
        <w:rPr>
          <w:sz w:val="22"/>
          <w:szCs w:val="22"/>
        </w:rPr>
        <w:t>Bank Name</w:t>
      </w:r>
    </w:p>
    <w:p w14:paraId="5D7C35D8" w14:textId="77777777" w:rsidR="00A567CE" w:rsidRPr="00816B83" w:rsidRDefault="00A567CE" w:rsidP="00A567CE">
      <w:pPr>
        <w:pStyle w:val="ListParagraph"/>
        <w:numPr>
          <w:ilvl w:val="0"/>
          <w:numId w:val="13"/>
        </w:numPr>
        <w:rPr>
          <w:sz w:val="22"/>
          <w:szCs w:val="22"/>
        </w:rPr>
      </w:pPr>
      <w:r w:rsidRPr="00816B83">
        <w:rPr>
          <w:sz w:val="22"/>
          <w:szCs w:val="22"/>
        </w:rPr>
        <w:t>On select a particular record the following details will be displayed:</w:t>
      </w:r>
    </w:p>
    <w:p w14:paraId="012A86E0" w14:textId="77777777" w:rsidR="00A567CE" w:rsidRPr="00816B83" w:rsidRDefault="00A567CE" w:rsidP="00A567CE">
      <w:pPr>
        <w:pStyle w:val="ListParagraph"/>
        <w:numPr>
          <w:ilvl w:val="1"/>
          <w:numId w:val="13"/>
        </w:numPr>
        <w:rPr>
          <w:sz w:val="22"/>
          <w:szCs w:val="22"/>
        </w:rPr>
      </w:pPr>
      <w:r w:rsidRPr="00816B83">
        <w:rPr>
          <w:sz w:val="22"/>
          <w:szCs w:val="22"/>
        </w:rPr>
        <w:t>Nick Name</w:t>
      </w:r>
    </w:p>
    <w:p w14:paraId="5784E5F6" w14:textId="77777777" w:rsidR="00A567CE" w:rsidRPr="00816B83" w:rsidRDefault="00A567CE" w:rsidP="00A567CE">
      <w:pPr>
        <w:pStyle w:val="ListParagraph"/>
        <w:numPr>
          <w:ilvl w:val="1"/>
          <w:numId w:val="13"/>
        </w:numPr>
        <w:rPr>
          <w:sz w:val="22"/>
          <w:szCs w:val="22"/>
        </w:rPr>
      </w:pPr>
      <w:r w:rsidRPr="00816B83">
        <w:rPr>
          <w:sz w:val="22"/>
          <w:szCs w:val="22"/>
        </w:rPr>
        <w:t>Full Name</w:t>
      </w:r>
    </w:p>
    <w:p w14:paraId="2076FD1D" w14:textId="05493FA0" w:rsidR="00A567CE" w:rsidRPr="00816B83" w:rsidRDefault="00130D82" w:rsidP="00A567CE">
      <w:pPr>
        <w:pStyle w:val="ListParagraph"/>
        <w:numPr>
          <w:ilvl w:val="1"/>
          <w:numId w:val="13"/>
        </w:numPr>
        <w:rPr>
          <w:sz w:val="22"/>
          <w:szCs w:val="22"/>
        </w:rPr>
      </w:pPr>
      <w:r>
        <w:rPr>
          <w:sz w:val="22"/>
          <w:szCs w:val="22"/>
        </w:rPr>
        <w:t>Card</w:t>
      </w:r>
      <w:r w:rsidRPr="00816B83">
        <w:rPr>
          <w:sz w:val="22"/>
          <w:szCs w:val="22"/>
        </w:rPr>
        <w:t xml:space="preserve"> </w:t>
      </w:r>
      <w:r w:rsidR="00A567CE" w:rsidRPr="00816B83">
        <w:rPr>
          <w:sz w:val="22"/>
          <w:szCs w:val="22"/>
        </w:rPr>
        <w:t>Number</w:t>
      </w:r>
    </w:p>
    <w:p w14:paraId="0FD91250" w14:textId="22CB8566" w:rsidR="00A567CE" w:rsidRPr="00816B83" w:rsidRDefault="00130D82" w:rsidP="00A567CE">
      <w:pPr>
        <w:pStyle w:val="ListParagraph"/>
        <w:numPr>
          <w:ilvl w:val="1"/>
          <w:numId w:val="13"/>
        </w:numPr>
        <w:rPr>
          <w:sz w:val="22"/>
          <w:szCs w:val="22"/>
        </w:rPr>
      </w:pPr>
      <w:r>
        <w:rPr>
          <w:sz w:val="22"/>
          <w:szCs w:val="22"/>
        </w:rPr>
        <w:t>Card</w:t>
      </w:r>
      <w:r w:rsidRPr="00816B83">
        <w:rPr>
          <w:sz w:val="22"/>
          <w:szCs w:val="22"/>
        </w:rPr>
        <w:t xml:space="preserve"> </w:t>
      </w:r>
      <w:r w:rsidR="00A567CE" w:rsidRPr="00816B83">
        <w:rPr>
          <w:sz w:val="22"/>
          <w:szCs w:val="22"/>
        </w:rPr>
        <w:t>Currency</w:t>
      </w:r>
    </w:p>
    <w:p w14:paraId="15A03333" w14:textId="77777777" w:rsidR="00A567CE" w:rsidRPr="00816B83" w:rsidRDefault="00A567CE" w:rsidP="00A567CE">
      <w:pPr>
        <w:pStyle w:val="ListParagraph"/>
        <w:numPr>
          <w:ilvl w:val="1"/>
          <w:numId w:val="13"/>
        </w:numPr>
        <w:rPr>
          <w:sz w:val="22"/>
          <w:szCs w:val="22"/>
        </w:rPr>
      </w:pPr>
      <w:r w:rsidRPr="00816B83">
        <w:rPr>
          <w:sz w:val="22"/>
          <w:szCs w:val="22"/>
        </w:rPr>
        <w:t>Bank Name</w:t>
      </w:r>
    </w:p>
    <w:p w14:paraId="78CE17AB" w14:textId="77777777" w:rsidR="00A567CE" w:rsidRDefault="00A567CE" w:rsidP="00A567CE">
      <w:pPr>
        <w:pStyle w:val="Heading3"/>
        <w:numPr>
          <w:ilvl w:val="2"/>
          <w:numId w:val="4"/>
        </w:numPr>
        <w:rPr>
          <w:sz w:val="24"/>
          <w:szCs w:val="24"/>
        </w:rPr>
      </w:pPr>
      <w:bookmarkStart w:id="80" w:name="_Toc117274618"/>
      <w:r w:rsidRPr="00375285">
        <w:rPr>
          <w:sz w:val="24"/>
          <w:szCs w:val="24"/>
        </w:rPr>
        <w:t>Add Beneficiary</w:t>
      </w:r>
      <w:bookmarkEnd w:id="80"/>
    </w:p>
    <w:p w14:paraId="156EF735" w14:textId="77777777" w:rsidR="00A567CE" w:rsidRPr="00816B83" w:rsidRDefault="00A567CE" w:rsidP="00A567CE">
      <w:pPr>
        <w:ind w:firstLine="360"/>
        <w:rPr>
          <w:sz w:val="22"/>
          <w:szCs w:val="22"/>
        </w:rPr>
      </w:pPr>
      <w:r w:rsidRPr="00816B83">
        <w:rPr>
          <w:b/>
          <w:bCs/>
          <w:sz w:val="22"/>
          <w:szCs w:val="22"/>
        </w:rPr>
        <w:t>Navigations:</w:t>
      </w:r>
      <w:r w:rsidRPr="00816B83">
        <w:rPr>
          <w:sz w:val="22"/>
          <w:szCs w:val="22"/>
        </w:rPr>
        <w:t xml:space="preserve"> Login -&gt; Menu -&gt; Transfers -&gt; Manage Beneficiaries -&gt; Add Beneficiary</w:t>
      </w:r>
    </w:p>
    <w:p w14:paraId="5D0E57F0" w14:textId="77777777" w:rsidR="00A567CE" w:rsidRPr="00816B83" w:rsidRDefault="00A567CE" w:rsidP="00A567CE">
      <w:pPr>
        <w:pStyle w:val="ListParagraph"/>
        <w:numPr>
          <w:ilvl w:val="0"/>
          <w:numId w:val="13"/>
        </w:numPr>
        <w:rPr>
          <w:sz w:val="22"/>
          <w:szCs w:val="22"/>
        </w:rPr>
      </w:pPr>
      <w:r w:rsidRPr="00816B83">
        <w:rPr>
          <w:sz w:val="22"/>
          <w:szCs w:val="22"/>
        </w:rPr>
        <w:t>This section is for the customer is to add a new beneficiary. User can add a new beneficiary for the following categories:</w:t>
      </w:r>
    </w:p>
    <w:p w14:paraId="0A50680F" w14:textId="77777777" w:rsidR="00A567CE" w:rsidRPr="00816B83" w:rsidRDefault="00A567CE" w:rsidP="00A567CE">
      <w:pPr>
        <w:pStyle w:val="ListParagraph"/>
        <w:numPr>
          <w:ilvl w:val="1"/>
          <w:numId w:val="13"/>
        </w:numPr>
        <w:rPr>
          <w:sz w:val="22"/>
          <w:szCs w:val="22"/>
        </w:rPr>
      </w:pPr>
      <w:r w:rsidRPr="00816B83">
        <w:rPr>
          <w:sz w:val="22"/>
          <w:szCs w:val="22"/>
        </w:rPr>
        <w:t xml:space="preserve">Within </w:t>
      </w:r>
      <w:r>
        <w:rPr>
          <w:rFonts w:cstheme="minorHAnsi"/>
          <w:sz w:val="22"/>
          <w:szCs w:val="22"/>
        </w:rPr>
        <w:t xml:space="preserve">Al </w:t>
      </w:r>
      <w:r w:rsidRPr="00816B83">
        <w:rPr>
          <w:sz w:val="22"/>
          <w:szCs w:val="22"/>
        </w:rPr>
        <w:t>Masraf</w:t>
      </w:r>
    </w:p>
    <w:p w14:paraId="49B4C112" w14:textId="77777777" w:rsidR="00A567CE" w:rsidRPr="00816B83" w:rsidRDefault="00A567CE" w:rsidP="00A567CE">
      <w:pPr>
        <w:pStyle w:val="ListParagraph"/>
        <w:numPr>
          <w:ilvl w:val="1"/>
          <w:numId w:val="13"/>
        </w:numPr>
        <w:rPr>
          <w:sz w:val="22"/>
          <w:szCs w:val="22"/>
        </w:rPr>
      </w:pPr>
      <w:r w:rsidRPr="00816B83">
        <w:rPr>
          <w:sz w:val="22"/>
          <w:szCs w:val="22"/>
        </w:rPr>
        <w:t>Within UAE</w:t>
      </w:r>
    </w:p>
    <w:p w14:paraId="0D1D34FE" w14:textId="77777777" w:rsidR="00A567CE" w:rsidRDefault="00A567CE" w:rsidP="00A567CE">
      <w:pPr>
        <w:pStyle w:val="ListParagraph"/>
        <w:numPr>
          <w:ilvl w:val="0"/>
          <w:numId w:val="13"/>
        </w:numPr>
        <w:rPr>
          <w:sz w:val="22"/>
          <w:szCs w:val="22"/>
        </w:rPr>
      </w:pPr>
      <w:r w:rsidRPr="00816B83">
        <w:rPr>
          <w:sz w:val="22"/>
          <w:szCs w:val="22"/>
        </w:rPr>
        <w:t xml:space="preserve">On click add new beneficiary, by default the </w:t>
      </w:r>
      <w:r w:rsidRPr="00816B83">
        <w:rPr>
          <w:b/>
          <w:bCs/>
          <w:sz w:val="22"/>
          <w:szCs w:val="22"/>
        </w:rPr>
        <w:t xml:space="preserve">Within </w:t>
      </w:r>
      <w:r w:rsidRPr="009E13AD">
        <w:rPr>
          <w:rFonts w:cstheme="minorHAnsi"/>
          <w:b/>
          <w:bCs/>
          <w:sz w:val="22"/>
          <w:szCs w:val="22"/>
        </w:rPr>
        <w:t>Al</w:t>
      </w:r>
      <w:r>
        <w:rPr>
          <w:rFonts w:cstheme="minorHAnsi"/>
          <w:sz w:val="22"/>
          <w:szCs w:val="22"/>
        </w:rPr>
        <w:t xml:space="preserve"> </w:t>
      </w:r>
      <w:r w:rsidRPr="00816B83">
        <w:rPr>
          <w:b/>
          <w:bCs/>
          <w:sz w:val="22"/>
          <w:szCs w:val="22"/>
        </w:rPr>
        <w:t>Masraf</w:t>
      </w:r>
      <w:r w:rsidRPr="00816B83">
        <w:rPr>
          <w:sz w:val="22"/>
          <w:szCs w:val="22"/>
        </w:rPr>
        <w:t xml:space="preserve"> beneficiary type will be selected and user will have the option to select other beneficiary types.</w:t>
      </w:r>
    </w:p>
    <w:p w14:paraId="3486BADB" w14:textId="77777777" w:rsidR="00A567CE" w:rsidRDefault="00A567CE" w:rsidP="00A567CE">
      <w:pPr>
        <w:ind w:firstLine="360"/>
        <w:rPr>
          <w:b/>
          <w:bCs/>
          <w:sz w:val="22"/>
          <w:szCs w:val="22"/>
        </w:rPr>
      </w:pPr>
      <w:r w:rsidRPr="00412260">
        <w:rPr>
          <w:b/>
          <w:bCs/>
          <w:sz w:val="22"/>
          <w:szCs w:val="22"/>
        </w:rPr>
        <w:t xml:space="preserve">APIs: </w:t>
      </w:r>
    </w:p>
    <w:p w14:paraId="2FBB4172" w14:textId="77777777" w:rsidR="00A567CE" w:rsidRDefault="00A567CE" w:rsidP="00A567CE">
      <w:pPr>
        <w:pStyle w:val="ListParagraph"/>
        <w:numPr>
          <w:ilvl w:val="0"/>
          <w:numId w:val="13"/>
        </w:numPr>
        <w:rPr>
          <w:sz w:val="22"/>
          <w:szCs w:val="22"/>
        </w:rPr>
      </w:pPr>
      <w:r w:rsidRPr="005B4FF1">
        <w:rPr>
          <w:sz w:val="22"/>
          <w:szCs w:val="22"/>
        </w:rPr>
        <w:t xml:space="preserve">The app will invoke the </w:t>
      </w:r>
      <w:r>
        <w:rPr>
          <w:sz w:val="22"/>
          <w:szCs w:val="22"/>
        </w:rPr>
        <w:t>create beneficiary</w:t>
      </w:r>
      <w:r w:rsidRPr="005B4FF1">
        <w:rPr>
          <w:sz w:val="22"/>
          <w:szCs w:val="22"/>
        </w:rPr>
        <w:t xml:space="preserve"> API.</w:t>
      </w:r>
    </w:p>
    <w:p w14:paraId="3DCA7CBE" w14:textId="77777777" w:rsidR="00A567CE" w:rsidRDefault="00A567CE" w:rsidP="00A567CE">
      <w:pPr>
        <w:pStyle w:val="Heading4"/>
        <w:framePr w:wrap="auto" w:vAnchor="margin" w:yAlign="inline"/>
        <w:numPr>
          <w:ilvl w:val="3"/>
          <w:numId w:val="4"/>
        </w:numPr>
        <w:pBdr>
          <w:left w:val="none" w:sz="0" w:space="0" w:color="auto"/>
          <w:right w:val="none" w:sz="0" w:space="0" w:color="auto"/>
        </w:pBdr>
        <w:rPr>
          <w:szCs w:val="24"/>
        </w:rPr>
      </w:pPr>
      <w:r w:rsidRPr="0005449A">
        <w:rPr>
          <w:szCs w:val="24"/>
        </w:rPr>
        <w:t>Within</w:t>
      </w:r>
      <w:r>
        <w:rPr>
          <w:szCs w:val="24"/>
        </w:rPr>
        <w:t xml:space="preserve"> Al</w:t>
      </w:r>
      <w:r w:rsidRPr="0005449A">
        <w:rPr>
          <w:szCs w:val="24"/>
        </w:rPr>
        <w:t xml:space="preserve"> Masraf</w:t>
      </w:r>
    </w:p>
    <w:p w14:paraId="1C20660F" w14:textId="77777777" w:rsidR="00A567CE" w:rsidRPr="00816B83" w:rsidRDefault="00A567CE" w:rsidP="00A567CE">
      <w:pPr>
        <w:pStyle w:val="ListParagraph"/>
        <w:numPr>
          <w:ilvl w:val="0"/>
          <w:numId w:val="13"/>
        </w:numPr>
        <w:rPr>
          <w:sz w:val="22"/>
          <w:szCs w:val="22"/>
        </w:rPr>
      </w:pPr>
      <w:r w:rsidRPr="00816B83">
        <w:rPr>
          <w:sz w:val="22"/>
          <w:szCs w:val="22"/>
        </w:rPr>
        <w:t xml:space="preserve">This section is for the customer </w:t>
      </w:r>
      <w:r>
        <w:rPr>
          <w:sz w:val="22"/>
          <w:szCs w:val="22"/>
        </w:rPr>
        <w:t xml:space="preserve">to add </w:t>
      </w:r>
      <w:r w:rsidRPr="00816B83">
        <w:rPr>
          <w:sz w:val="22"/>
          <w:szCs w:val="22"/>
        </w:rPr>
        <w:t xml:space="preserve">an Al Masraf </w:t>
      </w:r>
      <w:r>
        <w:rPr>
          <w:sz w:val="22"/>
          <w:szCs w:val="22"/>
        </w:rPr>
        <w:t xml:space="preserve">bank </w:t>
      </w:r>
      <w:r w:rsidRPr="00816B83">
        <w:rPr>
          <w:sz w:val="22"/>
          <w:szCs w:val="22"/>
        </w:rPr>
        <w:t>account holder as beneficiary.</w:t>
      </w:r>
    </w:p>
    <w:p w14:paraId="21F8098B" w14:textId="77777777" w:rsidR="00A567CE" w:rsidRPr="00816B83" w:rsidRDefault="00A567CE" w:rsidP="00A567CE">
      <w:pPr>
        <w:ind w:left="360"/>
        <w:rPr>
          <w:b/>
          <w:bCs/>
          <w:sz w:val="24"/>
          <w:szCs w:val="24"/>
        </w:rPr>
      </w:pPr>
      <w:r w:rsidRPr="00816B83">
        <w:rPr>
          <w:b/>
          <w:bCs/>
          <w:sz w:val="24"/>
          <w:szCs w:val="24"/>
        </w:rPr>
        <w:t>Screen 1:</w:t>
      </w:r>
    </w:p>
    <w:p w14:paraId="4392E6E6" w14:textId="46938839" w:rsidR="00A567CE" w:rsidRDefault="00A567CE" w:rsidP="00A567CE">
      <w:pPr>
        <w:pStyle w:val="ListParagraph"/>
        <w:numPr>
          <w:ilvl w:val="0"/>
          <w:numId w:val="13"/>
        </w:numPr>
        <w:rPr>
          <w:sz w:val="22"/>
          <w:szCs w:val="22"/>
        </w:rPr>
      </w:pPr>
      <w:r w:rsidRPr="00816B83">
        <w:rPr>
          <w:sz w:val="22"/>
          <w:szCs w:val="22"/>
        </w:rPr>
        <w:t xml:space="preserve">The </w:t>
      </w:r>
      <w:r>
        <w:rPr>
          <w:sz w:val="22"/>
          <w:szCs w:val="22"/>
        </w:rPr>
        <w:t xml:space="preserve">beneficiaries </w:t>
      </w:r>
      <w:r w:rsidR="00130D82">
        <w:rPr>
          <w:sz w:val="22"/>
          <w:szCs w:val="22"/>
        </w:rPr>
        <w:t>card</w:t>
      </w:r>
      <w:r>
        <w:rPr>
          <w:sz w:val="22"/>
          <w:szCs w:val="22"/>
        </w:rPr>
        <w:t xml:space="preserve"> number need to be captured.</w:t>
      </w:r>
    </w:p>
    <w:p w14:paraId="75B0D161" w14:textId="295435D8" w:rsidR="00A567CE" w:rsidRDefault="00A567CE" w:rsidP="00A567CE">
      <w:pPr>
        <w:pStyle w:val="ListParagraph"/>
        <w:numPr>
          <w:ilvl w:val="0"/>
          <w:numId w:val="13"/>
        </w:numPr>
        <w:rPr>
          <w:sz w:val="22"/>
          <w:szCs w:val="22"/>
        </w:rPr>
      </w:pPr>
      <w:r>
        <w:rPr>
          <w:sz w:val="22"/>
          <w:szCs w:val="22"/>
        </w:rPr>
        <w:t xml:space="preserve">Once the </w:t>
      </w:r>
      <w:r w:rsidR="00130D82">
        <w:rPr>
          <w:sz w:val="22"/>
          <w:szCs w:val="22"/>
        </w:rPr>
        <w:t>card</w:t>
      </w:r>
      <w:r>
        <w:rPr>
          <w:sz w:val="22"/>
          <w:szCs w:val="22"/>
        </w:rPr>
        <w:t xml:space="preserve"> number is entered and on </w:t>
      </w:r>
      <w:r w:rsidR="00130D82">
        <w:rPr>
          <w:sz w:val="22"/>
          <w:szCs w:val="22"/>
        </w:rPr>
        <w:t>tap out, app</w:t>
      </w:r>
      <w:r>
        <w:rPr>
          <w:sz w:val="22"/>
          <w:szCs w:val="22"/>
        </w:rPr>
        <w:t xml:space="preserve"> verify </w:t>
      </w:r>
      <w:r w:rsidR="00130D82">
        <w:rPr>
          <w:sz w:val="22"/>
          <w:szCs w:val="22"/>
        </w:rPr>
        <w:t>the BIN Number</w:t>
      </w:r>
      <w:r>
        <w:rPr>
          <w:sz w:val="22"/>
          <w:szCs w:val="22"/>
        </w:rPr>
        <w:t>:</w:t>
      </w:r>
    </w:p>
    <w:p w14:paraId="1B5D6F8D" w14:textId="09A4574E" w:rsidR="00A567CE" w:rsidRDefault="00A567CE" w:rsidP="00A567CE">
      <w:pPr>
        <w:pStyle w:val="ListParagraph"/>
        <w:numPr>
          <w:ilvl w:val="1"/>
          <w:numId w:val="13"/>
        </w:numPr>
        <w:rPr>
          <w:sz w:val="22"/>
          <w:szCs w:val="22"/>
        </w:rPr>
      </w:pPr>
      <w:r>
        <w:rPr>
          <w:sz w:val="22"/>
          <w:szCs w:val="22"/>
        </w:rPr>
        <w:t xml:space="preserve">If the </w:t>
      </w:r>
      <w:r w:rsidR="00130D82">
        <w:rPr>
          <w:sz w:val="22"/>
          <w:szCs w:val="22"/>
        </w:rPr>
        <w:t>card</w:t>
      </w:r>
      <w:r>
        <w:rPr>
          <w:sz w:val="22"/>
          <w:szCs w:val="22"/>
        </w:rPr>
        <w:t xml:space="preserve"> </w:t>
      </w:r>
      <w:r w:rsidR="00130D82">
        <w:rPr>
          <w:sz w:val="22"/>
          <w:szCs w:val="22"/>
        </w:rPr>
        <w:t xml:space="preserve">number </w:t>
      </w:r>
      <w:r>
        <w:rPr>
          <w:sz w:val="22"/>
          <w:szCs w:val="22"/>
        </w:rPr>
        <w:t xml:space="preserve">is </w:t>
      </w:r>
      <w:r w:rsidR="00130D82">
        <w:rPr>
          <w:sz w:val="22"/>
          <w:szCs w:val="22"/>
        </w:rPr>
        <w:t>valid Al Masraf card</w:t>
      </w:r>
      <w:r>
        <w:rPr>
          <w:sz w:val="22"/>
          <w:szCs w:val="22"/>
        </w:rPr>
        <w:t>, the app will display green tick mark.</w:t>
      </w:r>
    </w:p>
    <w:p w14:paraId="6A8D2AB1" w14:textId="5332B46B" w:rsidR="00A567CE" w:rsidRPr="008067DF" w:rsidRDefault="00A567CE" w:rsidP="00A567CE">
      <w:pPr>
        <w:pStyle w:val="ListParagraph"/>
        <w:numPr>
          <w:ilvl w:val="1"/>
          <w:numId w:val="13"/>
        </w:numPr>
        <w:rPr>
          <w:sz w:val="22"/>
          <w:szCs w:val="22"/>
        </w:rPr>
      </w:pPr>
      <w:r w:rsidRPr="008067DF">
        <w:rPr>
          <w:sz w:val="22"/>
          <w:szCs w:val="22"/>
        </w:rPr>
        <w:lastRenderedPageBreak/>
        <w:t xml:space="preserve">If the </w:t>
      </w:r>
      <w:r w:rsidR="00130D82">
        <w:rPr>
          <w:sz w:val="22"/>
          <w:szCs w:val="22"/>
        </w:rPr>
        <w:t xml:space="preserve">card BIN number </w:t>
      </w:r>
      <w:r w:rsidRPr="008067DF">
        <w:rPr>
          <w:sz w:val="22"/>
          <w:szCs w:val="22"/>
        </w:rPr>
        <w:t xml:space="preserve">is not </w:t>
      </w:r>
      <w:r w:rsidR="00130D82">
        <w:rPr>
          <w:sz w:val="22"/>
          <w:szCs w:val="22"/>
        </w:rPr>
        <w:t>valid Al Masraf card</w:t>
      </w:r>
      <w:r w:rsidRPr="008067DF">
        <w:rPr>
          <w:sz w:val="22"/>
          <w:szCs w:val="22"/>
        </w:rPr>
        <w:t xml:space="preserve">, the app will display </w:t>
      </w:r>
      <w:r>
        <w:rPr>
          <w:sz w:val="22"/>
          <w:szCs w:val="22"/>
        </w:rPr>
        <w:t xml:space="preserve">inline error message “Please enter valid </w:t>
      </w:r>
      <w:r w:rsidR="00130D82">
        <w:rPr>
          <w:sz w:val="22"/>
          <w:szCs w:val="22"/>
        </w:rPr>
        <w:t>Al Masraf card</w:t>
      </w:r>
      <w:r>
        <w:rPr>
          <w:sz w:val="22"/>
          <w:szCs w:val="22"/>
        </w:rPr>
        <w:t xml:space="preserve"> number”</w:t>
      </w:r>
      <w:r w:rsidRPr="008067DF">
        <w:rPr>
          <w:sz w:val="22"/>
          <w:szCs w:val="22"/>
        </w:rPr>
        <w:t>.</w:t>
      </w:r>
    </w:p>
    <w:p w14:paraId="44ABCA87" w14:textId="77777777" w:rsidR="00A567CE" w:rsidRPr="00816B83" w:rsidRDefault="00A567CE" w:rsidP="00A567CE">
      <w:pPr>
        <w:pStyle w:val="ListParagraph"/>
        <w:numPr>
          <w:ilvl w:val="0"/>
          <w:numId w:val="13"/>
        </w:numPr>
        <w:rPr>
          <w:sz w:val="22"/>
          <w:szCs w:val="22"/>
        </w:rPr>
      </w:pPr>
      <w:r w:rsidRPr="00816B83">
        <w:rPr>
          <w:sz w:val="22"/>
          <w:szCs w:val="22"/>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567CE" w14:paraId="74E5F217" w14:textId="77777777" w:rsidTr="0EF483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D856B0C" w14:textId="77777777" w:rsidR="00A567CE" w:rsidRDefault="00A567CE" w:rsidP="005436F9">
            <w:proofErr w:type="gramStart"/>
            <w:r>
              <w:rPr>
                <w:rFonts w:ascii="Calibri" w:hAnsi="Calibri" w:cs="Calibri"/>
                <w:b w:val="0"/>
                <w:bCs w:val="0"/>
                <w:color w:val="FFFFFF"/>
              </w:rPr>
              <w:t>#.No</w:t>
            </w:r>
            <w:proofErr w:type="gramEnd"/>
          </w:p>
        </w:tc>
        <w:tc>
          <w:tcPr>
            <w:tcW w:w="1675" w:type="dxa"/>
          </w:tcPr>
          <w:p w14:paraId="52686235"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098C6399"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69D59DFA"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431A5EE8"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65B7B103"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530EABE9"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567CE" w14:paraId="0E834025" w14:textId="77777777" w:rsidTr="0EF483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4856480" w14:textId="77777777" w:rsidR="00A567CE" w:rsidRPr="001A09D4" w:rsidRDefault="00A567CE">
            <w:pPr>
              <w:pStyle w:val="ListParagraph"/>
              <w:numPr>
                <w:ilvl w:val="0"/>
                <w:numId w:val="68"/>
              </w:numPr>
              <w:spacing w:before="60"/>
              <w:contextualSpacing w:val="0"/>
              <w:jc w:val="both"/>
            </w:pPr>
          </w:p>
        </w:tc>
        <w:tc>
          <w:tcPr>
            <w:tcW w:w="1675" w:type="dxa"/>
          </w:tcPr>
          <w:p w14:paraId="7C6D5DF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Nick Name</w:t>
            </w:r>
          </w:p>
        </w:tc>
        <w:tc>
          <w:tcPr>
            <w:tcW w:w="1335" w:type="dxa"/>
          </w:tcPr>
          <w:p w14:paraId="0ABB8470"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56D461C7" w14:textId="69C3977E" w:rsidR="00A567CE" w:rsidRDefault="00A567CE" w:rsidP="005436F9">
            <w:pPr>
              <w:cnfStyle w:val="000000100000" w:firstRow="0" w:lastRow="0" w:firstColumn="0" w:lastColumn="0" w:oddVBand="0" w:evenVBand="0" w:oddHBand="1" w:evenHBand="0" w:firstRowFirstColumn="0" w:firstRowLastColumn="0" w:lastRowFirstColumn="0" w:lastRowLastColumn="0"/>
            </w:pPr>
            <w:r>
              <w:t>Numeric</w:t>
            </w:r>
          </w:p>
        </w:tc>
        <w:tc>
          <w:tcPr>
            <w:tcW w:w="1043" w:type="dxa"/>
          </w:tcPr>
          <w:p w14:paraId="2CB7E5C3"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5F634D8"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7156157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3B8C0CE9" w14:textId="77777777" w:rsidTr="0EF48394">
        <w:tc>
          <w:tcPr>
            <w:cnfStyle w:val="001000000000" w:firstRow="0" w:lastRow="0" w:firstColumn="1" w:lastColumn="0" w:oddVBand="0" w:evenVBand="0" w:oddHBand="0" w:evenHBand="0" w:firstRowFirstColumn="0" w:firstRowLastColumn="0" w:lastRowFirstColumn="0" w:lastRowLastColumn="0"/>
            <w:tcW w:w="640" w:type="dxa"/>
          </w:tcPr>
          <w:p w14:paraId="5C4075ED" w14:textId="77777777" w:rsidR="00A567CE" w:rsidRPr="001A09D4" w:rsidRDefault="00A567CE">
            <w:pPr>
              <w:pStyle w:val="ListParagraph"/>
              <w:numPr>
                <w:ilvl w:val="0"/>
                <w:numId w:val="68"/>
              </w:numPr>
              <w:spacing w:before="60"/>
              <w:contextualSpacing w:val="0"/>
              <w:jc w:val="both"/>
            </w:pPr>
          </w:p>
        </w:tc>
        <w:tc>
          <w:tcPr>
            <w:tcW w:w="1675" w:type="dxa"/>
          </w:tcPr>
          <w:p w14:paraId="2FF8DE90" w14:textId="7808CDF6" w:rsidR="00A567CE" w:rsidRDefault="00130D82" w:rsidP="005436F9">
            <w:pPr>
              <w:cnfStyle w:val="000000000000" w:firstRow="0" w:lastRow="0" w:firstColumn="0" w:lastColumn="0" w:oddVBand="0" w:evenVBand="0" w:oddHBand="0" w:evenHBand="0" w:firstRowFirstColumn="0" w:firstRowLastColumn="0" w:lastRowFirstColumn="0" w:lastRowLastColumn="0"/>
            </w:pPr>
            <w:r>
              <w:t>Card</w:t>
            </w:r>
            <w:r w:rsidR="00A567CE">
              <w:t xml:space="preserve"> Number</w:t>
            </w:r>
          </w:p>
        </w:tc>
        <w:tc>
          <w:tcPr>
            <w:tcW w:w="1335" w:type="dxa"/>
          </w:tcPr>
          <w:p w14:paraId="797F0F81"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1A82B5DC"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Numeric</w:t>
            </w:r>
          </w:p>
        </w:tc>
        <w:tc>
          <w:tcPr>
            <w:tcW w:w="1043" w:type="dxa"/>
          </w:tcPr>
          <w:p w14:paraId="2387854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10 - 12</w:t>
            </w:r>
          </w:p>
        </w:tc>
        <w:tc>
          <w:tcPr>
            <w:tcW w:w="1308" w:type="dxa"/>
          </w:tcPr>
          <w:p w14:paraId="2110ABC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179B4AAA" w14:textId="04D25646"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282C247F" w14:textId="77777777" w:rsidTr="0EF483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6CFF271" w14:textId="77777777" w:rsidR="00A567CE" w:rsidRPr="001A09D4" w:rsidRDefault="00A567CE">
            <w:pPr>
              <w:pStyle w:val="ListParagraph"/>
              <w:numPr>
                <w:ilvl w:val="0"/>
                <w:numId w:val="68"/>
              </w:numPr>
              <w:spacing w:before="60"/>
              <w:contextualSpacing w:val="0"/>
              <w:jc w:val="both"/>
            </w:pPr>
          </w:p>
        </w:tc>
        <w:tc>
          <w:tcPr>
            <w:tcW w:w="1675" w:type="dxa"/>
          </w:tcPr>
          <w:p w14:paraId="72948E9F"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Full Name</w:t>
            </w:r>
          </w:p>
        </w:tc>
        <w:tc>
          <w:tcPr>
            <w:tcW w:w="1335" w:type="dxa"/>
          </w:tcPr>
          <w:p w14:paraId="48306518"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03A322F6"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2480F7A8"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02A9BC08"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449F23C5"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2ED9BD37" w14:textId="77777777" w:rsidTr="0EF48394">
        <w:tc>
          <w:tcPr>
            <w:cnfStyle w:val="001000000000" w:firstRow="0" w:lastRow="0" w:firstColumn="1" w:lastColumn="0" w:oddVBand="0" w:evenVBand="0" w:oddHBand="0" w:evenHBand="0" w:firstRowFirstColumn="0" w:firstRowLastColumn="0" w:lastRowFirstColumn="0" w:lastRowLastColumn="0"/>
            <w:tcW w:w="640" w:type="dxa"/>
          </w:tcPr>
          <w:p w14:paraId="4080E425" w14:textId="77777777" w:rsidR="00A567CE" w:rsidRPr="001A09D4" w:rsidRDefault="00A567CE">
            <w:pPr>
              <w:pStyle w:val="ListParagraph"/>
              <w:numPr>
                <w:ilvl w:val="0"/>
                <w:numId w:val="68"/>
              </w:numPr>
              <w:spacing w:before="60"/>
              <w:contextualSpacing w:val="0"/>
              <w:jc w:val="both"/>
            </w:pPr>
          </w:p>
        </w:tc>
        <w:tc>
          <w:tcPr>
            <w:tcW w:w="1675" w:type="dxa"/>
          </w:tcPr>
          <w:p w14:paraId="2BBD2846"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Currency</w:t>
            </w:r>
          </w:p>
        </w:tc>
        <w:tc>
          <w:tcPr>
            <w:tcW w:w="1335" w:type="dxa"/>
          </w:tcPr>
          <w:p w14:paraId="12BECE30"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3CF8C93A"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2F4C7BF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243D11B8"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55DD88E6"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23045CB6" w14:textId="77777777" w:rsidTr="0EF483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23CC2C4" w14:textId="77777777" w:rsidR="00A567CE" w:rsidRPr="001A09D4" w:rsidRDefault="00A567CE">
            <w:pPr>
              <w:pStyle w:val="ListParagraph"/>
              <w:numPr>
                <w:ilvl w:val="0"/>
                <w:numId w:val="68"/>
              </w:numPr>
              <w:spacing w:before="60"/>
              <w:contextualSpacing w:val="0"/>
              <w:jc w:val="both"/>
            </w:pPr>
          </w:p>
        </w:tc>
        <w:tc>
          <w:tcPr>
            <w:tcW w:w="1675" w:type="dxa"/>
          </w:tcPr>
          <w:p w14:paraId="2008C69A" w14:textId="55418DF0" w:rsidR="00A567CE" w:rsidRDefault="00A567CE" w:rsidP="005436F9">
            <w:pPr>
              <w:cnfStyle w:val="000000100000" w:firstRow="0" w:lastRow="0" w:firstColumn="0" w:lastColumn="0" w:oddVBand="0" w:evenVBand="0" w:oddHBand="1" w:evenHBand="0" w:firstRowFirstColumn="0" w:firstRowLastColumn="0" w:lastRowFirstColumn="0" w:lastRowLastColumn="0"/>
            </w:pPr>
            <w:del w:id="81" w:author="Kathish Vijayapandian" w:date="2022-09-09T13:09:00Z">
              <w:r w:rsidDel="00C477F4">
                <w:delText>Bank Name</w:delText>
              </w:r>
            </w:del>
          </w:p>
        </w:tc>
        <w:tc>
          <w:tcPr>
            <w:tcW w:w="1335" w:type="dxa"/>
          </w:tcPr>
          <w:p w14:paraId="0BB7BCEB" w14:textId="20D6387B" w:rsidR="00A567CE" w:rsidRDefault="00A567CE" w:rsidP="005436F9">
            <w:pPr>
              <w:cnfStyle w:val="000000100000" w:firstRow="0" w:lastRow="0" w:firstColumn="0" w:lastColumn="0" w:oddVBand="0" w:evenVBand="0" w:oddHBand="1" w:evenHBand="0" w:firstRowFirstColumn="0" w:firstRowLastColumn="0" w:lastRowFirstColumn="0" w:lastRowLastColumn="0"/>
            </w:pPr>
            <w:del w:id="82" w:author="Kathish Vijayapandian" w:date="2022-09-09T13:09:00Z">
              <w:r w:rsidDel="00C477F4">
                <w:delText>Display</w:delText>
              </w:r>
            </w:del>
          </w:p>
        </w:tc>
        <w:tc>
          <w:tcPr>
            <w:tcW w:w="1467" w:type="dxa"/>
          </w:tcPr>
          <w:p w14:paraId="22D734FA"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351817B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78537AF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35A200C5"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3111C0C7" w14:textId="77777777" w:rsidTr="0EF48394">
        <w:tc>
          <w:tcPr>
            <w:cnfStyle w:val="001000000000" w:firstRow="0" w:lastRow="0" w:firstColumn="1" w:lastColumn="0" w:oddVBand="0" w:evenVBand="0" w:oddHBand="0" w:evenHBand="0" w:firstRowFirstColumn="0" w:firstRowLastColumn="0" w:lastRowFirstColumn="0" w:lastRowLastColumn="0"/>
            <w:tcW w:w="640" w:type="dxa"/>
          </w:tcPr>
          <w:p w14:paraId="79656F1B" w14:textId="77777777" w:rsidR="00A567CE" w:rsidRPr="001A09D4" w:rsidRDefault="00A567CE">
            <w:pPr>
              <w:pStyle w:val="ListParagraph"/>
              <w:numPr>
                <w:ilvl w:val="0"/>
                <w:numId w:val="68"/>
              </w:numPr>
              <w:spacing w:before="60"/>
              <w:contextualSpacing w:val="0"/>
              <w:jc w:val="both"/>
            </w:pPr>
          </w:p>
        </w:tc>
        <w:tc>
          <w:tcPr>
            <w:tcW w:w="1675" w:type="dxa"/>
          </w:tcPr>
          <w:p w14:paraId="4364597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Next</w:t>
            </w:r>
          </w:p>
        </w:tc>
        <w:tc>
          <w:tcPr>
            <w:tcW w:w="1335" w:type="dxa"/>
          </w:tcPr>
          <w:p w14:paraId="7BC9116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6BADA130"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7F0DA98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4A2E241E"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672C7F05"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A567CE" w14:paraId="5AC54327" w14:textId="77777777" w:rsidTr="0EF483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11D6398" w14:textId="77777777" w:rsidR="00A567CE" w:rsidRPr="001A09D4" w:rsidRDefault="00A567CE">
            <w:pPr>
              <w:pStyle w:val="ListParagraph"/>
              <w:numPr>
                <w:ilvl w:val="0"/>
                <w:numId w:val="68"/>
              </w:numPr>
              <w:spacing w:before="60"/>
              <w:contextualSpacing w:val="0"/>
              <w:jc w:val="both"/>
            </w:pPr>
          </w:p>
        </w:tc>
        <w:tc>
          <w:tcPr>
            <w:tcW w:w="1675" w:type="dxa"/>
          </w:tcPr>
          <w:p w14:paraId="2F8274C5"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3AC66609"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68453126"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17B5C6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4943D26"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35FAA5F5"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6BBD88F5" w14:textId="77777777" w:rsidR="00A567CE" w:rsidRPr="00C52459" w:rsidRDefault="00A567CE"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rPr>
                <w:rFonts w:cstheme="minorHAnsi"/>
              </w:rPr>
            </w:pPr>
            <w:r w:rsidRPr="00C52459">
              <w:rPr>
                <w:rFonts w:cstheme="minorHAnsi"/>
              </w:rPr>
              <w:t xml:space="preserve">On click Yes, app will redirect to the main screen.  </w:t>
            </w:r>
          </w:p>
          <w:p w14:paraId="613C20DA" w14:textId="77777777" w:rsidR="00A567CE" w:rsidRPr="00C52459" w:rsidRDefault="00A567CE"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On click No, app will remain in the same screen and user can resume further.</w:t>
            </w:r>
          </w:p>
        </w:tc>
      </w:tr>
    </w:tbl>
    <w:p w14:paraId="5CAE27F3" w14:textId="77777777" w:rsidR="00A567CE" w:rsidRDefault="00A567CE" w:rsidP="00A567CE">
      <w:pPr>
        <w:ind w:firstLine="426"/>
        <w:rPr>
          <w:b/>
          <w:bCs/>
          <w:sz w:val="24"/>
          <w:szCs w:val="24"/>
        </w:rPr>
      </w:pPr>
      <w:r w:rsidRPr="009616A4">
        <w:rPr>
          <w:b/>
          <w:bCs/>
          <w:sz w:val="24"/>
          <w:szCs w:val="24"/>
        </w:rPr>
        <w:t>Screen 2:</w:t>
      </w:r>
    </w:p>
    <w:p w14:paraId="203F8DFD" w14:textId="77777777" w:rsidR="00A567CE" w:rsidRPr="00816B83" w:rsidRDefault="00A567CE" w:rsidP="00A567CE">
      <w:pPr>
        <w:pStyle w:val="ListParagraph"/>
        <w:numPr>
          <w:ilvl w:val="0"/>
          <w:numId w:val="13"/>
        </w:numPr>
        <w:rPr>
          <w:sz w:val="22"/>
          <w:szCs w:val="22"/>
        </w:rPr>
      </w:pPr>
      <w:r w:rsidRPr="00816B83">
        <w:rPr>
          <w:sz w:val="22"/>
          <w:szCs w:val="22"/>
        </w:rPr>
        <w:t>This section is for the customer to review the details entered in the previous screen and to confirm the same to proceed further for authentication.</w:t>
      </w:r>
    </w:p>
    <w:tbl>
      <w:tblPr>
        <w:tblStyle w:val="GridTable4-Accent1"/>
        <w:tblW w:w="0" w:type="auto"/>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567CE" w14:paraId="34A3AADE"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136EE4A" w14:textId="77777777" w:rsidR="00A567CE" w:rsidRDefault="00A567CE" w:rsidP="005436F9">
            <w:proofErr w:type="gramStart"/>
            <w:r>
              <w:rPr>
                <w:rFonts w:ascii="Calibri" w:hAnsi="Calibri" w:cs="Calibri"/>
                <w:b w:val="0"/>
                <w:bCs w:val="0"/>
                <w:color w:val="FFFFFF"/>
              </w:rPr>
              <w:t>#.No</w:t>
            </w:r>
            <w:proofErr w:type="gramEnd"/>
          </w:p>
        </w:tc>
        <w:tc>
          <w:tcPr>
            <w:tcW w:w="1675" w:type="dxa"/>
          </w:tcPr>
          <w:p w14:paraId="73605C61"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52C4EABA"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676DB437"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76A7893B"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144881D1"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3CA8D943"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567CE" w14:paraId="72EF96F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5DEE417" w14:textId="77777777" w:rsidR="00A567CE" w:rsidRPr="004B0B79" w:rsidRDefault="00A567CE">
            <w:pPr>
              <w:pStyle w:val="ListParagraph"/>
              <w:numPr>
                <w:ilvl w:val="0"/>
                <w:numId w:val="69"/>
              </w:numPr>
              <w:spacing w:before="60"/>
              <w:contextualSpacing w:val="0"/>
              <w:jc w:val="both"/>
            </w:pPr>
          </w:p>
        </w:tc>
        <w:tc>
          <w:tcPr>
            <w:tcW w:w="1675" w:type="dxa"/>
          </w:tcPr>
          <w:p w14:paraId="52E0E6E0" w14:textId="344BDBD2" w:rsidR="00A567CE" w:rsidRDefault="00130D82" w:rsidP="005436F9">
            <w:pPr>
              <w:cnfStyle w:val="000000100000" w:firstRow="0" w:lastRow="0" w:firstColumn="0" w:lastColumn="0" w:oddVBand="0" w:evenVBand="0" w:oddHBand="1" w:evenHBand="0" w:firstRowFirstColumn="0" w:firstRowLastColumn="0" w:lastRowFirstColumn="0" w:lastRowLastColumn="0"/>
            </w:pPr>
            <w:r>
              <w:t>Card</w:t>
            </w:r>
            <w:r w:rsidR="00A567CE">
              <w:t xml:space="preserve"> Number</w:t>
            </w:r>
          </w:p>
        </w:tc>
        <w:tc>
          <w:tcPr>
            <w:tcW w:w="1335" w:type="dxa"/>
          </w:tcPr>
          <w:p w14:paraId="1905F2C6"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143F4FC7"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5BE44176"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5EB0203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25D18BDE"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499D0A0E"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6C7F8155" w14:textId="77777777" w:rsidR="00A567CE" w:rsidRPr="004B0B79" w:rsidRDefault="00A567CE">
            <w:pPr>
              <w:pStyle w:val="ListParagraph"/>
              <w:numPr>
                <w:ilvl w:val="0"/>
                <w:numId w:val="69"/>
              </w:numPr>
              <w:spacing w:before="60"/>
              <w:contextualSpacing w:val="0"/>
              <w:jc w:val="both"/>
            </w:pPr>
          </w:p>
        </w:tc>
        <w:tc>
          <w:tcPr>
            <w:tcW w:w="1675" w:type="dxa"/>
          </w:tcPr>
          <w:p w14:paraId="7291809A"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Nick Name</w:t>
            </w:r>
          </w:p>
        </w:tc>
        <w:tc>
          <w:tcPr>
            <w:tcW w:w="1335" w:type="dxa"/>
          </w:tcPr>
          <w:p w14:paraId="52FF9558"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3211457C"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5BA36AD4"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27463D7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4CB151D4"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173D760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897A556" w14:textId="77777777" w:rsidR="00A567CE" w:rsidRPr="004B0B79" w:rsidRDefault="00A567CE">
            <w:pPr>
              <w:pStyle w:val="ListParagraph"/>
              <w:numPr>
                <w:ilvl w:val="0"/>
                <w:numId w:val="69"/>
              </w:numPr>
              <w:spacing w:before="60"/>
              <w:contextualSpacing w:val="0"/>
              <w:jc w:val="both"/>
            </w:pPr>
          </w:p>
        </w:tc>
        <w:tc>
          <w:tcPr>
            <w:tcW w:w="1675" w:type="dxa"/>
          </w:tcPr>
          <w:p w14:paraId="5CAE9D72"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Full Name</w:t>
            </w:r>
          </w:p>
        </w:tc>
        <w:tc>
          <w:tcPr>
            <w:tcW w:w="1335" w:type="dxa"/>
          </w:tcPr>
          <w:p w14:paraId="31DB0A03"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3B1BE8A3"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38B87CFF"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18A01CEE"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51828537"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7AFADCE9"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2BE4FB33" w14:textId="77777777" w:rsidR="00A567CE" w:rsidRPr="004B0B79" w:rsidRDefault="00A567CE">
            <w:pPr>
              <w:pStyle w:val="ListParagraph"/>
              <w:numPr>
                <w:ilvl w:val="0"/>
                <w:numId w:val="69"/>
              </w:numPr>
              <w:spacing w:before="60"/>
              <w:contextualSpacing w:val="0"/>
              <w:jc w:val="both"/>
            </w:pPr>
          </w:p>
        </w:tc>
        <w:tc>
          <w:tcPr>
            <w:tcW w:w="1675" w:type="dxa"/>
          </w:tcPr>
          <w:p w14:paraId="0A85B084"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Account Currency</w:t>
            </w:r>
          </w:p>
        </w:tc>
        <w:tc>
          <w:tcPr>
            <w:tcW w:w="1335" w:type="dxa"/>
          </w:tcPr>
          <w:p w14:paraId="45D17B63"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1077711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513A36F4"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415AFFF0"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5B197719"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0A2ECCB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4F9C6E4" w14:textId="77777777" w:rsidR="00A567CE" w:rsidRPr="004B0B79" w:rsidRDefault="00A567CE">
            <w:pPr>
              <w:pStyle w:val="ListParagraph"/>
              <w:numPr>
                <w:ilvl w:val="0"/>
                <w:numId w:val="69"/>
              </w:numPr>
              <w:spacing w:before="60"/>
              <w:contextualSpacing w:val="0"/>
              <w:jc w:val="both"/>
            </w:pPr>
          </w:p>
        </w:tc>
        <w:tc>
          <w:tcPr>
            <w:tcW w:w="1675" w:type="dxa"/>
          </w:tcPr>
          <w:p w14:paraId="7D4FD032" w14:textId="3F196698" w:rsidR="00A567CE" w:rsidRDefault="00A567CE" w:rsidP="005436F9">
            <w:pPr>
              <w:cnfStyle w:val="000000100000" w:firstRow="0" w:lastRow="0" w:firstColumn="0" w:lastColumn="0" w:oddVBand="0" w:evenVBand="0" w:oddHBand="1" w:evenHBand="0" w:firstRowFirstColumn="0" w:firstRowLastColumn="0" w:lastRowFirstColumn="0" w:lastRowLastColumn="0"/>
            </w:pPr>
            <w:del w:id="83" w:author="Kathish Vijayapandian" w:date="2022-09-09T13:09:00Z">
              <w:r w:rsidDel="00C477F4">
                <w:delText>Bank Name</w:delText>
              </w:r>
            </w:del>
          </w:p>
        </w:tc>
        <w:tc>
          <w:tcPr>
            <w:tcW w:w="1335" w:type="dxa"/>
          </w:tcPr>
          <w:p w14:paraId="79F31748" w14:textId="265FAA6A" w:rsidR="00A567CE" w:rsidRDefault="00A567CE" w:rsidP="005436F9">
            <w:pPr>
              <w:cnfStyle w:val="000000100000" w:firstRow="0" w:lastRow="0" w:firstColumn="0" w:lastColumn="0" w:oddVBand="0" w:evenVBand="0" w:oddHBand="1" w:evenHBand="0" w:firstRowFirstColumn="0" w:firstRowLastColumn="0" w:lastRowFirstColumn="0" w:lastRowLastColumn="0"/>
            </w:pPr>
            <w:del w:id="84" w:author="Kathish Vijayapandian" w:date="2022-09-09T13:09:00Z">
              <w:r w:rsidDel="00C477F4">
                <w:delText>Display</w:delText>
              </w:r>
            </w:del>
          </w:p>
        </w:tc>
        <w:tc>
          <w:tcPr>
            <w:tcW w:w="1467" w:type="dxa"/>
          </w:tcPr>
          <w:p w14:paraId="7DD10E9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5829337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FA8EF4B"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4EF0E28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24780567"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4070CF31" w14:textId="77777777" w:rsidR="00A567CE" w:rsidRPr="004B0B79" w:rsidRDefault="00A567CE">
            <w:pPr>
              <w:pStyle w:val="ListParagraph"/>
              <w:numPr>
                <w:ilvl w:val="0"/>
                <w:numId w:val="69"/>
              </w:numPr>
              <w:spacing w:before="60"/>
              <w:contextualSpacing w:val="0"/>
              <w:jc w:val="both"/>
              <w:rPr>
                <w:b w:val="0"/>
                <w:bCs w:val="0"/>
              </w:rPr>
            </w:pPr>
          </w:p>
        </w:tc>
        <w:tc>
          <w:tcPr>
            <w:tcW w:w="1675" w:type="dxa"/>
          </w:tcPr>
          <w:p w14:paraId="42C9598D"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417D4C64"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7EE86DD1"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35C9F4C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1FC0F1F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480FE2AE"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A567CE" w14:paraId="154FBC4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B74123E" w14:textId="77777777" w:rsidR="00A567CE" w:rsidRPr="004B0B79" w:rsidRDefault="00A567CE">
            <w:pPr>
              <w:pStyle w:val="ListParagraph"/>
              <w:numPr>
                <w:ilvl w:val="0"/>
                <w:numId w:val="69"/>
              </w:numPr>
              <w:spacing w:before="60"/>
              <w:contextualSpacing w:val="0"/>
              <w:jc w:val="both"/>
            </w:pPr>
          </w:p>
        </w:tc>
        <w:tc>
          <w:tcPr>
            <w:tcW w:w="1675" w:type="dxa"/>
          </w:tcPr>
          <w:p w14:paraId="1EEC957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Confirm</w:t>
            </w:r>
          </w:p>
        </w:tc>
        <w:tc>
          <w:tcPr>
            <w:tcW w:w="1335" w:type="dxa"/>
          </w:tcPr>
          <w:p w14:paraId="752FA26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3F75C932"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24B4482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341A4F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863520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On click back button, app redirect to next screen.</w:t>
            </w:r>
          </w:p>
        </w:tc>
      </w:tr>
      <w:tr w:rsidR="00A567CE" w14:paraId="494E36F0"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2EF5C316" w14:textId="77777777" w:rsidR="00A567CE" w:rsidRPr="004B0B79" w:rsidRDefault="00A567CE">
            <w:pPr>
              <w:pStyle w:val="ListParagraph"/>
              <w:numPr>
                <w:ilvl w:val="0"/>
                <w:numId w:val="69"/>
              </w:numPr>
              <w:spacing w:before="60"/>
              <w:contextualSpacing w:val="0"/>
              <w:jc w:val="both"/>
            </w:pPr>
          </w:p>
        </w:tc>
        <w:tc>
          <w:tcPr>
            <w:tcW w:w="1675" w:type="dxa"/>
          </w:tcPr>
          <w:p w14:paraId="2549E2AF"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1E8A1630"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3281F546"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3EAB3CFF"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4A4FCFD0"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72E43BD8"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38D8D324" w14:textId="77777777" w:rsidR="00A567CE" w:rsidRPr="00C52459" w:rsidRDefault="00A567CE"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rPr>
                <w:rFonts w:cstheme="minorHAnsi"/>
              </w:rPr>
            </w:pPr>
            <w:r w:rsidRPr="00C52459">
              <w:rPr>
                <w:rFonts w:cstheme="minorHAnsi"/>
              </w:rPr>
              <w:t xml:space="preserve">On click Yes, app will redirect to the main screen.  </w:t>
            </w:r>
          </w:p>
          <w:p w14:paraId="7128E7B6"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rsidRPr="00C52459">
              <w:rPr>
                <w:rFonts w:cstheme="minorHAnsi"/>
              </w:rPr>
              <w:t>On click No, app will remain in the same screen and user can resume further.</w:t>
            </w:r>
          </w:p>
        </w:tc>
      </w:tr>
    </w:tbl>
    <w:p w14:paraId="589E7EE9" w14:textId="77777777" w:rsidR="00A567CE" w:rsidRDefault="00A567CE" w:rsidP="00A567CE">
      <w:pPr>
        <w:ind w:firstLine="426"/>
        <w:rPr>
          <w:b/>
          <w:bCs/>
          <w:sz w:val="24"/>
          <w:szCs w:val="24"/>
        </w:rPr>
      </w:pPr>
      <w:r w:rsidRPr="009616A4">
        <w:rPr>
          <w:b/>
          <w:bCs/>
          <w:sz w:val="24"/>
          <w:szCs w:val="24"/>
        </w:rPr>
        <w:t xml:space="preserve">Screen </w:t>
      </w:r>
      <w:r>
        <w:rPr>
          <w:b/>
          <w:bCs/>
          <w:sz w:val="24"/>
          <w:szCs w:val="24"/>
        </w:rPr>
        <w:t>3</w:t>
      </w:r>
      <w:r w:rsidRPr="009616A4">
        <w:rPr>
          <w:b/>
          <w:bCs/>
          <w:sz w:val="24"/>
          <w:szCs w:val="24"/>
        </w:rPr>
        <w:t>:</w:t>
      </w:r>
    </w:p>
    <w:p w14:paraId="537795CC" w14:textId="77777777" w:rsidR="00A567CE" w:rsidRPr="00816B83" w:rsidRDefault="00A567CE" w:rsidP="00A567CE">
      <w:pPr>
        <w:pStyle w:val="ListParagraph"/>
        <w:numPr>
          <w:ilvl w:val="0"/>
          <w:numId w:val="13"/>
        </w:numPr>
        <w:rPr>
          <w:sz w:val="22"/>
          <w:szCs w:val="22"/>
        </w:rPr>
      </w:pPr>
      <w:r w:rsidRPr="00816B83">
        <w:rPr>
          <w:sz w:val="22"/>
          <w:szCs w:val="22"/>
        </w:rPr>
        <w:t xml:space="preserve">This section is for the customer to authenticate adding beneficiary. </w:t>
      </w:r>
    </w:p>
    <w:p w14:paraId="2DBA9531" w14:textId="77777777" w:rsidR="00A567CE" w:rsidRPr="00816B83" w:rsidRDefault="00A567CE" w:rsidP="00A567CE">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69FA49B9" w14:textId="77777777" w:rsidR="00A567CE" w:rsidRDefault="00A567CE" w:rsidP="00A567CE">
      <w:pPr>
        <w:ind w:firstLine="426"/>
        <w:rPr>
          <w:b/>
          <w:bCs/>
          <w:sz w:val="24"/>
          <w:szCs w:val="24"/>
        </w:rPr>
      </w:pPr>
      <w:r w:rsidRPr="009616A4">
        <w:rPr>
          <w:b/>
          <w:bCs/>
          <w:sz w:val="24"/>
          <w:szCs w:val="24"/>
        </w:rPr>
        <w:t xml:space="preserve">Screen </w:t>
      </w:r>
      <w:r>
        <w:rPr>
          <w:b/>
          <w:bCs/>
          <w:sz w:val="24"/>
          <w:szCs w:val="24"/>
        </w:rPr>
        <w:t>4</w:t>
      </w:r>
      <w:r w:rsidRPr="009616A4">
        <w:rPr>
          <w:b/>
          <w:bCs/>
          <w:sz w:val="24"/>
          <w:szCs w:val="24"/>
        </w:rPr>
        <w:t>:</w:t>
      </w:r>
    </w:p>
    <w:p w14:paraId="41EB1EA4" w14:textId="77777777" w:rsidR="00A567CE" w:rsidRDefault="00A567CE" w:rsidP="00A567CE">
      <w:pPr>
        <w:pStyle w:val="ListParagraph"/>
        <w:numPr>
          <w:ilvl w:val="0"/>
          <w:numId w:val="13"/>
        </w:numPr>
        <w:rPr>
          <w:sz w:val="22"/>
          <w:szCs w:val="22"/>
        </w:rPr>
      </w:pPr>
      <w:r w:rsidRPr="00816B83">
        <w:rPr>
          <w:sz w:val="22"/>
          <w:szCs w:val="22"/>
        </w:rPr>
        <w:t xml:space="preserve">This </w:t>
      </w:r>
      <w:r>
        <w:rPr>
          <w:sz w:val="22"/>
          <w:szCs w:val="22"/>
        </w:rPr>
        <w:t>is a success screen where beneficiary additional success or failure will be displayed along with the following details:</w:t>
      </w:r>
    </w:p>
    <w:p w14:paraId="74034AA6" w14:textId="77777777" w:rsidR="00A567CE" w:rsidRDefault="00A567CE" w:rsidP="00A567CE">
      <w:pPr>
        <w:pStyle w:val="ListParagraph"/>
        <w:numPr>
          <w:ilvl w:val="1"/>
          <w:numId w:val="13"/>
        </w:numPr>
        <w:rPr>
          <w:sz w:val="22"/>
          <w:szCs w:val="22"/>
        </w:rPr>
      </w:pPr>
      <w:r>
        <w:rPr>
          <w:sz w:val="22"/>
          <w:szCs w:val="22"/>
        </w:rPr>
        <w:t>Status – Success / Failure</w:t>
      </w:r>
    </w:p>
    <w:p w14:paraId="3D53B0AD" w14:textId="77777777" w:rsidR="00A567CE" w:rsidRDefault="00A567CE" w:rsidP="00A567CE">
      <w:pPr>
        <w:pStyle w:val="ListParagraph"/>
        <w:numPr>
          <w:ilvl w:val="1"/>
          <w:numId w:val="13"/>
        </w:numPr>
        <w:rPr>
          <w:sz w:val="22"/>
          <w:szCs w:val="22"/>
        </w:rPr>
      </w:pPr>
      <w:r>
        <w:rPr>
          <w:sz w:val="22"/>
          <w:szCs w:val="22"/>
        </w:rPr>
        <w:t>Status Description</w:t>
      </w:r>
    </w:p>
    <w:p w14:paraId="4EADA5C1" w14:textId="77777777" w:rsidR="00A567CE" w:rsidRDefault="00A567CE" w:rsidP="00A567CE">
      <w:pPr>
        <w:pStyle w:val="ListParagraph"/>
        <w:numPr>
          <w:ilvl w:val="2"/>
          <w:numId w:val="13"/>
        </w:numPr>
        <w:rPr>
          <w:sz w:val="22"/>
          <w:szCs w:val="22"/>
        </w:rPr>
      </w:pPr>
      <w:r w:rsidRPr="005F5D5F">
        <w:rPr>
          <w:sz w:val="22"/>
          <w:szCs w:val="22"/>
        </w:rPr>
        <w:t>If beneficiary added “Beneficiary added successfully”</w:t>
      </w:r>
    </w:p>
    <w:p w14:paraId="76BCACD5" w14:textId="77777777" w:rsidR="00A567CE" w:rsidRDefault="00A567CE" w:rsidP="00A567CE">
      <w:pPr>
        <w:pStyle w:val="ListParagraph"/>
        <w:numPr>
          <w:ilvl w:val="2"/>
          <w:numId w:val="13"/>
        </w:numPr>
        <w:rPr>
          <w:sz w:val="22"/>
          <w:szCs w:val="22"/>
        </w:rPr>
      </w:pPr>
      <w:r w:rsidRPr="005F5D5F">
        <w:rPr>
          <w:sz w:val="22"/>
          <w:szCs w:val="22"/>
        </w:rPr>
        <w:t xml:space="preserve">If beneficiary addition failed “Error message based on scenarios configured” </w:t>
      </w:r>
    </w:p>
    <w:p w14:paraId="3F3F71C6" w14:textId="77777777" w:rsidR="00A567CE" w:rsidRDefault="00A567CE" w:rsidP="00A567CE">
      <w:pPr>
        <w:pStyle w:val="ListParagraph"/>
        <w:numPr>
          <w:ilvl w:val="1"/>
          <w:numId w:val="13"/>
        </w:numPr>
        <w:rPr>
          <w:sz w:val="22"/>
          <w:szCs w:val="22"/>
        </w:rPr>
      </w:pPr>
      <w:r>
        <w:rPr>
          <w:sz w:val="22"/>
          <w:szCs w:val="22"/>
        </w:rPr>
        <w:t>Transaction Reference Number</w:t>
      </w:r>
    </w:p>
    <w:p w14:paraId="7FFC7F49" w14:textId="77777777" w:rsidR="00A567CE" w:rsidRDefault="00A567CE" w:rsidP="00A567CE">
      <w:pPr>
        <w:pStyle w:val="ListParagraph"/>
        <w:numPr>
          <w:ilvl w:val="1"/>
          <w:numId w:val="13"/>
        </w:numPr>
        <w:rPr>
          <w:sz w:val="22"/>
          <w:szCs w:val="22"/>
        </w:rPr>
      </w:pPr>
      <w:r>
        <w:rPr>
          <w:sz w:val="22"/>
          <w:szCs w:val="22"/>
        </w:rPr>
        <w:t>Transaction Details</w:t>
      </w:r>
    </w:p>
    <w:p w14:paraId="14AC02DE" w14:textId="77777777" w:rsidR="00A567CE" w:rsidRDefault="00A567CE" w:rsidP="00A567CE">
      <w:pPr>
        <w:pStyle w:val="ListParagraph"/>
        <w:numPr>
          <w:ilvl w:val="2"/>
          <w:numId w:val="13"/>
        </w:numPr>
        <w:rPr>
          <w:sz w:val="22"/>
          <w:szCs w:val="22"/>
        </w:rPr>
      </w:pPr>
      <w:r>
        <w:rPr>
          <w:sz w:val="22"/>
          <w:szCs w:val="22"/>
        </w:rPr>
        <w:t>Nick Name</w:t>
      </w:r>
    </w:p>
    <w:p w14:paraId="25F6AF21" w14:textId="77777777" w:rsidR="00A567CE" w:rsidRDefault="00A567CE" w:rsidP="00A567CE">
      <w:pPr>
        <w:pStyle w:val="ListParagraph"/>
        <w:numPr>
          <w:ilvl w:val="2"/>
          <w:numId w:val="13"/>
        </w:numPr>
        <w:rPr>
          <w:sz w:val="22"/>
          <w:szCs w:val="22"/>
        </w:rPr>
      </w:pPr>
      <w:r>
        <w:rPr>
          <w:sz w:val="22"/>
          <w:szCs w:val="22"/>
        </w:rPr>
        <w:t>Full Name</w:t>
      </w:r>
    </w:p>
    <w:p w14:paraId="03A94C79" w14:textId="771788D1" w:rsidR="00A567CE" w:rsidRDefault="00130D82" w:rsidP="00A567CE">
      <w:pPr>
        <w:pStyle w:val="ListParagraph"/>
        <w:numPr>
          <w:ilvl w:val="2"/>
          <w:numId w:val="13"/>
        </w:numPr>
        <w:rPr>
          <w:sz w:val="22"/>
          <w:szCs w:val="22"/>
        </w:rPr>
      </w:pPr>
      <w:r>
        <w:rPr>
          <w:sz w:val="22"/>
          <w:szCs w:val="22"/>
        </w:rPr>
        <w:t>Card</w:t>
      </w:r>
      <w:r w:rsidR="00A567CE">
        <w:rPr>
          <w:sz w:val="22"/>
          <w:szCs w:val="22"/>
        </w:rPr>
        <w:t xml:space="preserve"> Number</w:t>
      </w:r>
    </w:p>
    <w:p w14:paraId="10E77C60" w14:textId="234560D4" w:rsidR="00A567CE" w:rsidRDefault="00130D82" w:rsidP="00A567CE">
      <w:pPr>
        <w:pStyle w:val="ListParagraph"/>
        <w:numPr>
          <w:ilvl w:val="2"/>
          <w:numId w:val="13"/>
        </w:numPr>
        <w:rPr>
          <w:sz w:val="22"/>
          <w:szCs w:val="22"/>
        </w:rPr>
      </w:pPr>
      <w:r>
        <w:rPr>
          <w:sz w:val="22"/>
          <w:szCs w:val="22"/>
        </w:rPr>
        <w:t xml:space="preserve">Card </w:t>
      </w:r>
      <w:r w:rsidR="00A567CE">
        <w:rPr>
          <w:sz w:val="22"/>
          <w:szCs w:val="22"/>
        </w:rPr>
        <w:t>Currency</w:t>
      </w:r>
    </w:p>
    <w:p w14:paraId="1B9B2E1E" w14:textId="77777777" w:rsidR="00A567CE" w:rsidRPr="005F5D5F" w:rsidRDefault="00A567CE" w:rsidP="00A567CE">
      <w:pPr>
        <w:pStyle w:val="ListParagraph"/>
        <w:numPr>
          <w:ilvl w:val="2"/>
          <w:numId w:val="13"/>
        </w:numPr>
        <w:rPr>
          <w:sz w:val="22"/>
          <w:szCs w:val="22"/>
        </w:rPr>
      </w:pPr>
      <w:r>
        <w:rPr>
          <w:sz w:val="22"/>
          <w:szCs w:val="22"/>
        </w:rPr>
        <w:t>Bank Name</w:t>
      </w:r>
    </w:p>
    <w:p w14:paraId="2B44F411" w14:textId="77777777" w:rsidR="00A567CE" w:rsidRDefault="00A567CE" w:rsidP="00A567CE">
      <w:pPr>
        <w:pStyle w:val="ListParagraph"/>
        <w:numPr>
          <w:ilvl w:val="0"/>
          <w:numId w:val="13"/>
        </w:numPr>
        <w:rPr>
          <w:sz w:val="22"/>
          <w:szCs w:val="22"/>
        </w:rPr>
      </w:pPr>
      <w:r>
        <w:rPr>
          <w:sz w:val="22"/>
          <w:szCs w:val="22"/>
        </w:rPr>
        <w:t>If beneficiary added successfully, the following options will be provided:</w:t>
      </w:r>
    </w:p>
    <w:p w14:paraId="0F53E860" w14:textId="77777777" w:rsidR="00A567CE" w:rsidRDefault="00A567CE" w:rsidP="00A567CE">
      <w:pPr>
        <w:pStyle w:val="ListParagraph"/>
        <w:numPr>
          <w:ilvl w:val="1"/>
          <w:numId w:val="13"/>
        </w:numPr>
        <w:rPr>
          <w:sz w:val="22"/>
          <w:szCs w:val="22"/>
        </w:rPr>
      </w:pPr>
      <w:r>
        <w:rPr>
          <w:sz w:val="22"/>
          <w:szCs w:val="22"/>
        </w:rPr>
        <w:t>Add New Beneficiary – On click the icon, app will redirect to new beneficiary addition screen.</w:t>
      </w:r>
    </w:p>
    <w:p w14:paraId="21066732" w14:textId="4106482F" w:rsidR="00A567CE" w:rsidRPr="005F5D5F" w:rsidRDefault="00130D82" w:rsidP="00A567CE">
      <w:pPr>
        <w:pStyle w:val="ListParagraph"/>
        <w:numPr>
          <w:ilvl w:val="1"/>
          <w:numId w:val="13"/>
        </w:numPr>
        <w:rPr>
          <w:sz w:val="22"/>
          <w:szCs w:val="22"/>
        </w:rPr>
      </w:pPr>
      <w:r>
        <w:rPr>
          <w:sz w:val="22"/>
          <w:szCs w:val="22"/>
        </w:rPr>
        <w:t>Pay</w:t>
      </w:r>
      <w:r w:rsidR="00A567CE" w:rsidRPr="005F5D5F">
        <w:rPr>
          <w:sz w:val="22"/>
          <w:szCs w:val="22"/>
        </w:rPr>
        <w:t xml:space="preserve"> </w:t>
      </w:r>
      <w:r w:rsidR="00A567CE">
        <w:rPr>
          <w:sz w:val="22"/>
          <w:szCs w:val="22"/>
        </w:rPr>
        <w:t>Now</w:t>
      </w:r>
      <w:r w:rsidR="00A567CE" w:rsidRPr="005F5D5F">
        <w:rPr>
          <w:sz w:val="22"/>
          <w:szCs w:val="22"/>
        </w:rPr>
        <w:t xml:space="preserve"> – On click the icon, app will redirect to fun</w:t>
      </w:r>
      <w:r w:rsidR="00A567CE">
        <w:rPr>
          <w:sz w:val="22"/>
          <w:szCs w:val="22"/>
        </w:rPr>
        <w:t>d</w:t>
      </w:r>
      <w:r w:rsidR="00A567CE" w:rsidRPr="005F5D5F">
        <w:rPr>
          <w:sz w:val="22"/>
          <w:szCs w:val="22"/>
        </w:rPr>
        <w:t xml:space="preserve"> transfer screen, </w:t>
      </w:r>
      <w:r w:rsidR="00A567CE">
        <w:rPr>
          <w:sz w:val="22"/>
          <w:szCs w:val="22"/>
        </w:rPr>
        <w:t>where</w:t>
      </w:r>
      <w:r w:rsidR="00A567CE" w:rsidRPr="005F5D5F">
        <w:rPr>
          <w:sz w:val="22"/>
          <w:szCs w:val="22"/>
        </w:rPr>
        <w:t xml:space="preserve"> the newly added beneficiary will be selected by default.</w:t>
      </w:r>
    </w:p>
    <w:p w14:paraId="0DB1A51C" w14:textId="77777777" w:rsidR="00A567CE" w:rsidRDefault="00A567CE" w:rsidP="00A567CE">
      <w:pPr>
        <w:ind w:firstLine="360"/>
        <w:rPr>
          <w:b/>
          <w:bCs/>
          <w:sz w:val="22"/>
          <w:szCs w:val="22"/>
        </w:rPr>
      </w:pPr>
      <w:r w:rsidRPr="00412260">
        <w:rPr>
          <w:b/>
          <w:bCs/>
          <w:sz w:val="22"/>
          <w:szCs w:val="22"/>
        </w:rPr>
        <w:t xml:space="preserve">APIs: </w:t>
      </w:r>
    </w:p>
    <w:p w14:paraId="7317E2A2" w14:textId="77777777" w:rsidR="00A567CE" w:rsidRDefault="00A567CE" w:rsidP="00A567CE">
      <w:pPr>
        <w:pStyle w:val="ListParagraph"/>
        <w:numPr>
          <w:ilvl w:val="0"/>
          <w:numId w:val="13"/>
        </w:numPr>
        <w:rPr>
          <w:sz w:val="22"/>
          <w:szCs w:val="22"/>
        </w:rPr>
      </w:pPr>
      <w:r>
        <w:rPr>
          <w:sz w:val="22"/>
          <w:szCs w:val="22"/>
        </w:rPr>
        <w:t>The app will invoke the a</w:t>
      </w:r>
      <w:r w:rsidRPr="00412260">
        <w:rPr>
          <w:sz w:val="22"/>
          <w:szCs w:val="22"/>
        </w:rPr>
        <w:t xml:space="preserve">ccount </w:t>
      </w:r>
      <w:r>
        <w:rPr>
          <w:sz w:val="22"/>
          <w:szCs w:val="22"/>
        </w:rPr>
        <w:t>e</w:t>
      </w:r>
      <w:r w:rsidRPr="00412260">
        <w:rPr>
          <w:sz w:val="22"/>
          <w:szCs w:val="22"/>
        </w:rPr>
        <w:t xml:space="preserve">nquiry </w:t>
      </w:r>
      <w:r>
        <w:rPr>
          <w:sz w:val="22"/>
          <w:szCs w:val="22"/>
        </w:rPr>
        <w:t>w</w:t>
      </w:r>
      <w:r w:rsidRPr="00412260">
        <w:rPr>
          <w:sz w:val="22"/>
          <w:szCs w:val="22"/>
        </w:rPr>
        <w:t>ebservice</w:t>
      </w:r>
      <w:r>
        <w:rPr>
          <w:sz w:val="22"/>
          <w:szCs w:val="22"/>
        </w:rPr>
        <w:t xml:space="preserve"> to validate the account.</w:t>
      </w:r>
    </w:p>
    <w:p w14:paraId="765E5B48" w14:textId="77777777" w:rsidR="00A567CE" w:rsidRPr="00412260" w:rsidRDefault="00A567CE" w:rsidP="00A567CE">
      <w:pPr>
        <w:pStyle w:val="ListParagraph"/>
        <w:numPr>
          <w:ilvl w:val="0"/>
          <w:numId w:val="13"/>
        </w:numPr>
        <w:rPr>
          <w:sz w:val="22"/>
          <w:szCs w:val="22"/>
        </w:rPr>
      </w:pPr>
      <w:r>
        <w:rPr>
          <w:sz w:val="22"/>
          <w:szCs w:val="22"/>
        </w:rPr>
        <w:t>The app will invoke the beneficiary additional API.</w:t>
      </w:r>
    </w:p>
    <w:p w14:paraId="1CE0D1DE" w14:textId="77777777" w:rsidR="00A567CE" w:rsidRDefault="00A567CE" w:rsidP="00A567CE">
      <w:pPr>
        <w:pStyle w:val="Heading4"/>
        <w:framePr w:wrap="auto" w:vAnchor="margin" w:yAlign="inline"/>
        <w:numPr>
          <w:ilvl w:val="3"/>
          <w:numId w:val="4"/>
        </w:numPr>
        <w:pBdr>
          <w:left w:val="none" w:sz="0" w:space="0" w:color="auto"/>
          <w:right w:val="none" w:sz="0" w:space="0" w:color="auto"/>
        </w:pBdr>
        <w:rPr>
          <w:szCs w:val="24"/>
        </w:rPr>
      </w:pPr>
      <w:r w:rsidRPr="0005449A">
        <w:rPr>
          <w:szCs w:val="24"/>
        </w:rPr>
        <w:t>Within UAE</w:t>
      </w:r>
    </w:p>
    <w:p w14:paraId="77DFFD19" w14:textId="455247DD" w:rsidR="00A567CE" w:rsidRPr="00816B83" w:rsidRDefault="00A567CE" w:rsidP="00A567CE">
      <w:pPr>
        <w:pStyle w:val="ListParagraph"/>
        <w:numPr>
          <w:ilvl w:val="0"/>
          <w:numId w:val="13"/>
        </w:numPr>
        <w:rPr>
          <w:sz w:val="22"/>
          <w:szCs w:val="22"/>
        </w:rPr>
      </w:pPr>
      <w:r w:rsidRPr="00816B83">
        <w:rPr>
          <w:sz w:val="22"/>
          <w:szCs w:val="22"/>
        </w:rPr>
        <w:t xml:space="preserve">This section is for the customer </w:t>
      </w:r>
      <w:r>
        <w:rPr>
          <w:sz w:val="22"/>
          <w:szCs w:val="22"/>
        </w:rPr>
        <w:t>add a</w:t>
      </w:r>
      <w:r w:rsidRPr="00816B83">
        <w:rPr>
          <w:sz w:val="22"/>
          <w:szCs w:val="22"/>
        </w:rPr>
        <w:t xml:space="preserve"> </w:t>
      </w:r>
      <w:r>
        <w:rPr>
          <w:sz w:val="22"/>
          <w:szCs w:val="22"/>
        </w:rPr>
        <w:t>non-Al Masraf</w:t>
      </w:r>
      <w:r w:rsidRPr="00816B83">
        <w:rPr>
          <w:sz w:val="22"/>
          <w:szCs w:val="22"/>
        </w:rPr>
        <w:t xml:space="preserve"> </w:t>
      </w:r>
      <w:r>
        <w:rPr>
          <w:sz w:val="22"/>
          <w:szCs w:val="22"/>
        </w:rPr>
        <w:t xml:space="preserve">bank </w:t>
      </w:r>
      <w:r w:rsidR="00130D82">
        <w:rPr>
          <w:sz w:val="22"/>
          <w:szCs w:val="22"/>
        </w:rPr>
        <w:t>card</w:t>
      </w:r>
      <w:r w:rsidRPr="00816B83">
        <w:rPr>
          <w:sz w:val="22"/>
          <w:szCs w:val="22"/>
        </w:rPr>
        <w:t xml:space="preserve"> holder</w:t>
      </w:r>
      <w:r>
        <w:rPr>
          <w:sz w:val="22"/>
          <w:szCs w:val="22"/>
        </w:rPr>
        <w:t xml:space="preserve"> within UAE</w:t>
      </w:r>
      <w:r w:rsidRPr="00816B83">
        <w:rPr>
          <w:sz w:val="22"/>
          <w:szCs w:val="22"/>
        </w:rPr>
        <w:t xml:space="preserve"> as beneficiary.</w:t>
      </w:r>
    </w:p>
    <w:p w14:paraId="66FDA4E9" w14:textId="77777777" w:rsidR="00A567CE" w:rsidRPr="00816B83" w:rsidRDefault="00A567CE" w:rsidP="00A567CE">
      <w:pPr>
        <w:ind w:left="360"/>
        <w:rPr>
          <w:b/>
          <w:bCs/>
          <w:sz w:val="24"/>
          <w:szCs w:val="24"/>
        </w:rPr>
      </w:pPr>
      <w:r w:rsidRPr="00816B83">
        <w:rPr>
          <w:b/>
          <w:bCs/>
          <w:sz w:val="24"/>
          <w:szCs w:val="24"/>
        </w:rPr>
        <w:lastRenderedPageBreak/>
        <w:t>Screen 1:</w:t>
      </w:r>
    </w:p>
    <w:p w14:paraId="2BAC702A" w14:textId="31461AD7" w:rsidR="00A567CE" w:rsidRDefault="00A567CE" w:rsidP="00A567CE">
      <w:pPr>
        <w:pStyle w:val="ListParagraph"/>
        <w:numPr>
          <w:ilvl w:val="0"/>
          <w:numId w:val="13"/>
        </w:numPr>
        <w:rPr>
          <w:sz w:val="22"/>
          <w:szCs w:val="22"/>
        </w:rPr>
      </w:pPr>
      <w:r w:rsidRPr="00816B83">
        <w:rPr>
          <w:sz w:val="22"/>
          <w:szCs w:val="22"/>
        </w:rPr>
        <w:t xml:space="preserve">The </w:t>
      </w:r>
      <w:r>
        <w:rPr>
          <w:sz w:val="22"/>
          <w:szCs w:val="22"/>
        </w:rPr>
        <w:t xml:space="preserve">beneficiaries </w:t>
      </w:r>
      <w:r w:rsidR="00130D82">
        <w:rPr>
          <w:sz w:val="22"/>
          <w:szCs w:val="22"/>
        </w:rPr>
        <w:t>Card number</w:t>
      </w:r>
      <w:r>
        <w:rPr>
          <w:sz w:val="22"/>
          <w:szCs w:val="22"/>
        </w:rPr>
        <w:t xml:space="preserve"> need to be captured. </w:t>
      </w:r>
    </w:p>
    <w:p w14:paraId="1157B5DB" w14:textId="295D48D3" w:rsidR="00A567CE" w:rsidRPr="00214B69" w:rsidRDefault="00A567CE" w:rsidP="00A567CE">
      <w:pPr>
        <w:pStyle w:val="ListParagraph"/>
        <w:numPr>
          <w:ilvl w:val="0"/>
          <w:numId w:val="13"/>
        </w:numPr>
        <w:rPr>
          <w:sz w:val="22"/>
          <w:szCs w:val="22"/>
        </w:rPr>
      </w:pPr>
      <w:r>
        <w:rPr>
          <w:sz w:val="22"/>
          <w:szCs w:val="22"/>
        </w:rPr>
        <w:t xml:space="preserve">User shouldn’t be allowed to enter Al Masraf </w:t>
      </w:r>
      <w:r w:rsidR="00130D82" w:rsidRPr="002A51E3">
        <w:rPr>
          <w:sz w:val="22"/>
          <w:szCs w:val="22"/>
          <w:rPrChange w:id="85" w:author="Kathish Vijayapandian" w:date="2022-09-09T15:31:00Z">
            <w:rPr/>
          </w:rPrChange>
        </w:rPr>
        <w:t>card number</w:t>
      </w:r>
      <w:r w:rsidRPr="002A51E3">
        <w:rPr>
          <w:sz w:val="22"/>
          <w:szCs w:val="22"/>
          <w:rPrChange w:id="86" w:author="Kathish Vijayapandian" w:date="2022-09-09T15:31:00Z">
            <w:rPr/>
          </w:rPrChange>
        </w:rPr>
        <w:t>.</w:t>
      </w:r>
      <w:r>
        <w:t xml:space="preserve"> </w:t>
      </w:r>
    </w:p>
    <w:p w14:paraId="6CE847AE" w14:textId="39DFE6DF" w:rsidR="00A567CE" w:rsidRDefault="00130D82" w:rsidP="00A567CE">
      <w:pPr>
        <w:pStyle w:val="ListParagraph"/>
        <w:numPr>
          <w:ilvl w:val="0"/>
          <w:numId w:val="13"/>
        </w:numPr>
        <w:rPr>
          <w:sz w:val="22"/>
          <w:szCs w:val="22"/>
        </w:rPr>
      </w:pPr>
      <w:r w:rsidRPr="002A51E3">
        <w:rPr>
          <w:sz w:val="22"/>
          <w:szCs w:val="22"/>
          <w:rPrChange w:id="87" w:author="Kathish Vijayapandian" w:date="2022-09-09T15:31:00Z">
            <w:rPr/>
          </w:rPrChange>
        </w:rPr>
        <w:t>The</w:t>
      </w:r>
      <w:r w:rsidR="00A567CE" w:rsidRPr="002A51E3">
        <w:rPr>
          <w:sz w:val="22"/>
          <w:szCs w:val="22"/>
          <w:rPrChange w:id="88" w:author="Kathish Vijayapandian" w:date="2022-09-09T15:31:00Z">
            <w:rPr/>
          </w:rPrChange>
        </w:rPr>
        <w:t xml:space="preserve"> Bank name should be </w:t>
      </w:r>
      <w:r w:rsidRPr="002A51E3">
        <w:rPr>
          <w:sz w:val="22"/>
          <w:szCs w:val="22"/>
          <w:rPrChange w:id="89" w:author="Kathish Vijayapandian" w:date="2022-09-09T15:31:00Z">
            <w:rPr/>
          </w:rPrChange>
        </w:rPr>
        <w:t>selected by the user</w:t>
      </w:r>
      <w:r w:rsidR="00A567CE" w:rsidRPr="002A51E3">
        <w:rPr>
          <w:sz w:val="22"/>
          <w:szCs w:val="22"/>
          <w:rPrChange w:id="90" w:author="Kathish Vijayapandian" w:date="2022-09-09T15:31:00Z">
            <w:rPr/>
          </w:rPrChange>
        </w:rPr>
        <w:t>.</w:t>
      </w:r>
    </w:p>
    <w:p w14:paraId="2612D619" w14:textId="77777777" w:rsidR="00A567CE" w:rsidRDefault="00A567CE" w:rsidP="00A567CE">
      <w:pPr>
        <w:pStyle w:val="ListParagraph"/>
        <w:numPr>
          <w:ilvl w:val="0"/>
          <w:numId w:val="13"/>
        </w:numPr>
        <w:rPr>
          <w:sz w:val="22"/>
          <w:szCs w:val="22"/>
        </w:rPr>
      </w:pPr>
      <w:r w:rsidRPr="00816B83">
        <w:rPr>
          <w:sz w:val="22"/>
          <w:szCs w:val="22"/>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567CE" w14:paraId="64247187"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BAC4889" w14:textId="77777777" w:rsidR="00A567CE" w:rsidRDefault="00A567CE" w:rsidP="005436F9">
            <w:proofErr w:type="gramStart"/>
            <w:r>
              <w:rPr>
                <w:rFonts w:ascii="Calibri" w:hAnsi="Calibri" w:cs="Calibri"/>
                <w:b w:val="0"/>
                <w:bCs w:val="0"/>
                <w:color w:val="FFFFFF"/>
              </w:rPr>
              <w:t>#.No</w:t>
            </w:r>
            <w:proofErr w:type="gramEnd"/>
          </w:p>
        </w:tc>
        <w:tc>
          <w:tcPr>
            <w:tcW w:w="1675" w:type="dxa"/>
          </w:tcPr>
          <w:p w14:paraId="5B67863C"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2D959D2A"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5FBB2747"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29DEB286"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5F738F73"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6F5327A2"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567CE" w14:paraId="45CF5068"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52435A9" w14:textId="77777777" w:rsidR="00A567CE" w:rsidRPr="001A09D4" w:rsidRDefault="00A567CE">
            <w:pPr>
              <w:pStyle w:val="ListParagraph"/>
              <w:numPr>
                <w:ilvl w:val="0"/>
                <w:numId w:val="70"/>
              </w:numPr>
              <w:spacing w:before="60"/>
              <w:contextualSpacing w:val="0"/>
              <w:jc w:val="both"/>
            </w:pPr>
          </w:p>
        </w:tc>
        <w:tc>
          <w:tcPr>
            <w:tcW w:w="1675" w:type="dxa"/>
          </w:tcPr>
          <w:p w14:paraId="392B8AA2" w14:textId="74E1AF2E" w:rsidR="00A567CE" w:rsidRDefault="00130D82" w:rsidP="005436F9">
            <w:pPr>
              <w:cnfStyle w:val="000000100000" w:firstRow="0" w:lastRow="0" w:firstColumn="0" w:lastColumn="0" w:oddVBand="0" w:evenVBand="0" w:oddHBand="1" w:evenHBand="0" w:firstRowFirstColumn="0" w:firstRowLastColumn="0" w:lastRowFirstColumn="0" w:lastRowLastColumn="0"/>
            </w:pPr>
            <w:r>
              <w:t>Card Number</w:t>
            </w:r>
          </w:p>
        </w:tc>
        <w:tc>
          <w:tcPr>
            <w:tcW w:w="1335" w:type="dxa"/>
          </w:tcPr>
          <w:p w14:paraId="5672347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76532A8B" w14:textId="284ADC8F" w:rsidR="00A567CE" w:rsidRDefault="00130D82" w:rsidP="005436F9">
            <w:pPr>
              <w:cnfStyle w:val="000000100000" w:firstRow="0" w:lastRow="0" w:firstColumn="0" w:lastColumn="0" w:oddVBand="0" w:evenVBand="0" w:oddHBand="1" w:evenHBand="0" w:firstRowFirstColumn="0" w:firstRowLastColumn="0" w:lastRowFirstColumn="0" w:lastRowLastColumn="0"/>
            </w:pPr>
            <w:r>
              <w:t>Numeric</w:t>
            </w:r>
          </w:p>
        </w:tc>
        <w:tc>
          <w:tcPr>
            <w:tcW w:w="1043" w:type="dxa"/>
          </w:tcPr>
          <w:p w14:paraId="6F93FF9E" w14:textId="25917844" w:rsidR="00130D82" w:rsidRPr="00130D82" w:rsidRDefault="00130D82" w:rsidP="00130D82">
            <w:pPr>
              <w:cnfStyle w:val="000000100000" w:firstRow="0" w:lastRow="0" w:firstColumn="0" w:lastColumn="0" w:oddVBand="0" w:evenVBand="0" w:oddHBand="1" w:evenHBand="0" w:firstRowFirstColumn="0" w:firstRowLastColumn="0" w:lastRowFirstColumn="0" w:lastRowLastColumn="0"/>
            </w:pPr>
            <w:r>
              <w:t>161</w:t>
            </w:r>
          </w:p>
        </w:tc>
        <w:tc>
          <w:tcPr>
            <w:tcW w:w="1308" w:type="dxa"/>
          </w:tcPr>
          <w:p w14:paraId="1BC24A9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07B5000B" w14:textId="58BF8445"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071883FD"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3D4C7847" w14:textId="77777777" w:rsidR="00A567CE" w:rsidRPr="001A09D4" w:rsidRDefault="00A567CE">
            <w:pPr>
              <w:pStyle w:val="ListParagraph"/>
              <w:numPr>
                <w:ilvl w:val="0"/>
                <w:numId w:val="70"/>
              </w:numPr>
              <w:spacing w:before="60"/>
              <w:contextualSpacing w:val="0"/>
              <w:jc w:val="both"/>
            </w:pPr>
          </w:p>
        </w:tc>
        <w:tc>
          <w:tcPr>
            <w:tcW w:w="1675" w:type="dxa"/>
          </w:tcPr>
          <w:p w14:paraId="39AF151C"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Bank Name</w:t>
            </w:r>
          </w:p>
        </w:tc>
        <w:tc>
          <w:tcPr>
            <w:tcW w:w="1335" w:type="dxa"/>
          </w:tcPr>
          <w:p w14:paraId="0CC99A6F" w14:textId="00FBB376" w:rsidR="00A567CE" w:rsidRDefault="00130D82" w:rsidP="005436F9">
            <w:pPr>
              <w:cnfStyle w:val="000000000000" w:firstRow="0" w:lastRow="0" w:firstColumn="0" w:lastColumn="0" w:oddVBand="0" w:evenVBand="0" w:oddHBand="0" w:evenHBand="0" w:firstRowFirstColumn="0" w:firstRowLastColumn="0" w:lastRowFirstColumn="0" w:lastRowLastColumn="0"/>
            </w:pPr>
            <w:r>
              <w:t>Dropdown</w:t>
            </w:r>
          </w:p>
        </w:tc>
        <w:tc>
          <w:tcPr>
            <w:tcW w:w="1467" w:type="dxa"/>
          </w:tcPr>
          <w:p w14:paraId="2D363DD6" w14:textId="53205975"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14EF0659"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30D34260"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3A61FA3"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146EB19C"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28C373B" w14:textId="77777777" w:rsidR="00A567CE" w:rsidRPr="001A09D4" w:rsidRDefault="00A567CE">
            <w:pPr>
              <w:pStyle w:val="ListParagraph"/>
              <w:numPr>
                <w:ilvl w:val="0"/>
                <w:numId w:val="70"/>
              </w:numPr>
              <w:spacing w:before="60"/>
              <w:contextualSpacing w:val="0"/>
              <w:jc w:val="both"/>
            </w:pPr>
          </w:p>
        </w:tc>
        <w:tc>
          <w:tcPr>
            <w:tcW w:w="1675" w:type="dxa"/>
          </w:tcPr>
          <w:p w14:paraId="682FC6B8"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Nick Name</w:t>
            </w:r>
          </w:p>
        </w:tc>
        <w:tc>
          <w:tcPr>
            <w:tcW w:w="1335" w:type="dxa"/>
          </w:tcPr>
          <w:p w14:paraId="0BE77D7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4AC4813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Alphanumeric</w:t>
            </w:r>
          </w:p>
        </w:tc>
        <w:tc>
          <w:tcPr>
            <w:tcW w:w="1043" w:type="dxa"/>
          </w:tcPr>
          <w:p w14:paraId="6F9EE08B"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D19171A"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06981BC9"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22A61C3C"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5A05B00" w14:textId="77777777" w:rsidR="00A567CE" w:rsidRPr="001A09D4" w:rsidRDefault="00A567CE">
            <w:pPr>
              <w:pStyle w:val="ListParagraph"/>
              <w:numPr>
                <w:ilvl w:val="0"/>
                <w:numId w:val="70"/>
              </w:numPr>
              <w:spacing w:before="60"/>
              <w:contextualSpacing w:val="0"/>
              <w:jc w:val="both"/>
            </w:pPr>
          </w:p>
        </w:tc>
        <w:tc>
          <w:tcPr>
            <w:tcW w:w="1675" w:type="dxa"/>
          </w:tcPr>
          <w:p w14:paraId="23D00B15"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Full Name</w:t>
            </w:r>
          </w:p>
        </w:tc>
        <w:tc>
          <w:tcPr>
            <w:tcW w:w="1335" w:type="dxa"/>
          </w:tcPr>
          <w:p w14:paraId="7F45F6AC"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3A1520B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Alphabetic</w:t>
            </w:r>
          </w:p>
        </w:tc>
        <w:tc>
          <w:tcPr>
            <w:tcW w:w="1043" w:type="dxa"/>
          </w:tcPr>
          <w:p w14:paraId="5794EC9D"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07461E9A"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2810AC13"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306AC1D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99600A3" w14:textId="77777777" w:rsidR="00A567CE" w:rsidRPr="001A09D4" w:rsidRDefault="00A567CE">
            <w:pPr>
              <w:pStyle w:val="ListParagraph"/>
              <w:numPr>
                <w:ilvl w:val="0"/>
                <w:numId w:val="70"/>
              </w:numPr>
              <w:spacing w:before="60"/>
              <w:contextualSpacing w:val="0"/>
              <w:jc w:val="both"/>
            </w:pPr>
          </w:p>
        </w:tc>
        <w:tc>
          <w:tcPr>
            <w:tcW w:w="1675" w:type="dxa"/>
          </w:tcPr>
          <w:p w14:paraId="6AA35B0F" w14:textId="1576A256" w:rsidR="00A567CE" w:rsidRDefault="00130D82" w:rsidP="005436F9">
            <w:pPr>
              <w:cnfStyle w:val="000000100000" w:firstRow="0" w:lastRow="0" w:firstColumn="0" w:lastColumn="0" w:oddVBand="0" w:evenVBand="0" w:oddHBand="1" w:evenHBand="0" w:firstRowFirstColumn="0" w:firstRowLastColumn="0" w:lastRowFirstColumn="0" w:lastRowLastColumn="0"/>
            </w:pPr>
            <w:r>
              <w:t>Card</w:t>
            </w:r>
            <w:r w:rsidR="00A567CE">
              <w:t xml:space="preserve"> Currency</w:t>
            </w:r>
          </w:p>
        </w:tc>
        <w:tc>
          <w:tcPr>
            <w:tcW w:w="1335" w:type="dxa"/>
          </w:tcPr>
          <w:p w14:paraId="17E9333B"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Dropdown</w:t>
            </w:r>
          </w:p>
        </w:tc>
        <w:tc>
          <w:tcPr>
            <w:tcW w:w="1467" w:type="dxa"/>
          </w:tcPr>
          <w:p w14:paraId="685F1DA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2402350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3</w:t>
            </w:r>
          </w:p>
        </w:tc>
        <w:tc>
          <w:tcPr>
            <w:tcW w:w="1308" w:type="dxa"/>
          </w:tcPr>
          <w:p w14:paraId="03B892A7"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5ADECCF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1F0152D8"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A9BAE07" w14:textId="77777777" w:rsidR="00A567CE" w:rsidRPr="001A09D4" w:rsidRDefault="00A567CE">
            <w:pPr>
              <w:pStyle w:val="ListParagraph"/>
              <w:numPr>
                <w:ilvl w:val="0"/>
                <w:numId w:val="70"/>
              </w:numPr>
              <w:spacing w:before="60"/>
              <w:contextualSpacing w:val="0"/>
              <w:jc w:val="both"/>
            </w:pPr>
          </w:p>
        </w:tc>
        <w:tc>
          <w:tcPr>
            <w:tcW w:w="1675" w:type="dxa"/>
          </w:tcPr>
          <w:p w14:paraId="116FF041"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Next</w:t>
            </w:r>
          </w:p>
        </w:tc>
        <w:tc>
          <w:tcPr>
            <w:tcW w:w="1335" w:type="dxa"/>
          </w:tcPr>
          <w:p w14:paraId="0E609973"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2AEB8E38"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29BBD216"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2577645E"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705243D6"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A567CE" w14:paraId="12F21BB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0D3E3BE" w14:textId="77777777" w:rsidR="00A567CE" w:rsidRPr="001A09D4" w:rsidRDefault="00A567CE">
            <w:pPr>
              <w:pStyle w:val="ListParagraph"/>
              <w:numPr>
                <w:ilvl w:val="0"/>
                <w:numId w:val="70"/>
              </w:numPr>
              <w:spacing w:before="60"/>
              <w:contextualSpacing w:val="0"/>
              <w:jc w:val="both"/>
            </w:pPr>
          </w:p>
        </w:tc>
        <w:tc>
          <w:tcPr>
            <w:tcW w:w="1675" w:type="dxa"/>
          </w:tcPr>
          <w:p w14:paraId="2BD49723"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15B6EC83"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259C2C6B"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7360BBA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610B7A50"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10603318"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5594E600" w14:textId="77777777" w:rsidR="00A567CE" w:rsidRPr="002D414A" w:rsidRDefault="00A567CE"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4C487660" w14:textId="77777777" w:rsidR="00A567CE" w:rsidRDefault="00A567CE"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On click No, app will remain in the same screen and user can resume further.</w:t>
            </w:r>
          </w:p>
        </w:tc>
      </w:tr>
    </w:tbl>
    <w:p w14:paraId="6D1D0E78" w14:textId="77777777" w:rsidR="00A567CE" w:rsidRDefault="00A567CE" w:rsidP="00A567CE">
      <w:pPr>
        <w:ind w:firstLine="426"/>
        <w:rPr>
          <w:b/>
          <w:bCs/>
          <w:sz w:val="24"/>
          <w:szCs w:val="24"/>
        </w:rPr>
      </w:pPr>
      <w:r w:rsidRPr="009616A4">
        <w:rPr>
          <w:b/>
          <w:bCs/>
          <w:sz w:val="24"/>
          <w:szCs w:val="24"/>
        </w:rPr>
        <w:t>Screen 2:</w:t>
      </w:r>
    </w:p>
    <w:p w14:paraId="0EC10224" w14:textId="77777777" w:rsidR="00A567CE" w:rsidRDefault="00A567CE" w:rsidP="00A567CE">
      <w:pPr>
        <w:pStyle w:val="ListParagraph"/>
        <w:numPr>
          <w:ilvl w:val="0"/>
          <w:numId w:val="13"/>
        </w:numPr>
        <w:rPr>
          <w:sz w:val="22"/>
          <w:szCs w:val="22"/>
        </w:rPr>
      </w:pPr>
      <w:r w:rsidRPr="00816B83">
        <w:rPr>
          <w:sz w:val="22"/>
          <w:szCs w:val="22"/>
        </w:rPr>
        <w:t>This section is for the customer to review the details entered in the previous screen and to confirm the same to proceed further for authentication.</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A567CE" w14:paraId="32AED3D3"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D7BCBF6" w14:textId="77777777" w:rsidR="00A567CE" w:rsidRDefault="00A567CE" w:rsidP="005436F9">
            <w:proofErr w:type="gramStart"/>
            <w:r>
              <w:rPr>
                <w:rFonts w:ascii="Calibri" w:hAnsi="Calibri" w:cs="Calibri"/>
                <w:b w:val="0"/>
                <w:bCs w:val="0"/>
                <w:color w:val="FFFFFF"/>
              </w:rPr>
              <w:t>#.No</w:t>
            </w:r>
            <w:proofErr w:type="gramEnd"/>
          </w:p>
        </w:tc>
        <w:tc>
          <w:tcPr>
            <w:tcW w:w="1675" w:type="dxa"/>
          </w:tcPr>
          <w:p w14:paraId="314C6EA4"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5C3D4DFC"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36E5B688"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25984E28"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5EFB2AB2"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64A1EA85" w14:textId="77777777" w:rsidR="00A567CE" w:rsidRDefault="00A567CE"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A567CE" w14:paraId="400DF95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8010184" w14:textId="77777777" w:rsidR="00A567CE" w:rsidRPr="004B0B79" w:rsidRDefault="00A567CE">
            <w:pPr>
              <w:pStyle w:val="ListParagraph"/>
              <w:numPr>
                <w:ilvl w:val="0"/>
                <w:numId w:val="71"/>
              </w:numPr>
              <w:spacing w:before="60"/>
              <w:contextualSpacing w:val="0"/>
              <w:jc w:val="both"/>
            </w:pPr>
          </w:p>
        </w:tc>
        <w:tc>
          <w:tcPr>
            <w:tcW w:w="1675" w:type="dxa"/>
          </w:tcPr>
          <w:p w14:paraId="59A42A2D" w14:textId="2D45ACFA" w:rsidR="00A567CE" w:rsidRDefault="00130D82" w:rsidP="005436F9">
            <w:pPr>
              <w:cnfStyle w:val="000000100000" w:firstRow="0" w:lastRow="0" w:firstColumn="0" w:lastColumn="0" w:oddVBand="0" w:evenVBand="0" w:oddHBand="1" w:evenHBand="0" w:firstRowFirstColumn="0" w:firstRowLastColumn="0" w:lastRowFirstColumn="0" w:lastRowLastColumn="0"/>
            </w:pPr>
            <w:r>
              <w:t>Card Number</w:t>
            </w:r>
          </w:p>
        </w:tc>
        <w:tc>
          <w:tcPr>
            <w:tcW w:w="1335" w:type="dxa"/>
          </w:tcPr>
          <w:p w14:paraId="09F2D8B1"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46FB7B2"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0CE706C0"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15FABA7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4ED0EC81"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682A4A34"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32253D7" w14:textId="77777777" w:rsidR="00A567CE" w:rsidRPr="004B0B79" w:rsidRDefault="00A567CE">
            <w:pPr>
              <w:pStyle w:val="ListParagraph"/>
              <w:numPr>
                <w:ilvl w:val="0"/>
                <w:numId w:val="71"/>
              </w:numPr>
              <w:spacing w:before="60"/>
              <w:contextualSpacing w:val="0"/>
              <w:jc w:val="both"/>
            </w:pPr>
          </w:p>
        </w:tc>
        <w:tc>
          <w:tcPr>
            <w:tcW w:w="1675" w:type="dxa"/>
          </w:tcPr>
          <w:p w14:paraId="06F760E3"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Nick Name</w:t>
            </w:r>
          </w:p>
        </w:tc>
        <w:tc>
          <w:tcPr>
            <w:tcW w:w="1335" w:type="dxa"/>
          </w:tcPr>
          <w:p w14:paraId="5B4C88A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223649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42D7646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5C3391F1"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4172B22D"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19FAF0F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96D8F46" w14:textId="77777777" w:rsidR="00A567CE" w:rsidRPr="004B0B79" w:rsidRDefault="00A567CE">
            <w:pPr>
              <w:pStyle w:val="ListParagraph"/>
              <w:numPr>
                <w:ilvl w:val="0"/>
                <w:numId w:val="71"/>
              </w:numPr>
              <w:spacing w:before="60"/>
              <w:contextualSpacing w:val="0"/>
              <w:jc w:val="both"/>
            </w:pPr>
          </w:p>
        </w:tc>
        <w:tc>
          <w:tcPr>
            <w:tcW w:w="1675" w:type="dxa"/>
          </w:tcPr>
          <w:p w14:paraId="3B1E36D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Full Name</w:t>
            </w:r>
          </w:p>
        </w:tc>
        <w:tc>
          <w:tcPr>
            <w:tcW w:w="1335" w:type="dxa"/>
          </w:tcPr>
          <w:p w14:paraId="112B8C3D"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EAFAC5E"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474726E"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4256CF76"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1761B21E"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165C33A3"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4AFB9CFB" w14:textId="77777777" w:rsidR="00A567CE" w:rsidRPr="004B0B79" w:rsidRDefault="00A567CE">
            <w:pPr>
              <w:pStyle w:val="ListParagraph"/>
              <w:numPr>
                <w:ilvl w:val="0"/>
                <w:numId w:val="71"/>
              </w:numPr>
              <w:spacing w:before="60"/>
              <w:contextualSpacing w:val="0"/>
              <w:jc w:val="both"/>
            </w:pPr>
          </w:p>
        </w:tc>
        <w:tc>
          <w:tcPr>
            <w:tcW w:w="1675" w:type="dxa"/>
          </w:tcPr>
          <w:p w14:paraId="31C2342F" w14:textId="0F40F2B4" w:rsidR="00A567CE" w:rsidRDefault="00130D82" w:rsidP="005436F9">
            <w:pPr>
              <w:cnfStyle w:val="000000000000" w:firstRow="0" w:lastRow="0" w:firstColumn="0" w:lastColumn="0" w:oddVBand="0" w:evenVBand="0" w:oddHBand="0" w:evenHBand="0" w:firstRowFirstColumn="0" w:firstRowLastColumn="0" w:lastRowFirstColumn="0" w:lastRowLastColumn="0"/>
            </w:pPr>
            <w:r>
              <w:t xml:space="preserve">Card </w:t>
            </w:r>
            <w:r w:rsidR="00A567CE">
              <w:t>Currency</w:t>
            </w:r>
          </w:p>
        </w:tc>
        <w:tc>
          <w:tcPr>
            <w:tcW w:w="1335" w:type="dxa"/>
          </w:tcPr>
          <w:p w14:paraId="0258B13D"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1F94338D"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138A5928"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3D8B0F1A"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ACF1B6F"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r>
      <w:tr w:rsidR="00A567CE" w14:paraId="33299D5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A35C489" w14:textId="77777777" w:rsidR="00A567CE" w:rsidRPr="004B0B79" w:rsidRDefault="00A567CE">
            <w:pPr>
              <w:pStyle w:val="ListParagraph"/>
              <w:numPr>
                <w:ilvl w:val="0"/>
                <w:numId w:val="71"/>
              </w:numPr>
              <w:spacing w:before="60"/>
              <w:contextualSpacing w:val="0"/>
              <w:jc w:val="both"/>
            </w:pPr>
          </w:p>
        </w:tc>
        <w:tc>
          <w:tcPr>
            <w:tcW w:w="1675" w:type="dxa"/>
          </w:tcPr>
          <w:p w14:paraId="2BC1B12F"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Bank Name</w:t>
            </w:r>
          </w:p>
        </w:tc>
        <w:tc>
          <w:tcPr>
            <w:tcW w:w="1335" w:type="dxa"/>
          </w:tcPr>
          <w:p w14:paraId="40B723C1"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CE3681F"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Bank Name</w:t>
            </w:r>
          </w:p>
        </w:tc>
        <w:tc>
          <w:tcPr>
            <w:tcW w:w="1043" w:type="dxa"/>
          </w:tcPr>
          <w:p w14:paraId="4B1E5244"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6546CED8"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687A33FF"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r>
      <w:tr w:rsidR="00A567CE" w14:paraId="0EB9FC63"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5E852AE7" w14:textId="77777777" w:rsidR="00A567CE" w:rsidRPr="004B0B79" w:rsidRDefault="00A567CE">
            <w:pPr>
              <w:pStyle w:val="ListParagraph"/>
              <w:numPr>
                <w:ilvl w:val="0"/>
                <w:numId w:val="71"/>
              </w:numPr>
              <w:spacing w:before="60"/>
              <w:contextualSpacing w:val="0"/>
              <w:jc w:val="both"/>
              <w:rPr>
                <w:b w:val="0"/>
                <w:bCs w:val="0"/>
              </w:rPr>
            </w:pPr>
          </w:p>
        </w:tc>
        <w:tc>
          <w:tcPr>
            <w:tcW w:w="1675" w:type="dxa"/>
          </w:tcPr>
          <w:p w14:paraId="35CBD123"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6722F0CC"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427CAE15"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442F2BA7"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60AA7F35"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07DEF06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A567CE" w14:paraId="6D3E47DE"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0140855" w14:textId="77777777" w:rsidR="00A567CE" w:rsidRPr="004B0B79" w:rsidRDefault="00A567CE">
            <w:pPr>
              <w:pStyle w:val="ListParagraph"/>
              <w:numPr>
                <w:ilvl w:val="0"/>
                <w:numId w:val="71"/>
              </w:numPr>
              <w:spacing w:before="60"/>
              <w:contextualSpacing w:val="0"/>
              <w:jc w:val="both"/>
            </w:pPr>
          </w:p>
        </w:tc>
        <w:tc>
          <w:tcPr>
            <w:tcW w:w="1675" w:type="dxa"/>
          </w:tcPr>
          <w:p w14:paraId="6B90585A"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1B9A6CBC"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0E4A1B7A"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C0CCD1E"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225E1C6"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225335A9" w14:textId="77777777" w:rsidR="00A567CE" w:rsidRDefault="00A567CE"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A567CE" w14:paraId="0F893DE6"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95807B0" w14:textId="77777777" w:rsidR="00A567CE" w:rsidRPr="004B0B79" w:rsidRDefault="00A567CE">
            <w:pPr>
              <w:pStyle w:val="ListParagraph"/>
              <w:numPr>
                <w:ilvl w:val="0"/>
                <w:numId w:val="71"/>
              </w:numPr>
              <w:spacing w:before="60"/>
              <w:contextualSpacing w:val="0"/>
              <w:jc w:val="both"/>
            </w:pPr>
          </w:p>
        </w:tc>
        <w:tc>
          <w:tcPr>
            <w:tcW w:w="1675" w:type="dxa"/>
          </w:tcPr>
          <w:p w14:paraId="112B9E1E"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515D9AB2"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0F04888B"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3BF6E2DC"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0969EBC4"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F866983" w14:textId="77777777" w:rsidR="00A567CE" w:rsidRDefault="00A567CE" w:rsidP="005436F9">
            <w:pPr>
              <w:cnfStyle w:val="000000000000" w:firstRow="0" w:lastRow="0" w:firstColumn="0" w:lastColumn="0" w:oddVBand="0" w:evenVBand="0" w:oddHBand="0" w:evenHBand="0" w:firstRowFirstColumn="0" w:firstRowLastColumn="0" w:lastRowFirstColumn="0" w:lastRowLastColumn="0"/>
              <w:rPr>
                <w:rFonts w:cstheme="minorHAnsi"/>
              </w:rPr>
            </w:pPr>
            <w:r>
              <w:t>O</w:t>
            </w:r>
            <w:r>
              <w:rPr>
                <w:rFonts w:cstheme="minorHAnsi"/>
              </w:rPr>
              <w:t>n click the button app will prompt “Do you want to cancel the progress? With an option Yes and No”.</w:t>
            </w:r>
          </w:p>
          <w:p w14:paraId="228A9FFB" w14:textId="77777777" w:rsidR="00A567CE" w:rsidRPr="002D414A" w:rsidRDefault="00A567CE"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3B282E69" w14:textId="77777777" w:rsidR="00A567CE" w:rsidRDefault="00A567CE"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On click No, app will remain in the same screen and user can resume further.</w:t>
            </w:r>
          </w:p>
        </w:tc>
      </w:tr>
    </w:tbl>
    <w:p w14:paraId="1F186C89" w14:textId="77777777" w:rsidR="00A567CE" w:rsidRDefault="00A567CE" w:rsidP="00A567CE">
      <w:pPr>
        <w:ind w:firstLine="426"/>
        <w:rPr>
          <w:b/>
          <w:bCs/>
          <w:sz w:val="24"/>
          <w:szCs w:val="24"/>
        </w:rPr>
      </w:pPr>
      <w:r w:rsidRPr="009616A4">
        <w:rPr>
          <w:b/>
          <w:bCs/>
          <w:sz w:val="24"/>
          <w:szCs w:val="24"/>
        </w:rPr>
        <w:t xml:space="preserve">Screen </w:t>
      </w:r>
      <w:r>
        <w:rPr>
          <w:b/>
          <w:bCs/>
          <w:sz w:val="24"/>
          <w:szCs w:val="24"/>
        </w:rPr>
        <w:t>3</w:t>
      </w:r>
      <w:r w:rsidRPr="009616A4">
        <w:rPr>
          <w:b/>
          <w:bCs/>
          <w:sz w:val="24"/>
          <w:szCs w:val="24"/>
        </w:rPr>
        <w:t>:</w:t>
      </w:r>
    </w:p>
    <w:p w14:paraId="07087E4B" w14:textId="77777777" w:rsidR="00A567CE" w:rsidRPr="00816B83" w:rsidRDefault="00A567CE" w:rsidP="00A567CE">
      <w:pPr>
        <w:pStyle w:val="ListParagraph"/>
        <w:numPr>
          <w:ilvl w:val="0"/>
          <w:numId w:val="13"/>
        </w:numPr>
        <w:rPr>
          <w:sz w:val="22"/>
          <w:szCs w:val="22"/>
        </w:rPr>
      </w:pPr>
      <w:r w:rsidRPr="00816B83">
        <w:rPr>
          <w:sz w:val="22"/>
          <w:szCs w:val="22"/>
        </w:rPr>
        <w:t xml:space="preserve">This section is for the customer to authenticate adding beneficiary. </w:t>
      </w:r>
    </w:p>
    <w:p w14:paraId="6BE1B166" w14:textId="77777777" w:rsidR="00A567CE" w:rsidRPr="00816B83" w:rsidRDefault="00A567CE" w:rsidP="00A567CE">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4C5F9210" w14:textId="77777777" w:rsidR="00A567CE" w:rsidRDefault="00A567CE" w:rsidP="00A567CE">
      <w:pPr>
        <w:ind w:firstLine="426"/>
        <w:rPr>
          <w:b/>
          <w:bCs/>
          <w:sz w:val="24"/>
          <w:szCs w:val="24"/>
        </w:rPr>
      </w:pPr>
      <w:r w:rsidRPr="009616A4">
        <w:rPr>
          <w:b/>
          <w:bCs/>
          <w:sz w:val="24"/>
          <w:szCs w:val="24"/>
        </w:rPr>
        <w:t xml:space="preserve">Screen </w:t>
      </w:r>
      <w:r>
        <w:rPr>
          <w:b/>
          <w:bCs/>
          <w:sz w:val="24"/>
          <w:szCs w:val="24"/>
        </w:rPr>
        <w:t>4</w:t>
      </w:r>
      <w:r w:rsidRPr="009616A4">
        <w:rPr>
          <w:b/>
          <w:bCs/>
          <w:sz w:val="24"/>
          <w:szCs w:val="24"/>
        </w:rPr>
        <w:t>:</w:t>
      </w:r>
    </w:p>
    <w:p w14:paraId="09733AF8" w14:textId="77777777" w:rsidR="00A567CE" w:rsidRDefault="00A567CE" w:rsidP="00A567CE">
      <w:pPr>
        <w:pStyle w:val="ListParagraph"/>
        <w:numPr>
          <w:ilvl w:val="0"/>
          <w:numId w:val="13"/>
        </w:numPr>
        <w:rPr>
          <w:sz w:val="22"/>
          <w:szCs w:val="22"/>
        </w:rPr>
      </w:pPr>
      <w:r w:rsidRPr="00816B83">
        <w:rPr>
          <w:sz w:val="22"/>
          <w:szCs w:val="22"/>
        </w:rPr>
        <w:t xml:space="preserve">This </w:t>
      </w:r>
      <w:r>
        <w:rPr>
          <w:sz w:val="22"/>
          <w:szCs w:val="22"/>
        </w:rPr>
        <w:t>is a success screen where beneficiary additional success or failure will be displayed along with the following details:</w:t>
      </w:r>
    </w:p>
    <w:p w14:paraId="24A9F6B1" w14:textId="77777777" w:rsidR="00A567CE" w:rsidRDefault="00A567CE" w:rsidP="00A567CE">
      <w:pPr>
        <w:pStyle w:val="ListParagraph"/>
        <w:numPr>
          <w:ilvl w:val="1"/>
          <w:numId w:val="13"/>
        </w:numPr>
        <w:rPr>
          <w:sz w:val="22"/>
          <w:szCs w:val="22"/>
        </w:rPr>
      </w:pPr>
      <w:r>
        <w:rPr>
          <w:sz w:val="22"/>
          <w:szCs w:val="22"/>
        </w:rPr>
        <w:t>Status – Success / Failure</w:t>
      </w:r>
    </w:p>
    <w:p w14:paraId="2769996D" w14:textId="77777777" w:rsidR="00A567CE" w:rsidRDefault="00A567CE" w:rsidP="00A567CE">
      <w:pPr>
        <w:pStyle w:val="ListParagraph"/>
        <w:numPr>
          <w:ilvl w:val="1"/>
          <w:numId w:val="13"/>
        </w:numPr>
        <w:rPr>
          <w:sz w:val="22"/>
          <w:szCs w:val="22"/>
        </w:rPr>
      </w:pPr>
      <w:r>
        <w:rPr>
          <w:sz w:val="22"/>
          <w:szCs w:val="22"/>
        </w:rPr>
        <w:t>Status Description</w:t>
      </w:r>
    </w:p>
    <w:p w14:paraId="192FBC1F" w14:textId="77777777" w:rsidR="00A567CE" w:rsidRDefault="00A567CE" w:rsidP="00A567CE">
      <w:pPr>
        <w:pStyle w:val="ListParagraph"/>
        <w:numPr>
          <w:ilvl w:val="2"/>
          <w:numId w:val="13"/>
        </w:numPr>
        <w:rPr>
          <w:sz w:val="22"/>
          <w:szCs w:val="22"/>
        </w:rPr>
      </w:pPr>
      <w:r w:rsidRPr="005F5D5F">
        <w:rPr>
          <w:sz w:val="22"/>
          <w:szCs w:val="22"/>
        </w:rPr>
        <w:t>If beneficiary added “Beneficiary added successfully”</w:t>
      </w:r>
    </w:p>
    <w:p w14:paraId="5750BCB7" w14:textId="77777777" w:rsidR="00A567CE" w:rsidRDefault="00A567CE" w:rsidP="00A567CE">
      <w:pPr>
        <w:pStyle w:val="ListParagraph"/>
        <w:numPr>
          <w:ilvl w:val="2"/>
          <w:numId w:val="13"/>
        </w:numPr>
        <w:rPr>
          <w:sz w:val="22"/>
          <w:szCs w:val="22"/>
        </w:rPr>
      </w:pPr>
      <w:r w:rsidRPr="005F5D5F">
        <w:rPr>
          <w:sz w:val="22"/>
          <w:szCs w:val="22"/>
        </w:rPr>
        <w:t xml:space="preserve">If beneficiary addition failed “Error message based on scenarios configured” </w:t>
      </w:r>
    </w:p>
    <w:p w14:paraId="4F648EF2" w14:textId="77777777" w:rsidR="00A567CE" w:rsidRDefault="00A567CE" w:rsidP="00A567CE">
      <w:pPr>
        <w:pStyle w:val="ListParagraph"/>
        <w:numPr>
          <w:ilvl w:val="1"/>
          <w:numId w:val="13"/>
        </w:numPr>
        <w:rPr>
          <w:sz w:val="22"/>
          <w:szCs w:val="22"/>
        </w:rPr>
      </w:pPr>
      <w:r>
        <w:rPr>
          <w:sz w:val="22"/>
          <w:szCs w:val="22"/>
        </w:rPr>
        <w:t>Transaction Reference Number</w:t>
      </w:r>
    </w:p>
    <w:p w14:paraId="5FCCCB47" w14:textId="77777777" w:rsidR="00A567CE" w:rsidRDefault="00A567CE" w:rsidP="00A567CE">
      <w:pPr>
        <w:pStyle w:val="ListParagraph"/>
        <w:numPr>
          <w:ilvl w:val="1"/>
          <w:numId w:val="13"/>
        </w:numPr>
        <w:rPr>
          <w:sz w:val="22"/>
          <w:szCs w:val="22"/>
        </w:rPr>
      </w:pPr>
      <w:r>
        <w:rPr>
          <w:sz w:val="22"/>
          <w:szCs w:val="22"/>
        </w:rPr>
        <w:t>Transaction Details</w:t>
      </w:r>
    </w:p>
    <w:p w14:paraId="4E9F5C2D" w14:textId="77777777" w:rsidR="00A567CE" w:rsidRDefault="00A567CE" w:rsidP="00A567CE">
      <w:pPr>
        <w:pStyle w:val="ListParagraph"/>
        <w:numPr>
          <w:ilvl w:val="2"/>
          <w:numId w:val="13"/>
        </w:numPr>
        <w:rPr>
          <w:sz w:val="22"/>
          <w:szCs w:val="22"/>
        </w:rPr>
      </w:pPr>
      <w:r>
        <w:rPr>
          <w:sz w:val="22"/>
          <w:szCs w:val="22"/>
        </w:rPr>
        <w:t>Nick Name</w:t>
      </w:r>
    </w:p>
    <w:p w14:paraId="52A00E14" w14:textId="77777777" w:rsidR="00A567CE" w:rsidRDefault="00A567CE" w:rsidP="00A567CE">
      <w:pPr>
        <w:pStyle w:val="ListParagraph"/>
        <w:numPr>
          <w:ilvl w:val="2"/>
          <w:numId w:val="13"/>
        </w:numPr>
        <w:rPr>
          <w:sz w:val="22"/>
          <w:szCs w:val="22"/>
        </w:rPr>
      </w:pPr>
      <w:r>
        <w:rPr>
          <w:sz w:val="22"/>
          <w:szCs w:val="22"/>
        </w:rPr>
        <w:t>Full Name</w:t>
      </w:r>
    </w:p>
    <w:p w14:paraId="6148E609" w14:textId="250ABAEB" w:rsidR="00A567CE" w:rsidRDefault="00A567CE" w:rsidP="00A567CE">
      <w:pPr>
        <w:pStyle w:val="ListParagraph"/>
        <w:numPr>
          <w:ilvl w:val="2"/>
          <w:numId w:val="13"/>
        </w:numPr>
        <w:rPr>
          <w:sz w:val="22"/>
          <w:szCs w:val="22"/>
        </w:rPr>
      </w:pPr>
      <w:del w:id="91" w:author="Kathish Vijayapandian" w:date="2022-09-09T15:31:00Z">
        <w:r w:rsidDel="002A51E3">
          <w:rPr>
            <w:sz w:val="22"/>
            <w:szCs w:val="22"/>
          </w:rPr>
          <w:delText>IBAN</w:delText>
        </w:r>
      </w:del>
      <w:ins w:id="92" w:author="Kathish Vijayapandian" w:date="2022-09-09T15:31:00Z">
        <w:r w:rsidR="002A51E3">
          <w:rPr>
            <w:sz w:val="22"/>
            <w:szCs w:val="22"/>
          </w:rPr>
          <w:t>Card Number</w:t>
        </w:r>
      </w:ins>
    </w:p>
    <w:p w14:paraId="44ADE021" w14:textId="18C51B55" w:rsidR="00A567CE" w:rsidRDefault="002A51E3" w:rsidP="00A567CE">
      <w:pPr>
        <w:pStyle w:val="ListParagraph"/>
        <w:numPr>
          <w:ilvl w:val="2"/>
          <w:numId w:val="13"/>
        </w:numPr>
        <w:rPr>
          <w:sz w:val="22"/>
          <w:szCs w:val="22"/>
        </w:rPr>
      </w:pPr>
      <w:ins w:id="93" w:author="Kathish Vijayapandian" w:date="2022-09-09T15:31:00Z">
        <w:r>
          <w:rPr>
            <w:sz w:val="22"/>
            <w:szCs w:val="22"/>
          </w:rPr>
          <w:t xml:space="preserve">Card </w:t>
        </w:r>
      </w:ins>
      <w:del w:id="94" w:author="Kathish Vijayapandian" w:date="2022-09-09T15:31:00Z">
        <w:r w:rsidR="00A567CE" w:rsidDel="002A51E3">
          <w:rPr>
            <w:sz w:val="22"/>
            <w:szCs w:val="22"/>
          </w:rPr>
          <w:delText>Account</w:delText>
        </w:r>
      </w:del>
      <w:r w:rsidR="00A567CE">
        <w:rPr>
          <w:sz w:val="22"/>
          <w:szCs w:val="22"/>
        </w:rPr>
        <w:t xml:space="preserve"> Currency</w:t>
      </w:r>
    </w:p>
    <w:p w14:paraId="5D7C2B4D" w14:textId="77777777" w:rsidR="00A567CE" w:rsidRPr="005F5D5F" w:rsidRDefault="00A567CE" w:rsidP="00A567CE">
      <w:pPr>
        <w:pStyle w:val="ListParagraph"/>
        <w:numPr>
          <w:ilvl w:val="2"/>
          <w:numId w:val="13"/>
        </w:numPr>
        <w:rPr>
          <w:sz w:val="22"/>
          <w:szCs w:val="22"/>
        </w:rPr>
      </w:pPr>
      <w:r>
        <w:rPr>
          <w:sz w:val="22"/>
          <w:szCs w:val="22"/>
        </w:rPr>
        <w:t>Bank Name</w:t>
      </w:r>
    </w:p>
    <w:p w14:paraId="7F961697" w14:textId="77777777" w:rsidR="00A567CE" w:rsidRDefault="00A567CE" w:rsidP="00A567CE">
      <w:pPr>
        <w:pStyle w:val="ListParagraph"/>
        <w:numPr>
          <w:ilvl w:val="0"/>
          <w:numId w:val="13"/>
        </w:numPr>
        <w:rPr>
          <w:sz w:val="22"/>
          <w:szCs w:val="22"/>
        </w:rPr>
      </w:pPr>
      <w:r>
        <w:rPr>
          <w:sz w:val="22"/>
          <w:szCs w:val="22"/>
        </w:rPr>
        <w:t>If beneficiary added successfully, the following options will be provided:</w:t>
      </w:r>
    </w:p>
    <w:p w14:paraId="3BED9518" w14:textId="77777777" w:rsidR="00A567CE" w:rsidRDefault="00A567CE" w:rsidP="00A567CE">
      <w:pPr>
        <w:pStyle w:val="ListParagraph"/>
        <w:numPr>
          <w:ilvl w:val="1"/>
          <w:numId w:val="13"/>
        </w:numPr>
        <w:rPr>
          <w:sz w:val="22"/>
          <w:szCs w:val="22"/>
        </w:rPr>
      </w:pPr>
      <w:r>
        <w:rPr>
          <w:sz w:val="22"/>
          <w:szCs w:val="22"/>
        </w:rPr>
        <w:t>Add New Beneficiary – On click the icon, app will redirect to new beneficiary addition screen.</w:t>
      </w:r>
    </w:p>
    <w:p w14:paraId="247D8579" w14:textId="77777777" w:rsidR="00A567CE" w:rsidRDefault="00A567CE" w:rsidP="00A567CE">
      <w:pPr>
        <w:pStyle w:val="ListParagraph"/>
        <w:numPr>
          <w:ilvl w:val="1"/>
          <w:numId w:val="13"/>
        </w:numPr>
        <w:rPr>
          <w:sz w:val="22"/>
          <w:szCs w:val="22"/>
        </w:rPr>
      </w:pPr>
      <w:r w:rsidRPr="005F5D5F">
        <w:rPr>
          <w:sz w:val="22"/>
          <w:szCs w:val="22"/>
        </w:rPr>
        <w:t xml:space="preserve">Transfer </w:t>
      </w:r>
      <w:r>
        <w:rPr>
          <w:sz w:val="22"/>
          <w:szCs w:val="22"/>
        </w:rPr>
        <w:t>Now</w:t>
      </w:r>
      <w:r w:rsidRPr="005F5D5F">
        <w:rPr>
          <w:sz w:val="22"/>
          <w:szCs w:val="22"/>
        </w:rPr>
        <w:t xml:space="preserve"> – On click the icon, app will redirect to fun</w:t>
      </w:r>
      <w:r>
        <w:rPr>
          <w:sz w:val="22"/>
          <w:szCs w:val="22"/>
        </w:rPr>
        <w:t>d</w:t>
      </w:r>
      <w:r w:rsidRPr="005F5D5F">
        <w:rPr>
          <w:sz w:val="22"/>
          <w:szCs w:val="22"/>
        </w:rPr>
        <w:t xml:space="preserve"> transfer screen, </w:t>
      </w:r>
      <w:r>
        <w:rPr>
          <w:sz w:val="22"/>
          <w:szCs w:val="22"/>
        </w:rPr>
        <w:t>where</w:t>
      </w:r>
      <w:r w:rsidRPr="005F5D5F">
        <w:rPr>
          <w:sz w:val="22"/>
          <w:szCs w:val="22"/>
        </w:rPr>
        <w:t xml:space="preserve"> the newly added beneficiary will be selected by default.</w:t>
      </w:r>
    </w:p>
    <w:p w14:paraId="7E763EEE" w14:textId="77777777" w:rsidR="00A567CE" w:rsidRDefault="00A567CE" w:rsidP="00A567CE">
      <w:pPr>
        <w:ind w:firstLine="360"/>
        <w:rPr>
          <w:b/>
          <w:bCs/>
          <w:sz w:val="22"/>
          <w:szCs w:val="22"/>
        </w:rPr>
      </w:pPr>
      <w:r w:rsidRPr="00412260">
        <w:rPr>
          <w:b/>
          <w:bCs/>
          <w:sz w:val="22"/>
          <w:szCs w:val="22"/>
        </w:rPr>
        <w:t xml:space="preserve">APIs: </w:t>
      </w:r>
    </w:p>
    <w:p w14:paraId="195937B6" w14:textId="77777777" w:rsidR="00A567CE" w:rsidRPr="00412260" w:rsidRDefault="00A567CE" w:rsidP="00A567CE">
      <w:pPr>
        <w:pStyle w:val="ListParagraph"/>
        <w:numPr>
          <w:ilvl w:val="0"/>
          <w:numId w:val="13"/>
        </w:numPr>
        <w:rPr>
          <w:sz w:val="22"/>
          <w:szCs w:val="22"/>
        </w:rPr>
      </w:pPr>
      <w:r>
        <w:rPr>
          <w:sz w:val="22"/>
          <w:szCs w:val="22"/>
        </w:rPr>
        <w:t>The app will invoke the beneficiary additional API.</w:t>
      </w:r>
    </w:p>
    <w:p w14:paraId="624CB1F1" w14:textId="77777777" w:rsidR="00A567CE" w:rsidRDefault="00A567CE" w:rsidP="00A567CE">
      <w:pPr>
        <w:pStyle w:val="Heading3"/>
        <w:numPr>
          <w:ilvl w:val="2"/>
          <w:numId w:val="4"/>
        </w:numPr>
        <w:rPr>
          <w:sz w:val="24"/>
          <w:szCs w:val="24"/>
        </w:rPr>
      </w:pPr>
      <w:bookmarkStart w:id="95" w:name="_Toc117274619"/>
      <w:r w:rsidRPr="00375285">
        <w:rPr>
          <w:sz w:val="24"/>
          <w:szCs w:val="24"/>
        </w:rPr>
        <w:lastRenderedPageBreak/>
        <w:t>Edit Beneficiary</w:t>
      </w:r>
      <w:bookmarkEnd w:id="95"/>
    </w:p>
    <w:p w14:paraId="3353673C" w14:textId="2729F6E2" w:rsidR="00A567CE" w:rsidRDefault="00A567CE" w:rsidP="00A567CE">
      <w:pPr>
        <w:pStyle w:val="ListParagraph"/>
        <w:numPr>
          <w:ilvl w:val="0"/>
          <w:numId w:val="25"/>
        </w:numPr>
        <w:rPr>
          <w:sz w:val="22"/>
          <w:szCs w:val="22"/>
        </w:rPr>
      </w:pPr>
      <w:r w:rsidRPr="004B213A">
        <w:rPr>
          <w:sz w:val="22"/>
          <w:szCs w:val="22"/>
        </w:rPr>
        <w:t xml:space="preserve">This section is for the customer to </w:t>
      </w:r>
      <w:r>
        <w:rPr>
          <w:sz w:val="22"/>
          <w:szCs w:val="22"/>
        </w:rPr>
        <w:t>edit an already added</w:t>
      </w:r>
      <w:r w:rsidR="003C6B14">
        <w:rPr>
          <w:sz w:val="22"/>
          <w:szCs w:val="22"/>
        </w:rPr>
        <w:t xml:space="preserve"> card</w:t>
      </w:r>
      <w:r w:rsidRPr="004B213A">
        <w:rPr>
          <w:sz w:val="22"/>
          <w:szCs w:val="22"/>
        </w:rPr>
        <w:t xml:space="preserve"> beneficiary.</w:t>
      </w:r>
    </w:p>
    <w:p w14:paraId="21AC3CDE" w14:textId="77777777" w:rsidR="00A567CE" w:rsidRDefault="00A567CE" w:rsidP="00A567CE">
      <w:pPr>
        <w:pStyle w:val="ListParagraph"/>
        <w:numPr>
          <w:ilvl w:val="0"/>
          <w:numId w:val="25"/>
        </w:numPr>
        <w:rPr>
          <w:sz w:val="22"/>
          <w:szCs w:val="22"/>
        </w:rPr>
      </w:pPr>
      <w:r>
        <w:rPr>
          <w:sz w:val="22"/>
          <w:szCs w:val="22"/>
        </w:rPr>
        <w:t>On click edit in the beneficiary list view or details screen, app will redirect to the edit beneficiary screen.</w:t>
      </w:r>
    </w:p>
    <w:p w14:paraId="67A7E2D8" w14:textId="77777777" w:rsidR="00A567CE" w:rsidRDefault="00A567CE" w:rsidP="00A567CE">
      <w:pPr>
        <w:pStyle w:val="ListParagraph"/>
        <w:numPr>
          <w:ilvl w:val="0"/>
          <w:numId w:val="25"/>
        </w:numPr>
        <w:rPr>
          <w:sz w:val="22"/>
          <w:szCs w:val="22"/>
        </w:rPr>
      </w:pPr>
      <w:r>
        <w:rPr>
          <w:sz w:val="22"/>
          <w:szCs w:val="22"/>
        </w:rPr>
        <w:t>The screen will be the same as add beneficiary screen and flow, were only the following fields are allowed to edit and remaining fields will be always display only:</w:t>
      </w:r>
    </w:p>
    <w:p w14:paraId="2EB65C46" w14:textId="77777777" w:rsidR="00A567CE" w:rsidRDefault="00A567CE" w:rsidP="00A567CE">
      <w:pPr>
        <w:pStyle w:val="ListParagraph"/>
        <w:numPr>
          <w:ilvl w:val="1"/>
          <w:numId w:val="25"/>
        </w:numPr>
        <w:rPr>
          <w:sz w:val="22"/>
          <w:szCs w:val="22"/>
        </w:rPr>
      </w:pPr>
      <w:r>
        <w:rPr>
          <w:sz w:val="22"/>
          <w:szCs w:val="22"/>
        </w:rPr>
        <w:t>Nick Name</w:t>
      </w:r>
    </w:p>
    <w:p w14:paraId="24FEC12C" w14:textId="77777777" w:rsidR="00A567CE" w:rsidRDefault="00A567CE" w:rsidP="00A567CE">
      <w:pPr>
        <w:pStyle w:val="ListParagraph"/>
        <w:numPr>
          <w:ilvl w:val="1"/>
          <w:numId w:val="25"/>
        </w:numPr>
        <w:rPr>
          <w:sz w:val="22"/>
          <w:szCs w:val="22"/>
        </w:rPr>
      </w:pPr>
      <w:r>
        <w:rPr>
          <w:sz w:val="22"/>
          <w:szCs w:val="22"/>
        </w:rPr>
        <w:t>Full Name</w:t>
      </w:r>
    </w:p>
    <w:p w14:paraId="07541682" w14:textId="49AB8C60" w:rsidR="00A567CE" w:rsidRDefault="00A567CE" w:rsidP="00130D82">
      <w:pPr>
        <w:ind w:firstLine="360"/>
        <w:rPr>
          <w:sz w:val="22"/>
          <w:szCs w:val="22"/>
        </w:rPr>
      </w:pPr>
      <w:r w:rsidRPr="00412260">
        <w:rPr>
          <w:b/>
          <w:bCs/>
          <w:sz w:val="22"/>
          <w:szCs w:val="22"/>
        </w:rPr>
        <w:t xml:space="preserve">APIs: </w:t>
      </w:r>
      <w:r>
        <w:rPr>
          <w:sz w:val="22"/>
          <w:szCs w:val="22"/>
        </w:rPr>
        <w:t>The app will invoke the update beneficiary API.</w:t>
      </w:r>
    </w:p>
    <w:p w14:paraId="3FF025A9" w14:textId="77777777" w:rsidR="00A567CE" w:rsidRDefault="00A567CE" w:rsidP="00A567CE">
      <w:pPr>
        <w:pStyle w:val="Heading3"/>
        <w:numPr>
          <w:ilvl w:val="2"/>
          <w:numId w:val="4"/>
        </w:numPr>
        <w:rPr>
          <w:sz w:val="24"/>
          <w:szCs w:val="24"/>
        </w:rPr>
      </w:pPr>
      <w:bookmarkStart w:id="96" w:name="_Toc117274620"/>
      <w:r w:rsidRPr="00375285">
        <w:rPr>
          <w:sz w:val="24"/>
          <w:szCs w:val="24"/>
        </w:rPr>
        <w:t>Delete Beneficiary</w:t>
      </w:r>
      <w:bookmarkEnd w:id="96"/>
    </w:p>
    <w:p w14:paraId="7AE19337" w14:textId="6C472E76" w:rsidR="00A567CE" w:rsidRPr="005B5866" w:rsidRDefault="00A567CE" w:rsidP="00A567CE">
      <w:pPr>
        <w:pStyle w:val="ListParagraph"/>
        <w:numPr>
          <w:ilvl w:val="0"/>
          <w:numId w:val="25"/>
        </w:numPr>
        <w:rPr>
          <w:sz w:val="22"/>
          <w:szCs w:val="22"/>
        </w:rPr>
      </w:pPr>
      <w:r w:rsidRPr="005B5866">
        <w:rPr>
          <w:sz w:val="22"/>
          <w:szCs w:val="22"/>
        </w:rPr>
        <w:t xml:space="preserve">This section is for the customer to </w:t>
      </w:r>
      <w:r>
        <w:rPr>
          <w:sz w:val="22"/>
          <w:szCs w:val="22"/>
        </w:rPr>
        <w:t>delete</w:t>
      </w:r>
      <w:r w:rsidRPr="005B5866">
        <w:rPr>
          <w:sz w:val="22"/>
          <w:szCs w:val="22"/>
        </w:rPr>
        <w:t xml:space="preserve"> an already added </w:t>
      </w:r>
      <w:r w:rsidR="003C6B14">
        <w:rPr>
          <w:sz w:val="22"/>
          <w:szCs w:val="22"/>
        </w:rPr>
        <w:t xml:space="preserve">card </w:t>
      </w:r>
      <w:r w:rsidRPr="005B5866">
        <w:rPr>
          <w:sz w:val="22"/>
          <w:szCs w:val="22"/>
        </w:rPr>
        <w:t>beneficiary.</w:t>
      </w:r>
    </w:p>
    <w:p w14:paraId="3AD9A87B" w14:textId="0EFF4AF9" w:rsidR="00A567CE" w:rsidRDefault="00A567CE" w:rsidP="00A567CE">
      <w:pPr>
        <w:pStyle w:val="ListParagraph"/>
        <w:numPr>
          <w:ilvl w:val="0"/>
          <w:numId w:val="25"/>
        </w:numPr>
        <w:rPr>
          <w:sz w:val="22"/>
          <w:szCs w:val="22"/>
        </w:rPr>
      </w:pPr>
      <w:r>
        <w:rPr>
          <w:sz w:val="22"/>
          <w:szCs w:val="22"/>
        </w:rPr>
        <w:t xml:space="preserve">On click delete in the beneficiary list view or details screen, app will validate whether </w:t>
      </w:r>
      <w:r w:rsidR="00D93691">
        <w:rPr>
          <w:sz w:val="22"/>
          <w:szCs w:val="22"/>
        </w:rPr>
        <w:t>future transfer</w:t>
      </w:r>
      <w:r>
        <w:rPr>
          <w:sz w:val="22"/>
          <w:szCs w:val="22"/>
        </w:rPr>
        <w:t xml:space="preserve"> created for the respective beneficiary</w:t>
      </w:r>
    </w:p>
    <w:p w14:paraId="4B214821" w14:textId="77777777" w:rsidR="00A567CE" w:rsidRDefault="00A567CE" w:rsidP="00A567CE">
      <w:pPr>
        <w:pStyle w:val="ListParagraph"/>
        <w:numPr>
          <w:ilvl w:val="0"/>
          <w:numId w:val="25"/>
        </w:numPr>
        <w:rPr>
          <w:sz w:val="22"/>
          <w:szCs w:val="22"/>
        </w:rPr>
      </w:pPr>
      <w:r>
        <w:rPr>
          <w:sz w:val="22"/>
          <w:szCs w:val="22"/>
        </w:rPr>
        <w:t>If standing order is created, app will prompt a message “Standing order has been created for this beneficiary. Are you sure, you want to delete the standing order and beneficiary?” with Yes and No option.</w:t>
      </w:r>
    </w:p>
    <w:p w14:paraId="56D904D6" w14:textId="77777777" w:rsidR="00A567CE" w:rsidRDefault="00A567CE" w:rsidP="00A567CE">
      <w:pPr>
        <w:pStyle w:val="ListParagraph"/>
        <w:numPr>
          <w:ilvl w:val="1"/>
          <w:numId w:val="25"/>
        </w:numPr>
        <w:rPr>
          <w:sz w:val="22"/>
          <w:szCs w:val="22"/>
        </w:rPr>
      </w:pPr>
      <w:r>
        <w:rPr>
          <w:sz w:val="22"/>
          <w:szCs w:val="22"/>
        </w:rPr>
        <w:t>On select Yes, app will launch the authentication screen and on successful authentication, the standing order &amp; beneficiary will be deleted, and the following will be displayed:</w:t>
      </w:r>
    </w:p>
    <w:p w14:paraId="5E9B6054" w14:textId="77777777" w:rsidR="00A567CE" w:rsidRDefault="00A567CE" w:rsidP="00A567CE">
      <w:pPr>
        <w:pStyle w:val="ListParagraph"/>
        <w:numPr>
          <w:ilvl w:val="2"/>
          <w:numId w:val="25"/>
        </w:numPr>
        <w:rPr>
          <w:sz w:val="22"/>
          <w:szCs w:val="22"/>
        </w:rPr>
      </w:pPr>
      <w:r>
        <w:rPr>
          <w:sz w:val="22"/>
          <w:szCs w:val="22"/>
        </w:rPr>
        <w:t>Status – Success / Failure</w:t>
      </w:r>
    </w:p>
    <w:p w14:paraId="09CB6783" w14:textId="77777777" w:rsidR="00A567CE" w:rsidRDefault="00A567CE" w:rsidP="00A567CE">
      <w:pPr>
        <w:pStyle w:val="ListParagraph"/>
        <w:numPr>
          <w:ilvl w:val="2"/>
          <w:numId w:val="25"/>
        </w:numPr>
        <w:rPr>
          <w:sz w:val="22"/>
          <w:szCs w:val="22"/>
        </w:rPr>
      </w:pPr>
      <w:r>
        <w:rPr>
          <w:sz w:val="22"/>
          <w:szCs w:val="22"/>
        </w:rPr>
        <w:t>Status Description</w:t>
      </w:r>
    </w:p>
    <w:p w14:paraId="5B4EBCC4" w14:textId="77777777" w:rsidR="00A567CE" w:rsidRDefault="00A567CE" w:rsidP="00A567CE">
      <w:pPr>
        <w:pStyle w:val="ListParagraph"/>
        <w:numPr>
          <w:ilvl w:val="3"/>
          <w:numId w:val="25"/>
        </w:numPr>
        <w:rPr>
          <w:sz w:val="22"/>
          <w:szCs w:val="22"/>
        </w:rPr>
      </w:pPr>
      <w:r w:rsidRPr="005F5D5F">
        <w:rPr>
          <w:sz w:val="22"/>
          <w:szCs w:val="22"/>
        </w:rPr>
        <w:t xml:space="preserve">If beneficiary </w:t>
      </w:r>
      <w:r>
        <w:rPr>
          <w:sz w:val="22"/>
          <w:szCs w:val="22"/>
        </w:rPr>
        <w:t>deleted</w:t>
      </w:r>
      <w:r w:rsidRPr="005F5D5F">
        <w:rPr>
          <w:sz w:val="22"/>
          <w:szCs w:val="22"/>
        </w:rPr>
        <w:t xml:space="preserve"> “</w:t>
      </w:r>
      <w:r>
        <w:rPr>
          <w:sz w:val="22"/>
          <w:szCs w:val="22"/>
        </w:rPr>
        <w:t>Standing order cancelled and b</w:t>
      </w:r>
      <w:r w:rsidRPr="005F5D5F">
        <w:rPr>
          <w:sz w:val="22"/>
          <w:szCs w:val="22"/>
        </w:rPr>
        <w:t xml:space="preserve">eneficiary </w:t>
      </w:r>
      <w:r>
        <w:rPr>
          <w:sz w:val="22"/>
          <w:szCs w:val="22"/>
        </w:rPr>
        <w:t>deleted</w:t>
      </w:r>
      <w:r w:rsidRPr="005F5D5F">
        <w:rPr>
          <w:sz w:val="22"/>
          <w:szCs w:val="22"/>
        </w:rPr>
        <w:t xml:space="preserve"> successfully”</w:t>
      </w:r>
    </w:p>
    <w:p w14:paraId="76ACA389" w14:textId="77777777" w:rsidR="00A567CE" w:rsidRDefault="00A567CE" w:rsidP="00A567CE">
      <w:pPr>
        <w:pStyle w:val="ListParagraph"/>
        <w:numPr>
          <w:ilvl w:val="3"/>
          <w:numId w:val="25"/>
        </w:numPr>
        <w:rPr>
          <w:sz w:val="22"/>
          <w:szCs w:val="22"/>
        </w:rPr>
      </w:pPr>
      <w:r w:rsidRPr="005F5D5F">
        <w:rPr>
          <w:sz w:val="22"/>
          <w:szCs w:val="22"/>
        </w:rPr>
        <w:t xml:space="preserve">If beneficiary </w:t>
      </w:r>
      <w:r>
        <w:rPr>
          <w:sz w:val="22"/>
          <w:szCs w:val="22"/>
        </w:rPr>
        <w:t>deletion</w:t>
      </w:r>
      <w:r w:rsidRPr="005F5D5F">
        <w:rPr>
          <w:sz w:val="22"/>
          <w:szCs w:val="22"/>
        </w:rPr>
        <w:t xml:space="preserve"> failed “Error message based on scenarios configured” </w:t>
      </w:r>
    </w:p>
    <w:p w14:paraId="580AB408" w14:textId="77777777" w:rsidR="00A567CE" w:rsidRDefault="00A567CE" w:rsidP="00A567CE">
      <w:pPr>
        <w:pStyle w:val="ListParagraph"/>
        <w:numPr>
          <w:ilvl w:val="2"/>
          <w:numId w:val="25"/>
        </w:numPr>
        <w:rPr>
          <w:sz w:val="22"/>
          <w:szCs w:val="22"/>
        </w:rPr>
      </w:pPr>
      <w:r w:rsidRPr="00D666C7">
        <w:rPr>
          <w:sz w:val="22"/>
          <w:szCs w:val="22"/>
        </w:rPr>
        <w:t>Transaction Reference Number</w:t>
      </w:r>
    </w:p>
    <w:p w14:paraId="2DA97B16" w14:textId="77777777" w:rsidR="00A567CE" w:rsidRPr="0056715A" w:rsidRDefault="00A567CE" w:rsidP="00A567CE">
      <w:pPr>
        <w:pStyle w:val="ListParagraph"/>
        <w:numPr>
          <w:ilvl w:val="1"/>
          <w:numId w:val="25"/>
        </w:numPr>
        <w:rPr>
          <w:caps/>
          <w:spacing w:val="15"/>
          <w:sz w:val="24"/>
          <w:szCs w:val="24"/>
        </w:rPr>
      </w:pPr>
      <w:r w:rsidRPr="00D666C7">
        <w:rPr>
          <w:sz w:val="22"/>
          <w:szCs w:val="22"/>
        </w:rPr>
        <w:t>On select No, app will remain in the beneficiary list view or details screen.</w:t>
      </w:r>
    </w:p>
    <w:p w14:paraId="59E3CF36" w14:textId="77777777" w:rsidR="00A567CE" w:rsidRDefault="00A567CE" w:rsidP="00A567CE">
      <w:pPr>
        <w:pStyle w:val="ListParagraph"/>
        <w:numPr>
          <w:ilvl w:val="0"/>
          <w:numId w:val="25"/>
        </w:numPr>
        <w:rPr>
          <w:sz w:val="22"/>
          <w:szCs w:val="22"/>
        </w:rPr>
      </w:pPr>
      <w:r>
        <w:rPr>
          <w:sz w:val="22"/>
          <w:szCs w:val="22"/>
        </w:rPr>
        <w:t>If standing order is not created, app will prompt a message “Are you sure, you want to delete the beneficiary?” with Yes and No option.</w:t>
      </w:r>
    </w:p>
    <w:p w14:paraId="13912AC1" w14:textId="77777777" w:rsidR="00A567CE" w:rsidRDefault="00A567CE" w:rsidP="00A567CE">
      <w:pPr>
        <w:pStyle w:val="ListParagraph"/>
        <w:numPr>
          <w:ilvl w:val="1"/>
          <w:numId w:val="25"/>
        </w:numPr>
        <w:rPr>
          <w:sz w:val="22"/>
          <w:szCs w:val="22"/>
        </w:rPr>
      </w:pPr>
      <w:r>
        <w:rPr>
          <w:sz w:val="22"/>
          <w:szCs w:val="22"/>
        </w:rPr>
        <w:t>On select Yes, app will launch the authentication screen and on successful authentication, the beneficiary will be deleted, and the following will be displayed:</w:t>
      </w:r>
    </w:p>
    <w:p w14:paraId="4321E350" w14:textId="77777777" w:rsidR="00A567CE" w:rsidRDefault="00A567CE" w:rsidP="00A567CE">
      <w:pPr>
        <w:pStyle w:val="ListParagraph"/>
        <w:numPr>
          <w:ilvl w:val="2"/>
          <w:numId w:val="25"/>
        </w:numPr>
        <w:rPr>
          <w:sz w:val="22"/>
          <w:szCs w:val="22"/>
        </w:rPr>
      </w:pPr>
      <w:r>
        <w:rPr>
          <w:sz w:val="22"/>
          <w:szCs w:val="22"/>
        </w:rPr>
        <w:t>Status – Success / Failure</w:t>
      </w:r>
    </w:p>
    <w:p w14:paraId="061A4C8F" w14:textId="77777777" w:rsidR="00A567CE" w:rsidRDefault="00A567CE" w:rsidP="00A567CE">
      <w:pPr>
        <w:pStyle w:val="ListParagraph"/>
        <w:numPr>
          <w:ilvl w:val="2"/>
          <w:numId w:val="25"/>
        </w:numPr>
        <w:rPr>
          <w:sz w:val="22"/>
          <w:szCs w:val="22"/>
        </w:rPr>
      </w:pPr>
      <w:r>
        <w:rPr>
          <w:sz w:val="22"/>
          <w:szCs w:val="22"/>
        </w:rPr>
        <w:t>Status Description</w:t>
      </w:r>
    </w:p>
    <w:p w14:paraId="39F7AAEB" w14:textId="77777777" w:rsidR="00A567CE" w:rsidRDefault="00A567CE" w:rsidP="00A567CE">
      <w:pPr>
        <w:pStyle w:val="ListParagraph"/>
        <w:numPr>
          <w:ilvl w:val="3"/>
          <w:numId w:val="25"/>
        </w:numPr>
        <w:rPr>
          <w:sz w:val="22"/>
          <w:szCs w:val="22"/>
        </w:rPr>
      </w:pPr>
      <w:r w:rsidRPr="005F5D5F">
        <w:rPr>
          <w:sz w:val="22"/>
          <w:szCs w:val="22"/>
        </w:rPr>
        <w:t xml:space="preserve">If beneficiary </w:t>
      </w:r>
      <w:r>
        <w:rPr>
          <w:sz w:val="22"/>
          <w:szCs w:val="22"/>
        </w:rPr>
        <w:t>deleted</w:t>
      </w:r>
      <w:r w:rsidRPr="005F5D5F">
        <w:rPr>
          <w:sz w:val="22"/>
          <w:szCs w:val="22"/>
        </w:rPr>
        <w:t xml:space="preserve"> “Beneficiary </w:t>
      </w:r>
      <w:r>
        <w:rPr>
          <w:sz w:val="22"/>
          <w:szCs w:val="22"/>
        </w:rPr>
        <w:t>deleted</w:t>
      </w:r>
      <w:r w:rsidRPr="005F5D5F">
        <w:rPr>
          <w:sz w:val="22"/>
          <w:szCs w:val="22"/>
        </w:rPr>
        <w:t xml:space="preserve"> successfully”</w:t>
      </w:r>
    </w:p>
    <w:p w14:paraId="6D64D036" w14:textId="77777777" w:rsidR="00A567CE" w:rsidRDefault="00A567CE" w:rsidP="00A567CE">
      <w:pPr>
        <w:pStyle w:val="ListParagraph"/>
        <w:numPr>
          <w:ilvl w:val="3"/>
          <w:numId w:val="25"/>
        </w:numPr>
        <w:rPr>
          <w:sz w:val="22"/>
          <w:szCs w:val="22"/>
        </w:rPr>
      </w:pPr>
      <w:r w:rsidRPr="005F5D5F">
        <w:rPr>
          <w:sz w:val="22"/>
          <w:szCs w:val="22"/>
        </w:rPr>
        <w:t xml:space="preserve">If beneficiary </w:t>
      </w:r>
      <w:r>
        <w:rPr>
          <w:sz w:val="22"/>
          <w:szCs w:val="22"/>
        </w:rPr>
        <w:t>deletion</w:t>
      </w:r>
      <w:r w:rsidRPr="005F5D5F">
        <w:rPr>
          <w:sz w:val="22"/>
          <w:szCs w:val="22"/>
        </w:rPr>
        <w:t xml:space="preserve"> failed “Error message based on scenarios configured” </w:t>
      </w:r>
    </w:p>
    <w:p w14:paraId="4F949576" w14:textId="77777777" w:rsidR="00A567CE" w:rsidRDefault="00A567CE" w:rsidP="00A567CE">
      <w:pPr>
        <w:pStyle w:val="ListParagraph"/>
        <w:numPr>
          <w:ilvl w:val="2"/>
          <w:numId w:val="25"/>
        </w:numPr>
        <w:rPr>
          <w:sz w:val="22"/>
          <w:szCs w:val="22"/>
        </w:rPr>
      </w:pPr>
      <w:r w:rsidRPr="00D666C7">
        <w:rPr>
          <w:sz w:val="22"/>
          <w:szCs w:val="22"/>
        </w:rPr>
        <w:t>Transaction Reference Number</w:t>
      </w:r>
    </w:p>
    <w:p w14:paraId="1236B4CC" w14:textId="77777777" w:rsidR="00A567CE" w:rsidRPr="0056715A" w:rsidRDefault="00A567CE" w:rsidP="00A567CE">
      <w:pPr>
        <w:pStyle w:val="ListParagraph"/>
        <w:numPr>
          <w:ilvl w:val="1"/>
          <w:numId w:val="25"/>
        </w:numPr>
        <w:rPr>
          <w:caps/>
          <w:spacing w:val="15"/>
          <w:sz w:val="24"/>
          <w:szCs w:val="24"/>
        </w:rPr>
      </w:pPr>
      <w:r w:rsidRPr="00D666C7">
        <w:rPr>
          <w:sz w:val="22"/>
          <w:szCs w:val="22"/>
        </w:rPr>
        <w:t>On select No, app will remain in the beneficiary list view or details screen.</w:t>
      </w:r>
    </w:p>
    <w:p w14:paraId="57C2C349" w14:textId="77777777" w:rsidR="00A567CE" w:rsidRDefault="00A567CE" w:rsidP="00A567CE">
      <w:pPr>
        <w:ind w:firstLine="360"/>
        <w:rPr>
          <w:b/>
          <w:bCs/>
          <w:sz w:val="22"/>
          <w:szCs w:val="22"/>
        </w:rPr>
      </w:pPr>
      <w:r w:rsidRPr="00412260">
        <w:rPr>
          <w:b/>
          <w:bCs/>
          <w:sz w:val="22"/>
          <w:szCs w:val="22"/>
        </w:rPr>
        <w:t xml:space="preserve">APIs: </w:t>
      </w:r>
    </w:p>
    <w:p w14:paraId="65CAA4CE" w14:textId="77777777" w:rsidR="00A567CE" w:rsidRDefault="00A567CE" w:rsidP="00A567CE">
      <w:pPr>
        <w:pStyle w:val="ListParagraph"/>
        <w:numPr>
          <w:ilvl w:val="0"/>
          <w:numId w:val="13"/>
        </w:numPr>
        <w:rPr>
          <w:sz w:val="22"/>
          <w:szCs w:val="22"/>
        </w:rPr>
      </w:pPr>
      <w:r>
        <w:rPr>
          <w:sz w:val="22"/>
          <w:szCs w:val="22"/>
        </w:rPr>
        <w:t>The app will invoke the delete beneficiary API.</w:t>
      </w:r>
    </w:p>
    <w:p w14:paraId="2A215225" w14:textId="77777777" w:rsidR="00A567CE" w:rsidRDefault="00A567CE" w:rsidP="00A567CE">
      <w:pPr>
        <w:pStyle w:val="ListParagraph"/>
        <w:numPr>
          <w:ilvl w:val="0"/>
          <w:numId w:val="13"/>
        </w:numPr>
        <w:rPr>
          <w:sz w:val="22"/>
          <w:szCs w:val="22"/>
        </w:rPr>
      </w:pPr>
      <w:r>
        <w:rPr>
          <w:sz w:val="22"/>
          <w:szCs w:val="22"/>
        </w:rPr>
        <w:t>The app will invoke standing order deletion API.</w:t>
      </w:r>
    </w:p>
    <w:p w14:paraId="733EF024" w14:textId="645092CF" w:rsidR="009E13AD" w:rsidRDefault="009E13AD" w:rsidP="004A1F71">
      <w:pPr>
        <w:pStyle w:val="Heading2"/>
        <w:numPr>
          <w:ilvl w:val="1"/>
          <w:numId w:val="4"/>
        </w:numPr>
        <w:tabs>
          <w:tab w:val="left" w:pos="990"/>
        </w:tabs>
        <w:rPr>
          <w:rFonts w:cstheme="minorHAnsi"/>
          <w:sz w:val="24"/>
          <w:szCs w:val="24"/>
        </w:rPr>
      </w:pPr>
      <w:bookmarkStart w:id="97" w:name="_Toc117274621"/>
      <w:r w:rsidRPr="004A1F71">
        <w:rPr>
          <w:sz w:val="24"/>
          <w:szCs w:val="24"/>
        </w:rPr>
        <w:lastRenderedPageBreak/>
        <w:t>Card Payments</w:t>
      </w:r>
      <w:bookmarkEnd w:id="97"/>
    </w:p>
    <w:p w14:paraId="508F8AF1" w14:textId="77777777" w:rsidR="009E13AD" w:rsidRDefault="009E13AD" w:rsidP="009E13AD">
      <w:pPr>
        <w:pStyle w:val="ListParagraph"/>
        <w:numPr>
          <w:ilvl w:val="0"/>
          <w:numId w:val="13"/>
        </w:numPr>
        <w:rPr>
          <w:sz w:val="22"/>
          <w:szCs w:val="22"/>
        </w:rPr>
      </w:pPr>
      <w:r w:rsidRPr="00816B83">
        <w:rPr>
          <w:sz w:val="22"/>
          <w:szCs w:val="22"/>
        </w:rPr>
        <w:t xml:space="preserve">This section is for the customer to </w:t>
      </w:r>
      <w:r>
        <w:rPr>
          <w:sz w:val="22"/>
          <w:szCs w:val="22"/>
        </w:rPr>
        <w:t>transfer funds to</w:t>
      </w:r>
      <w:r w:rsidRPr="00816B83">
        <w:rPr>
          <w:sz w:val="22"/>
          <w:szCs w:val="22"/>
        </w:rPr>
        <w:t xml:space="preserve"> the </w:t>
      </w:r>
      <w:r>
        <w:rPr>
          <w:sz w:val="22"/>
          <w:szCs w:val="22"/>
        </w:rPr>
        <w:t>own / other added cards</w:t>
      </w:r>
      <w:r w:rsidRPr="00816B83">
        <w:rPr>
          <w:sz w:val="22"/>
          <w:szCs w:val="22"/>
        </w:rPr>
        <w:t>.</w:t>
      </w:r>
    </w:p>
    <w:p w14:paraId="2DD20EC0" w14:textId="77777777" w:rsidR="009E13AD" w:rsidRDefault="009E13AD" w:rsidP="009E13AD">
      <w:pPr>
        <w:pStyle w:val="ListParagraph"/>
        <w:numPr>
          <w:ilvl w:val="0"/>
          <w:numId w:val="13"/>
        </w:numPr>
        <w:rPr>
          <w:sz w:val="22"/>
          <w:szCs w:val="22"/>
        </w:rPr>
      </w:pPr>
      <w:r>
        <w:rPr>
          <w:sz w:val="22"/>
          <w:szCs w:val="22"/>
        </w:rPr>
        <w:t>The user can transfer funds to the following beneficiary types:</w:t>
      </w:r>
    </w:p>
    <w:p w14:paraId="6E8CB55D" w14:textId="77777777" w:rsidR="009E13AD" w:rsidRDefault="009E13AD" w:rsidP="009E13AD">
      <w:pPr>
        <w:pStyle w:val="ListParagraph"/>
        <w:numPr>
          <w:ilvl w:val="1"/>
          <w:numId w:val="13"/>
        </w:numPr>
        <w:rPr>
          <w:sz w:val="22"/>
          <w:szCs w:val="22"/>
        </w:rPr>
      </w:pPr>
      <w:r>
        <w:rPr>
          <w:sz w:val="22"/>
          <w:szCs w:val="22"/>
        </w:rPr>
        <w:t>Within Own cards (Will not be added in the beneficiary)</w:t>
      </w:r>
    </w:p>
    <w:p w14:paraId="271693EB" w14:textId="77777777" w:rsidR="009E13AD" w:rsidRPr="00816B83" w:rsidRDefault="009E13AD" w:rsidP="009E13AD">
      <w:pPr>
        <w:pStyle w:val="ListParagraph"/>
        <w:numPr>
          <w:ilvl w:val="1"/>
          <w:numId w:val="13"/>
        </w:numPr>
        <w:rPr>
          <w:sz w:val="22"/>
          <w:szCs w:val="22"/>
        </w:rPr>
      </w:pPr>
      <w:r w:rsidRPr="00816B83">
        <w:rPr>
          <w:sz w:val="22"/>
          <w:szCs w:val="22"/>
        </w:rPr>
        <w:t xml:space="preserve">Within </w:t>
      </w:r>
      <w:r>
        <w:rPr>
          <w:rFonts w:cstheme="minorHAnsi"/>
          <w:sz w:val="22"/>
          <w:szCs w:val="22"/>
        </w:rPr>
        <w:t xml:space="preserve">Al </w:t>
      </w:r>
      <w:r w:rsidRPr="00816B83">
        <w:rPr>
          <w:sz w:val="22"/>
          <w:szCs w:val="22"/>
        </w:rPr>
        <w:t>Masraf</w:t>
      </w:r>
      <w:r>
        <w:rPr>
          <w:sz w:val="22"/>
          <w:szCs w:val="22"/>
        </w:rPr>
        <w:t xml:space="preserve"> cards</w:t>
      </w:r>
    </w:p>
    <w:p w14:paraId="28355DD6" w14:textId="77777777" w:rsidR="009E13AD" w:rsidRPr="00816B83" w:rsidRDefault="009E13AD" w:rsidP="009E13AD">
      <w:pPr>
        <w:pStyle w:val="ListParagraph"/>
        <w:numPr>
          <w:ilvl w:val="1"/>
          <w:numId w:val="13"/>
        </w:numPr>
        <w:rPr>
          <w:sz w:val="22"/>
          <w:szCs w:val="22"/>
        </w:rPr>
      </w:pPr>
      <w:r w:rsidRPr="00816B83">
        <w:rPr>
          <w:sz w:val="22"/>
          <w:szCs w:val="22"/>
        </w:rPr>
        <w:t>Within UAE</w:t>
      </w:r>
      <w:r w:rsidRPr="00AD51AA">
        <w:rPr>
          <w:sz w:val="22"/>
          <w:szCs w:val="22"/>
        </w:rPr>
        <w:t xml:space="preserve"> </w:t>
      </w:r>
      <w:r>
        <w:rPr>
          <w:sz w:val="22"/>
          <w:szCs w:val="22"/>
        </w:rPr>
        <w:t>cards</w:t>
      </w:r>
    </w:p>
    <w:p w14:paraId="225DAED0" w14:textId="77777777" w:rsidR="009E13AD" w:rsidRDefault="009E13AD" w:rsidP="009E13AD">
      <w:pPr>
        <w:pStyle w:val="Heading3"/>
        <w:numPr>
          <w:ilvl w:val="2"/>
          <w:numId w:val="4"/>
        </w:numPr>
        <w:rPr>
          <w:sz w:val="24"/>
          <w:szCs w:val="24"/>
        </w:rPr>
      </w:pPr>
      <w:bookmarkStart w:id="98" w:name="_Toc117274622"/>
      <w:r w:rsidRPr="00BA67E9">
        <w:rPr>
          <w:sz w:val="24"/>
          <w:szCs w:val="24"/>
        </w:rPr>
        <w:t>Within Own Accounts</w:t>
      </w:r>
      <w:bookmarkEnd w:id="98"/>
    </w:p>
    <w:p w14:paraId="7F0833C1" w14:textId="77777777" w:rsidR="009E13AD" w:rsidRPr="00FB6F39" w:rsidRDefault="009E13AD" w:rsidP="009E13AD">
      <w:pPr>
        <w:ind w:firstLine="360"/>
        <w:rPr>
          <w:sz w:val="22"/>
          <w:szCs w:val="22"/>
        </w:rPr>
      </w:pPr>
      <w:r w:rsidRPr="00FB6F39">
        <w:rPr>
          <w:b/>
          <w:bCs/>
          <w:sz w:val="22"/>
          <w:szCs w:val="22"/>
        </w:rPr>
        <w:t>Navigations:</w:t>
      </w:r>
      <w:r w:rsidRPr="00FB6F39">
        <w:rPr>
          <w:sz w:val="22"/>
          <w:szCs w:val="22"/>
        </w:rPr>
        <w:t xml:space="preserve"> Login -&gt; Menu -&gt; Transfers -&gt; </w:t>
      </w:r>
      <w:r>
        <w:rPr>
          <w:sz w:val="22"/>
          <w:szCs w:val="22"/>
        </w:rPr>
        <w:t>Card Payment Within Own Accounts</w:t>
      </w:r>
    </w:p>
    <w:p w14:paraId="78B67D47" w14:textId="77777777" w:rsidR="009E13AD" w:rsidRDefault="009E13AD" w:rsidP="009E13AD">
      <w:pPr>
        <w:pStyle w:val="ListParagraph"/>
        <w:numPr>
          <w:ilvl w:val="0"/>
          <w:numId w:val="13"/>
        </w:numPr>
        <w:rPr>
          <w:sz w:val="22"/>
          <w:szCs w:val="22"/>
        </w:rPr>
      </w:pPr>
      <w:r>
        <w:rPr>
          <w:sz w:val="22"/>
          <w:szCs w:val="22"/>
        </w:rPr>
        <w:t>This section is for the customer to pay own card bills.</w:t>
      </w:r>
    </w:p>
    <w:p w14:paraId="0BF10AE7" w14:textId="77777777" w:rsidR="009E13AD" w:rsidRPr="006803C9" w:rsidRDefault="009E13AD" w:rsidP="009E13AD">
      <w:pPr>
        <w:ind w:left="360"/>
        <w:rPr>
          <w:b/>
          <w:bCs/>
          <w:sz w:val="24"/>
          <w:szCs w:val="24"/>
        </w:rPr>
      </w:pPr>
      <w:r w:rsidRPr="006803C9">
        <w:rPr>
          <w:b/>
          <w:bCs/>
          <w:sz w:val="24"/>
          <w:szCs w:val="24"/>
        </w:rPr>
        <w:t>Screen 1:</w:t>
      </w:r>
    </w:p>
    <w:p w14:paraId="393BE801" w14:textId="77777777" w:rsidR="009E13AD" w:rsidRDefault="009E13AD" w:rsidP="009E13AD">
      <w:pPr>
        <w:pStyle w:val="ListParagraph"/>
        <w:numPr>
          <w:ilvl w:val="0"/>
          <w:numId w:val="13"/>
        </w:numPr>
        <w:rPr>
          <w:sz w:val="22"/>
          <w:szCs w:val="22"/>
        </w:rPr>
      </w:pPr>
      <w:r w:rsidRPr="00761DB7">
        <w:rPr>
          <w:sz w:val="22"/>
          <w:szCs w:val="22"/>
        </w:rPr>
        <w:t xml:space="preserve">This feature will be applicable only when </w:t>
      </w:r>
      <w:r>
        <w:rPr>
          <w:sz w:val="22"/>
          <w:szCs w:val="22"/>
        </w:rPr>
        <w:t>user</w:t>
      </w:r>
      <w:r w:rsidRPr="00761DB7">
        <w:rPr>
          <w:sz w:val="22"/>
          <w:szCs w:val="22"/>
        </w:rPr>
        <w:t xml:space="preserve"> have </w:t>
      </w:r>
      <w:r>
        <w:rPr>
          <w:sz w:val="22"/>
          <w:szCs w:val="22"/>
        </w:rPr>
        <w:t>an Al Masraf card</w:t>
      </w:r>
      <w:r w:rsidRPr="00761DB7">
        <w:rPr>
          <w:sz w:val="22"/>
          <w:szCs w:val="22"/>
        </w:rPr>
        <w:t xml:space="preserve">. </w:t>
      </w:r>
    </w:p>
    <w:p w14:paraId="4A404F05" w14:textId="77777777" w:rsidR="009E13AD" w:rsidRDefault="009E13AD" w:rsidP="009E13AD">
      <w:pPr>
        <w:pStyle w:val="ListParagraph"/>
        <w:numPr>
          <w:ilvl w:val="0"/>
          <w:numId w:val="13"/>
        </w:numPr>
        <w:rPr>
          <w:sz w:val="22"/>
          <w:szCs w:val="22"/>
        </w:rPr>
      </w:pPr>
      <w:r>
        <w:rPr>
          <w:sz w:val="22"/>
          <w:szCs w:val="22"/>
        </w:rPr>
        <w:t>By default, the primary account should be selected in the From Account and user will have the option to select other account from dropdown.</w:t>
      </w:r>
    </w:p>
    <w:p w14:paraId="202458CC" w14:textId="77777777" w:rsidR="009E13AD" w:rsidRDefault="009E13AD" w:rsidP="009E13AD">
      <w:pPr>
        <w:pStyle w:val="ListParagraph"/>
        <w:numPr>
          <w:ilvl w:val="0"/>
          <w:numId w:val="13"/>
        </w:numPr>
        <w:rPr>
          <w:sz w:val="22"/>
          <w:szCs w:val="22"/>
        </w:rPr>
      </w:pPr>
      <w:r>
        <w:rPr>
          <w:sz w:val="22"/>
          <w:szCs w:val="22"/>
        </w:rPr>
        <w:t xml:space="preserve">On select the </w:t>
      </w:r>
      <w:proofErr w:type="spellStart"/>
      <w:r>
        <w:rPr>
          <w:sz w:val="22"/>
          <w:szCs w:val="22"/>
        </w:rPr>
        <w:t>to</w:t>
      </w:r>
      <w:proofErr w:type="spellEnd"/>
      <w:r>
        <w:rPr>
          <w:sz w:val="22"/>
          <w:szCs w:val="22"/>
        </w:rPr>
        <w:t xml:space="preserve"> account dropdown, list of own cards</w:t>
      </w:r>
      <w:r w:rsidRPr="00F73FBC">
        <w:rPr>
          <w:sz w:val="22"/>
          <w:szCs w:val="22"/>
        </w:rPr>
        <w:t xml:space="preserve"> will be displayed on </w:t>
      </w:r>
      <w:r>
        <w:rPr>
          <w:sz w:val="22"/>
          <w:szCs w:val="22"/>
        </w:rPr>
        <w:t xml:space="preserve">the </w:t>
      </w:r>
      <w:r w:rsidRPr="00F73FBC">
        <w:rPr>
          <w:sz w:val="22"/>
          <w:szCs w:val="22"/>
        </w:rPr>
        <w:t xml:space="preserve">dropdown. On select a </w:t>
      </w:r>
      <w:r>
        <w:rPr>
          <w:sz w:val="22"/>
          <w:szCs w:val="22"/>
        </w:rPr>
        <w:t>card number,</w:t>
      </w:r>
      <w:r w:rsidRPr="00F73FBC">
        <w:rPr>
          <w:sz w:val="22"/>
          <w:szCs w:val="22"/>
        </w:rPr>
        <w:t xml:space="preserve"> the </w:t>
      </w:r>
      <w:r>
        <w:rPr>
          <w:sz w:val="22"/>
          <w:szCs w:val="22"/>
        </w:rPr>
        <w:t>Embossed</w:t>
      </w:r>
      <w:r w:rsidRPr="00F73FBC">
        <w:rPr>
          <w:sz w:val="22"/>
          <w:szCs w:val="22"/>
        </w:rPr>
        <w:t xml:space="preserve"> Name will be displayed on the field</w:t>
      </w:r>
      <w:r>
        <w:rPr>
          <w:sz w:val="22"/>
          <w:szCs w:val="22"/>
        </w:rPr>
        <w:t>, whereas Card Number</w:t>
      </w:r>
      <w:r w:rsidRPr="00F73FBC">
        <w:rPr>
          <w:sz w:val="22"/>
          <w:szCs w:val="22"/>
        </w:rPr>
        <w:t xml:space="preserve"> and </w:t>
      </w:r>
      <w:r>
        <w:rPr>
          <w:sz w:val="22"/>
          <w:szCs w:val="22"/>
        </w:rPr>
        <w:t>Card</w:t>
      </w:r>
      <w:r w:rsidRPr="00F73FBC">
        <w:rPr>
          <w:sz w:val="22"/>
          <w:szCs w:val="22"/>
        </w:rPr>
        <w:t xml:space="preserve"> Currency will be displayed below the dropdown field.</w:t>
      </w:r>
    </w:p>
    <w:p w14:paraId="2D6F45C1" w14:textId="77777777" w:rsidR="009E13AD" w:rsidRDefault="009E13AD" w:rsidP="009E13AD">
      <w:pPr>
        <w:pStyle w:val="ListParagraph"/>
        <w:numPr>
          <w:ilvl w:val="0"/>
          <w:numId w:val="13"/>
        </w:numPr>
        <w:rPr>
          <w:sz w:val="22"/>
          <w:szCs w:val="22"/>
        </w:rPr>
      </w:pPr>
      <w:r>
        <w:rPr>
          <w:sz w:val="22"/>
          <w:szCs w:val="22"/>
        </w:rPr>
        <w:t>User can transfer in both From Account and Beneficiary Account currency.  By default, the beneficiary account currency will be selected.</w:t>
      </w:r>
    </w:p>
    <w:p w14:paraId="20D3C712" w14:textId="77777777" w:rsidR="009E13AD" w:rsidRDefault="009E13AD" w:rsidP="009E13AD">
      <w:pPr>
        <w:pStyle w:val="ListParagraph"/>
        <w:numPr>
          <w:ilvl w:val="0"/>
          <w:numId w:val="13"/>
        </w:numPr>
        <w:rPr>
          <w:sz w:val="22"/>
          <w:szCs w:val="22"/>
        </w:rPr>
      </w:pPr>
      <w:r>
        <w:rPr>
          <w:sz w:val="22"/>
          <w:szCs w:val="22"/>
        </w:rPr>
        <w:t>The forex exchanges will be applicable only when the From and beneficiary account are in different currencies.</w:t>
      </w:r>
    </w:p>
    <w:p w14:paraId="7788BBBA" w14:textId="77777777" w:rsidR="009E13AD" w:rsidRPr="000931AC" w:rsidRDefault="009E13AD" w:rsidP="009E13AD">
      <w:pPr>
        <w:pStyle w:val="ListParagraph"/>
        <w:numPr>
          <w:ilvl w:val="0"/>
          <w:numId w:val="13"/>
        </w:numPr>
        <w:rPr>
          <w:sz w:val="22"/>
          <w:szCs w:val="22"/>
        </w:rPr>
      </w:pPr>
      <w:r w:rsidRPr="000931AC">
        <w:rPr>
          <w:sz w:val="22"/>
          <w:szCs w:val="22"/>
        </w:rPr>
        <w:t>User can choose one of the following options:</w:t>
      </w:r>
    </w:p>
    <w:p w14:paraId="5396C5A1" w14:textId="77777777" w:rsidR="009E13AD" w:rsidRPr="000931AC" w:rsidRDefault="009E13AD" w:rsidP="009E13AD">
      <w:pPr>
        <w:pStyle w:val="ListParagraph"/>
        <w:numPr>
          <w:ilvl w:val="1"/>
          <w:numId w:val="13"/>
        </w:numPr>
        <w:rPr>
          <w:sz w:val="22"/>
          <w:szCs w:val="22"/>
        </w:rPr>
      </w:pPr>
      <w:r w:rsidRPr="000931AC">
        <w:rPr>
          <w:sz w:val="22"/>
          <w:szCs w:val="22"/>
        </w:rPr>
        <w:t>Total Due Amount</w:t>
      </w:r>
    </w:p>
    <w:p w14:paraId="5A28A374" w14:textId="77777777" w:rsidR="009E13AD" w:rsidRPr="000931AC" w:rsidRDefault="009E13AD" w:rsidP="009E13AD">
      <w:pPr>
        <w:pStyle w:val="ListParagraph"/>
        <w:numPr>
          <w:ilvl w:val="1"/>
          <w:numId w:val="13"/>
        </w:numPr>
        <w:rPr>
          <w:sz w:val="22"/>
          <w:szCs w:val="22"/>
        </w:rPr>
      </w:pPr>
      <w:r w:rsidRPr="000931AC">
        <w:rPr>
          <w:sz w:val="22"/>
          <w:szCs w:val="22"/>
        </w:rPr>
        <w:t>Minimum Due Amount</w:t>
      </w:r>
    </w:p>
    <w:p w14:paraId="64137D8B" w14:textId="77777777" w:rsidR="009E13AD" w:rsidRPr="000931AC" w:rsidRDefault="009E13AD" w:rsidP="009E13AD">
      <w:pPr>
        <w:pStyle w:val="ListParagraph"/>
        <w:numPr>
          <w:ilvl w:val="1"/>
          <w:numId w:val="13"/>
        </w:numPr>
        <w:rPr>
          <w:sz w:val="22"/>
          <w:szCs w:val="22"/>
        </w:rPr>
      </w:pPr>
      <w:r w:rsidRPr="000931AC">
        <w:rPr>
          <w:sz w:val="22"/>
          <w:szCs w:val="22"/>
        </w:rPr>
        <w:t>Total Outstanding</w:t>
      </w:r>
    </w:p>
    <w:p w14:paraId="5AC4269F" w14:textId="77777777" w:rsidR="009E13AD" w:rsidRPr="000931AC" w:rsidRDefault="009E13AD" w:rsidP="009E13AD">
      <w:pPr>
        <w:pStyle w:val="ListParagraph"/>
        <w:numPr>
          <w:ilvl w:val="1"/>
          <w:numId w:val="13"/>
        </w:numPr>
        <w:rPr>
          <w:sz w:val="22"/>
          <w:szCs w:val="22"/>
        </w:rPr>
      </w:pPr>
      <w:r w:rsidRPr="000931AC">
        <w:rPr>
          <w:sz w:val="22"/>
          <w:szCs w:val="22"/>
        </w:rPr>
        <w:t>Others</w:t>
      </w:r>
    </w:p>
    <w:p w14:paraId="320A7588" w14:textId="77777777" w:rsidR="009E13AD" w:rsidRDefault="009E13AD" w:rsidP="009E13AD">
      <w:pPr>
        <w:pStyle w:val="ListParagraph"/>
        <w:numPr>
          <w:ilvl w:val="2"/>
          <w:numId w:val="13"/>
        </w:numPr>
        <w:rPr>
          <w:sz w:val="22"/>
          <w:szCs w:val="22"/>
        </w:rPr>
      </w:pPr>
      <w:r w:rsidRPr="000931AC">
        <w:rPr>
          <w:sz w:val="22"/>
          <w:szCs w:val="22"/>
        </w:rPr>
        <w:t xml:space="preserve">If the first 3 options are selected, the amount field will be prefilled and disabled. </w:t>
      </w:r>
    </w:p>
    <w:p w14:paraId="564BBF17" w14:textId="77777777" w:rsidR="009E13AD" w:rsidRDefault="009E13AD" w:rsidP="009E13AD">
      <w:pPr>
        <w:pStyle w:val="ListParagraph"/>
        <w:numPr>
          <w:ilvl w:val="2"/>
          <w:numId w:val="13"/>
        </w:numPr>
        <w:rPr>
          <w:sz w:val="22"/>
          <w:szCs w:val="22"/>
        </w:rPr>
      </w:pPr>
      <w:r w:rsidRPr="000931AC">
        <w:rPr>
          <w:sz w:val="22"/>
          <w:szCs w:val="22"/>
        </w:rPr>
        <w:t xml:space="preserve">If others, the amount field will be enabled, and the amount should not exceed the total outstanding and it should not </w:t>
      </w:r>
      <w:r>
        <w:rPr>
          <w:sz w:val="22"/>
          <w:szCs w:val="22"/>
        </w:rPr>
        <w:t>be allowed to proceed further if there is no outstanding amount.</w:t>
      </w:r>
    </w:p>
    <w:p w14:paraId="32EEC9A5" w14:textId="77777777" w:rsidR="009E13AD" w:rsidRDefault="009E13AD" w:rsidP="009E13AD">
      <w:pPr>
        <w:pStyle w:val="ListParagraph"/>
        <w:numPr>
          <w:ilvl w:val="0"/>
          <w:numId w:val="13"/>
        </w:numPr>
        <w:rPr>
          <w:sz w:val="22"/>
          <w:szCs w:val="22"/>
        </w:rPr>
      </w:pPr>
      <w:r>
        <w:rPr>
          <w:sz w:val="22"/>
          <w:szCs w:val="22"/>
        </w:rPr>
        <w:t>If the Future Dated transaction is selected, the transaction date will be displayed, and user needs to select a future date. If it’s a future dated transaction, the transaction details will be stored on the MADP table and on the actual date, a schedule will run and post the fund transfer request to T24.</w:t>
      </w:r>
    </w:p>
    <w:p w14:paraId="49FA0889" w14:textId="77777777" w:rsidR="009E13AD" w:rsidRPr="00761DB7" w:rsidRDefault="009E13AD" w:rsidP="009E13AD">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9E13AD" w14:paraId="22535784"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8264F28" w14:textId="77777777" w:rsidR="009E13AD" w:rsidRDefault="009E13AD" w:rsidP="005436F9">
            <w:proofErr w:type="gramStart"/>
            <w:r>
              <w:rPr>
                <w:rFonts w:ascii="Calibri" w:hAnsi="Calibri" w:cs="Calibri"/>
                <w:b w:val="0"/>
                <w:bCs w:val="0"/>
                <w:color w:val="FFFFFF"/>
              </w:rPr>
              <w:t>#.No</w:t>
            </w:r>
            <w:proofErr w:type="gramEnd"/>
          </w:p>
        </w:tc>
        <w:tc>
          <w:tcPr>
            <w:tcW w:w="1461" w:type="dxa"/>
          </w:tcPr>
          <w:p w14:paraId="10B76DC7"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67FB2044"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2811BAA7"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4B326C5D"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68740180"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456A83E9"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E13AD" w14:paraId="20885A2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2511C92" w14:textId="77777777" w:rsidR="009E13AD" w:rsidRPr="001A09D4" w:rsidRDefault="009E13AD" w:rsidP="005436F9">
            <w:pPr>
              <w:pStyle w:val="ListParagraph"/>
              <w:numPr>
                <w:ilvl w:val="0"/>
                <w:numId w:val="33"/>
              </w:numPr>
              <w:spacing w:before="60"/>
              <w:contextualSpacing w:val="0"/>
              <w:jc w:val="both"/>
            </w:pPr>
          </w:p>
        </w:tc>
        <w:tc>
          <w:tcPr>
            <w:tcW w:w="1461" w:type="dxa"/>
          </w:tcPr>
          <w:p w14:paraId="2CC2010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231" w:type="dxa"/>
          </w:tcPr>
          <w:p w14:paraId="29AE4A4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1E644C6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08D2DCC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1C6BEF2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73C325A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 xml:space="preserve">By default, the primary account should be selected. </w:t>
            </w:r>
            <w:r>
              <w:br/>
            </w:r>
            <w:r>
              <w:br/>
            </w:r>
            <w:r>
              <w:lastRenderedPageBreak/>
              <w:t>If only one account is there, it should be defaulted.</w:t>
            </w:r>
          </w:p>
        </w:tc>
      </w:tr>
      <w:tr w:rsidR="009E13AD" w14:paraId="04984BC8"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29F64B2D" w14:textId="77777777" w:rsidR="009E13AD" w:rsidRPr="001A09D4" w:rsidRDefault="009E13AD" w:rsidP="005436F9">
            <w:pPr>
              <w:pStyle w:val="ListParagraph"/>
              <w:numPr>
                <w:ilvl w:val="0"/>
                <w:numId w:val="33"/>
              </w:numPr>
              <w:spacing w:before="60"/>
              <w:contextualSpacing w:val="0"/>
              <w:jc w:val="both"/>
            </w:pPr>
          </w:p>
        </w:tc>
        <w:tc>
          <w:tcPr>
            <w:tcW w:w="1461" w:type="dxa"/>
          </w:tcPr>
          <w:p w14:paraId="68AED71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 Card</w:t>
            </w:r>
          </w:p>
        </w:tc>
        <w:tc>
          <w:tcPr>
            <w:tcW w:w="1231" w:type="dxa"/>
          </w:tcPr>
          <w:p w14:paraId="167F3E3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2A8387A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12F89F5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6705758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577A298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 xml:space="preserve">Beneficiaries will be displayed on dropdown. On select </w:t>
            </w:r>
            <w:proofErr w:type="gramStart"/>
            <w:r>
              <w:t>an</w:t>
            </w:r>
            <w:proofErr w:type="gramEnd"/>
            <w:r>
              <w:t xml:space="preserve"> beneficiary, the card Number will be displayed on the field.</w:t>
            </w:r>
          </w:p>
        </w:tc>
      </w:tr>
      <w:tr w:rsidR="009E13AD" w14:paraId="4EA8BC9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19FF76B" w14:textId="77777777" w:rsidR="009E13AD" w:rsidRPr="001A09D4" w:rsidRDefault="009E13AD" w:rsidP="005436F9">
            <w:pPr>
              <w:pStyle w:val="ListParagraph"/>
              <w:numPr>
                <w:ilvl w:val="0"/>
                <w:numId w:val="33"/>
              </w:numPr>
              <w:spacing w:before="60"/>
              <w:contextualSpacing w:val="0"/>
              <w:jc w:val="both"/>
            </w:pPr>
          </w:p>
        </w:tc>
        <w:tc>
          <w:tcPr>
            <w:tcW w:w="1461" w:type="dxa"/>
          </w:tcPr>
          <w:p w14:paraId="50E3B3D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Beneficiary details</w:t>
            </w:r>
          </w:p>
        </w:tc>
        <w:tc>
          <w:tcPr>
            <w:tcW w:w="1231" w:type="dxa"/>
          </w:tcPr>
          <w:p w14:paraId="4A761AA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2FE8C48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0FC7EBF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03B4782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3D71B7E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 select a beneficiary, card Currency will be displayed below the dropdown field.</w:t>
            </w:r>
          </w:p>
        </w:tc>
      </w:tr>
      <w:tr w:rsidR="009E13AD" w14:paraId="0BA63CE4"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3A578BA7" w14:textId="77777777" w:rsidR="009E13AD" w:rsidRPr="001A09D4" w:rsidRDefault="009E13AD" w:rsidP="005436F9">
            <w:pPr>
              <w:pStyle w:val="ListParagraph"/>
              <w:numPr>
                <w:ilvl w:val="0"/>
                <w:numId w:val="33"/>
              </w:numPr>
              <w:spacing w:before="60"/>
              <w:contextualSpacing w:val="0"/>
              <w:jc w:val="both"/>
            </w:pPr>
          </w:p>
        </w:tc>
        <w:tc>
          <w:tcPr>
            <w:tcW w:w="1461" w:type="dxa"/>
          </w:tcPr>
          <w:p w14:paraId="4B95523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Verify</w:t>
            </w:r>
          </w:p>
        </w:tc>
        <w:tc>
          <w:tcPr>
            <w:tcW w:w="1231" w:type="dxa"/>
          </w:tcPr>
          <w:p w14:paraId="3A8106C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02EE4D4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0B183541"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3ABFAD8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CM</w:t>
            </w:r>
          </w:p>
        </w:tc>
        <w:tc>
          <w:tcPr>
            <w:tcW w:w="2732" w:type="dxa"/>
          </w:tcPr>
          <w:p w14:paraId="6670ACE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05A166C4"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37AACEE" w14:textId="77777777" w:rsidR="009E13AD" w:rsidRPr="001A09D4" w:rsidRDefault="009E13AD" w:rsidP="005436F9">
            <w:pPr>
              <w:pStyle w:val="ListParagraph"/>
              <w:numPr>
                <w:ilvl w:val="0"/>
                <w:numId w:val="33"/>
              </w:numPr>
              <w:spacing w:before="60"/>
              <w:contextualSpacing w:val="0"/>
              <w:jc w:val="both"/>
            </w:pPr>
          </w:p>
        </w:tc>
        <w:tc>
          <w:tcPr>
            <w:tcW w:w="1461" w:type="dxa"/>
          </w:tcPr>
          <w:p w14:paraId="1448DF7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Amount</w:t>
            </w:r>
          </w:p>
        </w:tc>
        <w:tc>
          <w:tcPr>
            <w:tcW w:w="1231" w:type="dxa"/>
          </w:tcPr>
          <w:p w14:paraId="4AB2544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3658763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7ABC2C4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9</w:t>
            </w:r>
          </w:p>
        </w:tc>
        <w:tc>
          <w:tcPr>
            <w:tcW w:w="1233" w:type="dxa"/>
          </w:tcPr>
          <w:p w14:paraId="1FFC0CF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23894F5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 xml:space="preserve">Option to transfer in both the currencies. By default, should be in beneficiary account currency. </w:t>
            </w:r>
          </w:p>
          <w:p w14:paraId="65B5BBF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User can choose one of the following options:</w:t>
            </w:r>
          </w:p>
          <w:p w14:paraId="07F9844C" w14:textId="77777777" w:rsidR="009E13AD" w:rsidRDefault="009E13AD" w:rsidP="005436F9">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Total Due Amount</w:t>
            </w:r>
          </w:p>
          <w:p w14:paraId="0A55119C" w14:textId="77777777" w:rsidR="009E13AD" w:rsidRDefault="009E13AD" w:rsidP="005436F9">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Minimum Due Amount</w:t>
            </w:r>
          </w:p>
          <w:p w14:paraId="7C913169" w14:textId="77777777" w:rsidR="009E13AD" w:rsidRDefault="009E13AD" w:rsidP="005436F9">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Total Outstanding</w:t>
            </w:r>
          </w:p>
          <w:p w14:paraId="69217BA2" w14:textId="77777777" w:rsidR="009E13AD" w:rsidRDefault="009E13AD" w:rsidP="005436F9">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Others</w:t>
            </w:r>
          </w:p>
          <w:p w14:paraId="4490E4AC" w14:textId="77777777" w:rsidR="009E13AD" w:rsidRPr="000B0AA3" w:rsidRDefault="009E13AD" w:rsidP="005436F9">
            <w:pPr>
              <w:cnfStyle w:val="000000100000" w:firstRow="0" w:lastRow="0" w:firstColumn="0" w:lastColumn="0" w:oddVBand="0" w:evenVBand="0" w:oddHBand="1" w:evenHBand="0" w:firstRowFirstColumn="0" w:firstRowLastColumn="0" w:lastRowFirstColumn="0" w:lastRowLastColumn="0"/>
            </w:pPr>
            <w:r>
              <w:t xml:space="preserve">If the first 3 options are selected, the amount field will be prefilled and disabled. If others, the amount field will be enabled, and the amount should not exceed the total outstanding and it </w:t>
            </w:r>
            <w:r w:rsidRPr="00BE01FF">
              <w:t>should not be allowed to proceed further if there is no outstanding amount.</w:t>
            </w:r>
          </w:p>
        </w:tc>
      </w:tr>
      <w:tr w:rsidR="009E13AD" w14:paraId="652DE51B"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BF01D3C" w14:textId="77777777" w:rsidR="009E13AD" w:rsidRPr="001A09D4" w:rsidRDefault="009E13AD" w:rsidP="005436F9">
            <w:pPr>
              <w:pStyle w:val="ListParagraph"/>
              <w:numPr>
                <w:ilvl w:val="0"/>
                <w:numId w:val="33"/>
              </w:numPr>
              <w:spacing w:before="60"/>
              <w:contextualSpacing w:val="0"/>
              <w:jc w:val="both"/>
            </w:pPr>
          </w:p>
        </w:tc>
        <w:tc>
          <w:tcPr>
            <w:tcW w:w="1461" w:type="dxa"/>
          </w:tcPr>
          <w:p w14:paraId="659E4AD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Exchange Rates</w:t>
            </w:r>
          </w:p>
        </w:tc>
        <w:tc>
          <w:tcPr>
            <w:tcW w:w="1231" w:type="dxa"/>
          </w:tcPr>
          <w:p w14:paraId="04A9A48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7B1965A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185E4BC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748DF87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0581F20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Will display the other currency than the selected one.</w:t>
            </w:r>
          </w:p>
        </w:tc>
      </w:tr>
      <w:tr w:rsidR="009E13AD" w14:paraId="0CEDE4E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2CBB275C" w14:textId="77777777" w:rsidR="009E13AD" w:rsidRPr="001A09D4" w:rsidRDefault="009E13AD" w:rsidP="005436F9">
            <w:pPr>
              <w:pStyle w:val="ListParagraph"/>
              <w:numPr>
                <w:ilvl w:val="0"/>
                <w:numId w:val="33"/>
              </w:numPr>
              <w:spacing w:before="60"/>
              <w:contextualSpacing w:val="0"/>
              <w:jc w:val="both"/>
            </w:pPr>
          </w:p>
        </w:tc>
        <w:tc>
          <w:tcPr>
            <w:tcW w:w="1461" w:type="dxa"/>
          </w:tcPr>
          <w:p w14:paraId="22E1B32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Purpose of Transfer</w:t>
            </w:r>
          </w:p>
        </w:tc>
        <w:tc>
          <w:tcPr>
            <w:tcW w:w="1231" w:type="dxa"/>
          </w:tcPr>
          <w:p w14:paraId="47A220D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31D23A0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690A318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471A1CD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4FD080E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Default to CRP and it shouldn’t be visible.</w:t>
            </w:r>
          </w:p>
        </w:tc>
      </w:tr>
      <w:tr w:rsidR="009E13AD" w14:paraId="5A4EC41B"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D723FBE" w14:textId="77777777" w:rsidR="009E13AD" w:rsidRPr="001A09D4" w:rsidRDefault="009E13AD" w:rsidP="005436F9">
            <w:pPr>
              <w:pStyle w:val="ListParagraph"/>
              <w:numPr>
                <w:ilvl w:val="0"/>
                <w:numId w:val="33"/>
              </w:numPr>
              <w:spacing w:before="60"/>
              <w:contextualSpacing w:val="0"/>
              <w:jc w:val="both"/>
              <w:rPr>
                <w:b w:val="0"/>
                <w:bCs w:val="0"/>
              </w:rPr>
            </w:pPr>
          </w:p>
        </w:tc>
        <w:tc>
          <w:tcPr>
            <w:tcW w:w="1461" w:type="dxa"/>
          </w:tcPr>
          <w:p w14:paraId="430411B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Description</w:t>
            </w:r>
          </w:p>
        </w:tc>
        <w:tc>
          <w:tcPr>
            <w:tcW w:w="1231" w:type="dxa"/>
          </w:tcPr>
          <w:p w14:paraId="0E29AF4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7036A11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Alphanumeric</w:t>
            </w:r>
          </w:p>
        </w:tc>
        <w:tc>
          <w:tcPr>
            <w:tcW w:w="937" w:type="dxa"/>
          </w:tcPr>
          <w:p w14:paraId="7ACEEF2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6FBAB36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6881E58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71EBADB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AC620C5" w14:textId="77777777" w:rsidR="009E13AD" w:rsidRPr="001A09D4" w:rsidRDefault="009E13AD" w:rsidP="005436F9">
            <w:pPr>
              <w:pStyle w:val="ListParagraph"/>
              <w:numPr>
                <w:ilvl w:val="0"/>
                <w:numId w:val="33"/>
              </w:numPr>
              <w:spacing w:before="60"/>
              <w:contextualSpacing w:val="0"/>
              <w:jc w:val="both"/>
              <w:rPr>
                <w:b w:val="0"/>
                <w:bCs w:val="0"/>
              </w:rPr>
            </w:pPr>
          </w:p>
        </w:tc>
        <w:tc>
          <w:tcPr>
            <w:tcW w:w="1461" w:type="dxa"/>
          </w:tcPr>
          <w:p w14:paraId="3DE3DAB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Future Transfer</w:t>
            </w:r>
          </w:p>
        </w:tc>
        <w:tc>
          <w:tcPr>
            <w:tcW w:w="1231" w:type="dxa"/>
          </w:tcPr>
          <w:p w14:paraId="694989D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Toggle button</w:t>
            </w:r>
          </w:p>
        </w:tc>
        <w:tc>
          <w:tcPr>
            <w:tcW w:w="1421" w:type="dxa"/>
          </w:tcPr>
          <w:p w14:paraId="45392F1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3DD0F54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145E6FC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05F3B82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If user click transfer later, future date would be allowed.</w:t>
            </w:r>
          </w:p>
        </w:tc>
      </w:tr>
      <w:tr w:rsidR="009E13AD" w14:paraId="406E4DE6"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3A5E24D9" w14:textId="77777777" w:rsidR="009E13AD" w:rsidRPr="001A09D4" w:rsidRDefault="009E13AD" w:rsidP="005436F9">
            <w:pPr>
              <w:pStyle w:val="ListParagraph"/>
              <w:numPr>
                <w:ilvl w:val="0"/>
                <w:numId w:val="33"/>
              </w:numPr>
              <w:spacing w:before="60"/>
              <w:contextualSpacing w:val="0"/>
              <w:jc w:val="both"/>
            </w:pPr>
          </w:p>
        </w:tc>
        <w:tc>
          <w:tcPr>
            <w:tcW w:w="1461" w:type="dxa"/>
          </w:tcPr>
          <w:p w14:paraId="48B8723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6702C2E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6FFD169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5B57F7B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58C8150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0EDC9C8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9E13AD" w14:paraId="3196A34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2AF3C61" w14:textId="77777777" w:rsidR="009E13AD" w:rsidRPr="001A09D4" w:rsidRDefault="009E13AD" w:rsidP="005436F9">
            <w:pPr>
              <w:pStyle w:val="ListParagraph"/>
              <w:numPr>
                <w:ilvl w:val="0"/>
                <w:numId w:val="33"/>
              </w:numPr>
              <w:spacing w:before="60"/>
              <w:contextualSpacing w:val="0"/>
              <w:jc w:val="both"/>
            </w:pPr>
          </w:p>
        </w:tc>
        <w:tc>
          <w:tcPr>
            <w:tcW w:w="1461" w:type="dxa"/>
          </w:tcPr>
          <w:p w14:paraId="77AC4E8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284E2D9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5A3901C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58071BE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23C5F4C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7C4C9FA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2294D0D0" w14:textId="77777777" w:rsidR="009E13AD" w:rsidRPr="00B63917" w:rsidRDefault="009E13AD"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lastRenderedPageBreak/>
              <w:t xml:space="preserve">On click Yes, app will redirect to the main screen. </w:t>
            </w:r>
          </w:p>
          <w:p w14:paraId="421B6FA3" w14:textId="77777777" w:rsidR="009E13AD" w:rsidRPr="00B63917" w:rsidRDefault="009E13AD"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7B026CD9" w14:textId="77777777" w:rsidR="009E13AD" w:rsidRPr="00624762" w:rsidRDefault="009E13AD" w:rsidP="009E13AD">
      <w:pPr>
        <w:ind w:firstLine="426"/>
        <w:rPr>
          <w:b/>
          <w:bCs/>
          <w:sz w:val="22"/>
          <w:szCs w:val="22"/>
        </w:rPr>
      </w:pPr>
      <w:r w:rsidRPr="00624762">
        <w:rPr>
          <w:b/>
          <w:bCs/>
          <w:sz w:val="22"/>
          <w:szCs w:val="22"/>
        </w:rPr>
        <w:lastRenderedPageBreak/>
        <w:t>Validations:</w:t>
      </w:r>
    </w:p>
    <w:p w14:paraId="2DADB6D1" w14:textId="6B9F8C99" w:rsidR="009E13AD" w:rsidRDefault="009E13AD" w:rsidP="009E13AD">
      <w:pPr>
        <w:pStyle w:val="ListParagraph"/>
        <w:numPr>
          <w:ilvl w:val="0"/>
          <w:numId w:val="13"/>
        </w:numPr>
        <w:rPr>
          <w:sz w:val="22"/>
          <w:szCs w:val="22"/>
        </w:rPr>
      </w:pPr>
      <w:r>
        <w:rPr>
          <w:sz w:val="22"/>
          <w:szCs w:val="22"/>
        </w:rPr>
        <w:t xml:space="preserve">When deal code is entered, user can’t select Future Date. Applicable only for immediate transfer. </w:t>
      </w:r>
    </w:p>
    <w:p w14:paraId="7C4B3083" w14:textId="77777777" w:rsidR="009E13AD" w:rsidRPr="00FB6F39" w:rsidRDefault="009E13AD" w:rsidP="009E13AD">
      <w:pPr>
        <w:ind w:left="426"/>
        <w:rPr>
          <w:b/>
          <w:bCs/>
          <w:sz w:val="24"/>
          <w:szCs w:val="24"/>
        </w:rPr>
      </w:pPr>
      <w:r w:rsidRPr="00FB6F39">
        <w:rPr>
          <w:b/>
          <w:bCs/>
          <w:sz w:val="24"/>
          <w:szCs w:val="24"/>
        </w:rPr>
        <w:t>Screen 2 (Confirmation):</w:t>
      </w:r>
    </w:p>
    <w:p w14:paraId="6B910175" w14:textId="77777777" w:rsidR="009E13AD" w:rsidRDefault="009E13AD" w:rsidP="009E13AD">
      <w:pPr>
        <w:pStyle w:val="ListParagraph"/>
        <w:numPr>
          <w:ilvl w:val="0"/>
          <w:numId w:val="13"/>
        </w:numPr>
        <w:rPr>
          <w:sz w:val="22"/>
          <w:szCs w:val="22"/>
        </w:rPr>
      </w:pPr>
      <w:r>
        <w:rPr>
          <w:sz w:val="22"/>
          <w:szCs w:val="22"/>
        </w:rPr>
        <w:t>This section is for the customer to verify all the details entered in the previous screen.</w:t>
      </w:r>
    </w:p>
    <w:p w14:paraId="34F1C6B0" w14:textId="77777777" w:rsidR="009E13AD" w:rsidRPr="00FB6F39" w:rsidRDefault="009E13AD" w:rsidP="009E13AD">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9E13AD" w14:paraId="01773C08"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A60180B" w14:textId="77777777" w:rsidR="009E13AD" w:rsidRDefault="009E13AD" w:rsidP="005436F9">
            <w:proofErr w:type="gramStart"/>
            <w:r>
              <w:rPr>
                <w:rFonts w:ascii="Calibri" w:hAnsi="Calibri" w:cs="Calibri"/>
                <w:b w:val="0"/>
                <w:bCs w:val="0"/>
                <w:color w:val="FFFFFF"/>
              </w:rPr>
              <w:t>#.No</w:t>
            </w:r>
            <w:proofErr w:type="gramEnd"/>
          </w:p>
        </w:tc>
        <w:tc>
          <w:tcPr>
            <w:tcW w:w="1675" w:type="dxa"/>
          </w:tcPr>
          <w:p w14:paraId="13872A20"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4367D615"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018CAFE9"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0D452DAD"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31F609E3"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46E605BF"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E13AD" w14:paraId="324E45CE"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646AD36" w14:textId="77777777" w:rsidR="009E13AD" w:rsidRPr="004B0B79" w:rsidRDefault="009E13AD" w:rsidP="005436F9">
            <w:pPr>
              <w:pStyle w:val="ListParagraph"/>
              <w:numPr>
                <w:ilvl w:val="0"/>
                <w:numId w:val="37"/>
              </w:numPr>
              <w:spacing w:before="60"/>
              <w:contextualSpacing w:val="0"/>
              <w:jc w:val="both"/>
            </w:pPr>
          </w:p>
        </w:tc>
        <w:tc>
          <w:tcPr>
            <w:tcW w:w="1675" w:type="dxa"/>
          </w:tcPr>
          <w:p w14:paraId="706FD43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0D2C76D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7DD775C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DCF7B6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BBD621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1B6950D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1FD64682"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FD8CE8B" w14:textId="77777777" w:rsidR="009E13AD" w:rsidRPr="004B0B79" w:rsidRDefault="009E13AD" w:rsidP="005436F9">
            <w:pPr>
              <w:pStyle w:val="ListParagraph"/>
              <w:numPr>
                <w:ilvl w:val="0"/>
                <w:numId w:val="37"/>
              </w:numPr>
              <w:spacing w:before="60"/>
              <w:contextualSpacing w:val="0"/>
              <w:jc w:val="both"/>
            </w:pPr>
          </w:p>
        </w:tc>
        <w:tc>
          <w:tcPr>
            <w:tcW w:w="1675" w:type="dxa"/>
          </w:tcPr>
          <w:p w14:paraId="3B789B1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 Account</w:t>
            </w:r>
          </w:p>
        </w:tc>
        <w:tc>
          <w:tcPr>
            <w:tcW w:w="1335" w:type="dxa"/>
          </w:tcPr>
          <w:p w14:paraId="1CE381A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5EF2910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1AB2A8D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5303034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5A1EB8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38B09F54"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A5BAB3C" w14:textId="77777777" w:rsidR="009E13AD" w:rsidRPr="004B0B79" w:rsidRDefault="009E13AD" w:rsidP="005436F9">
            <w:pPr>
              <w:pStyle w:val="ListParagraph"/>
              <w:numPr>
                <w:ilvl w:val="0"/>
                <w:numId w:val="37"/>
              </w:numPr>
              <w:spacing w:before="60"/>
              <w:contextualSpacing w:val="0"/>
              <w:jc w:val="both"/>
            </w:pPr>
          </w:p>
        </w:tc>
        <w:tc>
          <w:tcPr>
            <w:tcW w:w="1675" w:type="dxa"/>
          </w:tcPr>
          <w:p w14:paraId="29C51DF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Deal Number</w:t>
            </w:r>
          </w:p>
        </w:tc>
        <w:tc>
          <w:tcPr>
            <w:tcW w:w="1335" w:type="dxa"/>
          </w:tcPr>
          <w:p w14:paraId="0A1BB8F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467" w:type="dxa"/>
          </w:tcPr>
          <w:p w14:paraId="6494B27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378EDF3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7F16EB7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2D5533C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Only if entered in previous screen</w:t>
            </w:r>
          </w:p>
        </w:tc>
      </w:tr>
      <w:tr w:rsidR="009E13AD" w14:paraId="593DD385"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6ADD3646" w14:textId="77777777" w:rsidR="009E13AD" w:rsidRPr="004B0B79" w:rsidRDefault="009E13AD" w:rsidP="005436F9">
            <w:pPr>
              <w:pStyle w:val="ListParagraph"/>
              <w:numPr>
                <w:ilvl w:val="0"/>
                <w:numId w:val="37"/>
              </w:numPr>
              <w:spacing w:before="60"/>
              <w:contextualSpacing w:val="0"/>
              <w:jc w:val="both"/>
            </w:pPr>
          </w:p>
        </w:tc>
        <w:tc>
          <w:tcPr>
            <w:tcW w:w="1675" w:type="dxa"/>
          </w:tcPr>
          <w:p w14:paraId="437816B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Amount and Currency</w:t>
            </w:r>
          </w:p>
        </w:tc>
        <w:tc>
          <w:tcPr>
            <w:tcW w:w="1335" w:type="dxa"/>
          </w:tcPr>
          <w:p w14:paraId="710B302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55426C2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703C124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4B95D5C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4E3819A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16916D8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3E86EB5" w14:textId="77777777" w:rsidR="009E13AD" w:rsidRPr="004B0B79" w:rsidRDefault="009E13AD" w:rsidP="005436F9">
            <w:pPr>
              <w:pStyle w:val="ListParagraph"/>
              <w:numPr>
                <w:ilvl w:val="0"/>
                <w:numId w:val="37"/>
              </w:numPr>
              <w:spacing w:before="60"/>
              <w:contextualSpacing w:val="0"/>
              <w:jc w:val="both"/>
            </w:pPr>
          </w:p>
        </w:tc>
        <w:tc>
          <w:tcPr>
            <w:tcW w:w="1675" w:type="dxa"/>
          </w:tcPr>
          <w:p w14:paraId="76EBE3F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Exchange Rates</w:t>
            </w:r>
          </w:p>
        </w:tc>
        <w:tc>
          <w:tcPr>
            <w:tcW w:w="1335" w:type="dxa"/>
          </w:tcPr>
          <w:p w14:paraId="5295DFE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5ABCC63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170DFA0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0E3D157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586E326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Only if the transaction is cross currency</w:t>
            </w:r>
          </w:p>
        </w:tc>
      </w:tr>
      <w:tr w:rsidR="009E13AD" w14:paraId="6C1B15AD"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64234CB3" w14:textId="77777777" w:rsidR="009E13AD" w:rsidRPr="004B0B79" w:rsidRDefault="009E13AD" w:rsidP="005436F9">
            <w:pPr>
              <w:pStyle w:val="ListParagraph"/>
              <w:numPr>
                <w:ilvl w:val="0"/>
                <w:numId w:val="37"/>
              </w:numPr>
              <w:spacing w:before="60"/>
              <w:contextualSpacing w:val="0"/>
              <w:jc w:val="both"/>
            </w:pPr>
          </w:p>
        </w:tc>
        <w:tc>
          <w:tcPr>
            <w:tcW w:w="1675" w:type="dxa"/>
          </w:tcPr>
          <w:p w14:paraId="3942508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Charges</w:t>
            </w:r>
          </w:p>
        </w:tc>
        <w:tc>
          <w:tcPr>
            <w:tcW w:w="1335" w:type="dxa"/>
          </w:tcPr>
          <w:p w14:paraId="40177121"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5E5BDA0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04C80C9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0998ED9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4ADF1AF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If free also, it should be displayed as 0.</w:t>
            </w:r>
          </w:p>
        </w:tc>
      </w:tr>
      <w:tr w:rsidR="009E13AD" w14:paraId="0E673138"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61B8FC5" w14:textId="77777777" w:rsidR="009E13AD" w:rsidRPr="00B9526E" w:rsidRDefault="009E13AD" w:rsidP="005436F9">
            <w:pPr>
              <w:pStyle w:val="ListParagraph"/>
              <w:numPr>
                <w:ilvl w:val="0"/>
                <w:numId w:val="37"/>
              </w:numPr>
              <w:spacing w:before="60"/>
              <w:contextualSpacing w:val="0"/>
              <w:jc w:val="both"/>
              <w:rPr>
                <w:b w:val="0"/>
                <w:bCs w:val="0"/>
              </w:rPr>
            </w:pPr>
          </w:p>
        </w:tc>
        <w:tc>
          <w:tcPr>
            <w:tcW w:w="1675" w:type="dxa"/>
          </w:tcPr>
          <w:p w14:paraId="4A677792"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r w:rsidRPr="00B9526E">
              <w:t>Transaction Date</w:t>
            </w:r>
          </w:p>
        </w:tc>
        <w:tc>
          <w:tcPr>
            <w:tcW w:w="1335" w:type="dxa"/>
          </w:tcPr>
          <w:p w14:paraId="7E62F14E"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r w:rsidRPr="002E6563">
              <w:t>Display</w:t>
            </w:r>
          </w:p>
        </w:tc>
        <w:tc>
          <w:tcPr>
            <w:tcW w:w="1467" w:type="dxa"/>
          </w:tcPr>
          <w:p w14:paraId="34D0324D"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32267C48"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097A9480"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3E9FAAC6"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7C0CBB46"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58526819" w14:textId="77777777" w:rsidR="009E13AD" w:rsidRPr="004B0B79" w:rsidRDefault="009E13AD" w:rsidP="005436F9">
            <w:pPr>
              <w:pStyle w:val="ListParagraph"/>
              <w:numPr>
                <w:ilvl w:val="0"/>
                <w:numId w:val="37"/>
              </w:numPr>
              <w:spacing w:before="60"/>
              <w:contextualSpacing w:val="0"/>
              <w:jc w:val="both"/>
            </w:pPr>
          </w:p>
        </w:tc>
        <w:tc>
          <w:tcPr>
            <w:tcW w:w="1675" w:type="dxa"/>
          </w:tcPr>
          <w:p w14:paraId="6C705EF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Purpose of Transfer</w:t>
            </w:r>
          </w:p>
        </w:tc>
        <w:tc>
          <w:tcPr>
            <w:tcW w:w="1335" w:type="dxa"/>
          </w:tcPr>
          <w:p w14:paraId="2DF852C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A8C210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5CDB5AF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663C83C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A9833E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0727B39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F7964C5" w14:textId="77777777" w:rsidR="009E13AD" w:rsidRPr="004B0B79" w:rsidRDefault="009E13AD" w:rsidP="005436F9">
            <w:pPr>
              <w:pStyle w:val="ListParagraph"/>
              <w:numPr>
                <w:ilvl w:val="0"/>
                <w:numId w:val="37"/>
              </w:numPr>
              <w:spacing w:before="60"/>
              <w:contextualSpacing w:val="0"/>
              <w:jc w:val="both"/>
              <w:rPr>
                <w:b w:val="0"/>
                <w:bCs w:val="0"/>
              </w:rPr>
            </w:pPr>
          </w:p>
        </w:tc>
        <w:tc>
          <w:tcPr>
            <w:tcW w:w="1675" w:type="dxa"/>
          </w:tcPr>
          <w:p w14:paraId="3F1B824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Description</w:t>
            </w:r>
          </w:p>
        </w:tc>
        <w:tc>
          <w:tcPr>
            <w:tcW w:w="1335" w:type="dxa"/>
          </w:tcPr>
          <w:p w14:paraId="1D60C34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430D94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010B779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FF8BC8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465F9A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424FBDBE"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19211BA5" w14:textId="77777777" w:rsidR="009E13AD" w:rsidRPr="004B0B79" w:rsidRDefault="009E13AD" w:rsidP="005436F9">
            <w:pPr>
              <w:pStyle w:val="ListParagraph"/>
              <w:numPr>
                <w:ilvl w:val="0"/>
                <w:numId w:val="37"/>
              </w:numPr>
              <w:spacing w:before="60"/>
              <w:contextualSpacing w:val="0"/>
              <w:jc w:val="both"/>
              <w:rPr>
                <w:b w:val="0"/>
                <w:bCs w:val="0"/>
              </w:rPr>
            </w:pPr>
          </w:p>
        </w:tc>
        <w:tc>
          <w:tcPr>
            <w:tcW w:w="1675" w:type="dxa"/>
          </w:tcPr>
          <w:p w14:paraId="262E4B7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59126C8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32DB1FE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1B63FA7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658BC83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E8D004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9E13AD" w14:paraId="1EA5971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82EECBB" w14:textId="77777777" w:rsidR="009E13AD" w:rsidRPr="004B0B79" w:rsidRDefault="009E13AD" w:rsidP="005436F9">
            <w:pPr>
              <w:pStyle w:val="ListParagraph"/>
              <w:numPr>
                <w:ilvl w:val="0"/>
                <w:numId w:val="37"/>
              </w:numPr>
              <w:spacing w:before="60"/>
              <w:contextualSpacing w:val="0"/>
              <w:jc w:val="both"/>
            </w:pPr>
          </w:p>
        </w:tc>
        <w:tc>
          <w:tcPr>
            <w:tcW w:w="1675" w:type="dxa"/>
          </w:tcPr>
          <w:p w14:paraId="0B3C791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29FDE87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0CCC85F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1D3BE89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1E56A18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C7E91A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9E13AD" w14:paraId="1F7ACEE9"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51A14F66" w14:textId="77777777" w:rsidR="009E13AD" w:rsidRPr="004B0B79" w:rsidRDefault="009E13AD" w:rsidP="005436F9">
            <w:pPr>
              <w:pStyle w:val="ListParagraph"/>
              <w:numPr>
                <w:ilvl w:val="0"/>
                <w:numId w:val="37"/>
              </w:numPr>
              <w:spacing w:before="60"/>
              <w:contextualSpacing w:val="0"/>
              <w:jc w:val="both"/>
            </w:pPr>
          </w:p>
        </w:tc>
        <w:tc>
          <w:tcPr>
            <w:tcW w:w="1675" w:type="dxa"/>
          </w:tcPr>
          <w:p w14:paraId="346FEF4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453BF80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28A6C79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214485D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5CCE43B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7009BF4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40FC6FF8"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2F606120"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456082A8" w14:textId="77777777" w:rsidR="009E13AD" w:rsidRPr="00B63917" w:rsidRDefault="009E13AD" w:rsidP="009E13AD">
      <w:pPr>
        <w:ind w:left="426"/>
        <w:rPr>
          <w:b/>
          <w:bCs/>
          <w:sz w:val="24"/>
          <w:szCs w:val="24"/>
        </w:rPr>
      </w:pPr>
      <w:r w:rsidRPr="00B63917">
        <w:rPr>
          <w:b/>
          <w:bCs/>
          <w:sz w:val="24"/>
          <w:szCs w:val="24"/>
        </w:rPr>
        <w:t>Screen 3 (Authentication):</w:t>
      </w:r>
    </w:p>
    <w:p w14:paraId="228141D9" w14:textId="77777777" w:rsidR="009E13AD" w:rsidRPr="00816B83" w:rsidRDefault="009E13AD" w:rsidP="009E13AD">
      <w:pPr>
        <w:pStyle w:val="ListParagraph"/>
        <w:numPr>
          <w:ilvl w:val="0"/>
          <w:numId w:val="13"/>
        </w:numPr>
        <w:rPr>
          <w:sz w:val="22"/>
          <w:szCs w:val="22"/>
        </w:rPr>
      </w:pPr>
      <w:r w:rsidRPr="00816B83">
        <w:rPr>
          <w:sz w:val="22"/>
          <w:szCs w:val="22"/>
        </w:rPr>
        <w:lastRenderedPageBreak/>
        <w:t xml:space="preserve">This section is for the customer to authenticate </w:t>
      </w:r>
      <w:r>
        <w:rPr>
          <w:sz w:val="22"/>
          <w:szCs w:val="22"/>
        </w:rPr>
        <w:t>the transaction</w:t>
      </w:r>
      <w:r w:rsidRPr="00816B83">
        <w:rPr>
          <w:sz w:val="22"/>
          <w:szCs w:val="22"/>
        </w:rPr>
        <w:t xml:space="preserve">. </w:t>
      </w:r>
    </w:p>
    <w:p w14:paraId="53C7DB00" w14:textId="77777777" w:rsidR="009E13AD" w:rsidRPr="00816B83" w:rsidRDefault="009E13AD" w:rsidP="009E13AD">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35297F8B" w14:textId="77777777" w:rsidR="009E13AD" w:rsidRPr="00B63917" w:rsidRDefault="009E13AD" w:rsidP="009E13AD">
      <w:pPr>
        <w:ind w:left="426"/>
        <w:rPr>
          <w:b/>
          <w:bCs/>
          <w:sz w:val="24"/>
          <w:szCs w:val="24"/>
        </w:rPr>
      </w:pPr>
      <w:r w:rsidRPr="00B63917">
        <w:rPr>
          <w:b/>
          <w:bCs/>
          <w:sz w:val="24"/>
          <w:szCs w:val="24"/>
        </w:rPr>
        <w:t>Screen 4 (Success):</w:t>
      </w:r>
    </w:p>
    <w:p w14:paraId="140ECA98" w14:textId="62C83034" w:rsidR="009E13AD" w:rsidRDefault="009E13AD" w:rsidP="009E13AD">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D323E9">
        <w:rPr>
          <w:sz w:val="22"/>
          <w:szCs w:val="22"/>
        </w:rPr>
        <w:t>card payment</w:t>
      </w:r>
      <w:r>
        <w:rPr>
          <w:sz w:val="22"/>
          <w:szCs w:val="22"/>
        </w:rPr>
        <w:t xml:space="preserve"> success or failure will be displayed along with the following details:</w:t>
      </w:r>
    </w:p>
    <w:p w14:paraId="167EED8E" w14:textId="77777777" w:rsidR="009E13AD" w:rsidRDefault="009E13AD" w:rsidP="009E13AD">
      <w:pPr>
        <w:pStyle w:val="ListParagraph"/>
        <w:numPr>
          <w:ilvl w:val="1"/>
          <w:numId w:val="13"/>
        </w:numPr>
        <w:rPr>
          <w:sz w:val="22"/>
          <w:szCs w:val="22"/>
        </w:rPr>
      </w:pPr>
      <w:r>
        <w:rPr>
          <w:sz w:val="22"/>
          <w:szCs w:val="22"/>
        </w:rPr>
        <w:t>Status – Success / Failure</w:t>
      </w:r>
    </w:p>
    <w:p w14:paraId="1E6C2D3D" w14:textId="77777777" w:rsidR="009E13AD" w:rsidRDefault="009E13AD" w:rsidP="009E13AD">
      <w:pPr>
        <w:pStyle w:val="ListParagraph"/>
        <w:numPr>
          <w:ilvl w:val="1"/>
          <w:numId w:val="13"/>
        </w:numPr>
        <w:rPr>
          <w:sz w:val="22"/>
          <w:szCs w:val="22"/>
        </w:rPr>
      </w:pPr>
      <w:r>
        <w:rPr>
          <w:sz w:val="22"/>
          <w:szCs w:val="22"/>
        </w:rPr>
        <w:t>Status Description</w:t>
      </w:r>
    </w:p>
    <w:p w14:paraId="37105008" w14:textId="4F60C95A" w:rsidR="009E13AD" w:rsidRDefault="009E13AD" w:rsidP="009E13AD">
      <w:pPr>
        <w:pStyle w:val="ListParagraph"/>
        <w:numPr>
          <w:ilvl w:val="2"/>
          <w:numId w:val="13"/>
        </w:numPr>
        <w:rPr>
          <w:sz w:val="22"/>
          <w:szCs w:val="22"/>
        </w:rPr>
      </w:pPr>
      <w:r w:rsidRPr="005F5D5F">
        <w:rPr>
          <w:sz w:val="22"/>
          <w:szCs w:val="22"/>
        </w:rPr>
        <w:t xml:space="preserve">If </w:t>
      </w:r>
      <w:r w:rsidR="00D323E9">
        <w:rPr>
          <w:sz w:val="22"/>
          <w:szCs w:val="22"/>
        </w:rPr>
        <w:t>card payment success,</w:t>
      </w:r>
      <w:r w:rsidRPr="005F5D5F">
        <w:rPr>
          <w:sz w:val="22"/>
          <w:szCs w:val="22"/>
        </w:rPr>
        <w:t xml:space="preserve"> “</w:t>
      </w:r>
      <w:r w:rsidR="00D323E9">
        <w:rPr>
          <w:sz w:val="22"/>
          <w:szCs w:val="22"/>
        </w:rPr>
        <w:t>Card Payment</w:t>
      </w:r>
      <w:r>
        <w:rPr>
          <w:sz w:val="22"/>
          <w:szCs w:val="22"/>
        </w:rPr>
        <w:t xml:space="preserve"> </w:t>
      </w:r>
      <w:r w:rsidR="00D323E9">
        <w:rPr>
          <w:sz w:val="22"/>
          <w:szCs w:val="22"/>
        </w:rPr>
        <w:t>S</w:t>
      </w:r>
      <w:r w:rsidRPr="005F5D5F">
        <w:rPr>
          <w:sz w:val="22"/>
          <w:szCs w:val="22"/>
        </w:rPr>
        <w:t>uccessful”</w:t>
      </w:r>
    </w:p>
    <w:p w14:paraId="07DB18B4" w14:textId="40EFBA51" w:rsidR="009E13AD" w:rsidRDefault="009E13AD" w:rsidP="009E13AD">
      <w:pPr>
        <w:pStyle w:val="ListParagraph"/>
        <w:numPr>
          <w:ilvl w:val="2"/>
          <w:numId w:val="13"/>
        </w:numPr>
        <w:rPr>
          <w:sz w:val="22"/>
          <w:szCs w:val="22"/>
        </w:rPr>
      </w:pPr>
      <w:r w:rsidRPr="005F5D5F">
        <w:rPr>
          <w:sz w:val="22"/>
          <w:szCs w:val="22"/>
        </w:rPr>
        <w:t xml:space="preserve">If </w:t>
      </w:r>
      <w:r w:rsidR="00D323E9">
        <w:rPr>
          <w:sz w:val="22"/>
          <w:szCs w:val="22"/>
        </w:rPr>
        <w:t xml:space="preserve">card payment </w:t>
      </w:r>
      <w:r w:rsidRPr="005F5D5F">
        <w:rPr>
          <w:sz w:val="22"/>
          <w:szCs w:val="22"/>
        </w:rPr>
        <w:t xml:space="preserve">failed “Error message based on scenarios configured” </w:t>
      </w:r>
    </w:p>
    <w:p w14:paraId="7B4F640A" w14:textId="77777777" w:rsidR="009E13AD" w:rsidRDefault="009E13AD" w:rsidP="009E13AD">
      <w:pPr>
        <w:pStyle w:val="ListParagraph"/>
        <w:numPr>
          <w:ilvl w:val="1"/>
          <w:numId w:val="13"/>
        </w:numPr>
        <w:rPr>
          <w:sz w:val="22"/>
          <w:szCs w:val="22"/>
        </w:rPr>
      </w:pPr>
      <w:r>
        <w:rPr>
          <w:sz w:val="22"/>
          <w:szCs w:val="22"/>
        </w:rPr>
        <w:t>Transaction Reference Number</w:t>
      </w:r>
    </w:p>
    <w:p w14:paraId="2FBDCBBF" w14:textId="77777777" w:rsidR="009E13AD" w:rsidRDefault="009E13AD" w:rsidP="009E13AD">
      <w:pPr>
        <w:pStyle w:val="ListParagraph"/>
        <w:numPr>
          <w:ilvl w:val="1"/>
          <w:numId w:val="13"/>
        </w:numPr>
        <w:rPr>
          <w:sz w:val="22"/>
          <w:szCs w:val="22"/>
        </w:rPr>
      </w:pPr>
      <w:r>
        <w:rPr>
          <w:sz w:val="22"/>
          <w:szCs w:val="22"/>
        </w:rPr>
        <w:t>Transaction Details</w:t>
      </w:r>
    </w:p>
    <w:p w14:paraId="1F3E1875" w14:textId="77777777" w:rsidR="009E13AD" w:rsidRDefault="009E13AD" w:rsidP="009E13AD">
      <w:pPr>
        <w:pStyle w:val="ListParagraph"/>
        <w:numPr>
          <w:ilvl w:val="2"/>
          <w:numId w:val="13"/>
        </w:numPr>
        <w:rPr>
          <w:sz w:val="22"/>
          <w:szCs w:val="22"/>
        </w:rPr>
      </w:pPr>
      <w:r>
        <w:rPr>
          <w:sz w:val="22"/>
          <w:szCs w:val="22"/>
        </w:rPr>
        <w:t>From Account</w:t>
      </w:r>
    </w:p>
    <w:p w14:paraId="2C3D1194" w14:textId="4701E6C9" w:rsidR="009E13AD" w:rsidRDefault="009E13AD" w:rsidP="009E13AD">
      <w:pPr>
        <w:pStyle w:val="ListParagraph"/>
        <w:numPr>
          <w:ilvl w:val="2"/>
          <w:numId w:val="13"/>
        </w:numPr>
        <w:rPr>
          <w:sz w:val="22"/>
          <w:szCs w:val="22"/>
        </w:rPr>
      </w:pPr>
      <w:r>
        <w:rPr>
          <w:sz w:val="22"/>
          <w:szCs w:val="22"/>
        </w:rPr>
        <w:t xml:space="preserve">To </w:t>
      </w:r>
      <w:r w:rsidR="00D323E9">
        <w:rPr>
          <w:sz w:val="22"/>
          <w:szCs w:val="22"/>
        </w:rPr>
        <w:t>Card</w:t>
      </w:r>
    </w:p>
    <w:p w14:paraId="3DD822C6" w14:textId="77777777" w:rsidR="009E13AD" w:rsidRDefault="009E13AD" w:rsidP="009E13AD">
      <w:pPr>
        <w:pStyle w:val="ListParagraph"/>
        <w:numPr>
          <w:ilvl w:val="2"/>
          <w:numId w:val="13"/>
        </w:numPr>
        <w:rPr>
          <w:sz w:val="22"/>
          <w:szCs w:val="22"/>
        </w:rPr>
      </w:pPr>
      <w:r>
        <w:rPr>
          <w:sz w:val="22"/>
          <w:szCs w:val="22"/>
        </w:rPr>
        <w:t>Transaction Amount</w:t>
      </w:r>
    </w:p>
    <w:p w14:paraId="27BACEC3" w14:textId="77777777" w:rsidR="009E13AD" w:rsidRDefault="009E13AD" w:rsidP="009E13AD">
      <w:pPr>
        <w:pStyle w:val="ListParagraph"/>
        <w:numPr>
          <w:ilvl w:val="2"/>
          <w:numId w:val="13"/>
        </w:numPr>
        <w:rPr>
          <w:sz w:val="22"/>
          <w:szCs w:val="22"/>
        </w:rPr>
      </w:pPr>
      <w:r>
        <w:rPr>
          <w:sz w:val="22"/>
          <w:szCs w:val="22"/>
        </w:rPr>
        <w:t>Transaction Currency</w:t>
      </w:r>
    </w:p>
    <w:p w14:paraId="449AD798" w14:textId="153B4BBB" w:rsidR="009E13AD" w:rsidRDefault="009E13AD" w:rsidP="009E13AD">
      <w:pPr>
        <w:pStyle w:val="ListParagraph"/>
        <w:numPr>
          <w:ilvl w:val="0"/>
          <w:numId w:val="13"/>
        </w:numPr>
        <w:rPr>
          <w:sz w:val="22"/>
          <w:szCs w:val="22"/>
        </w:rPr>
      </w:pPr>
      <w:r>
        <w:rPr>
          <w:sz w:val="22"/>
          <w:szCs w:val="22"/>
        </w:rPr>
        <w:t xml:space="preserve">If </w:t>
      </w:r>
      <w:r w:rsidR="00F11B2A">
        <w:rPr>
          <w:sz w:val="22"/>
          <w:szCs w:val="22"/>
        </w:rPr>
        <w:t>card payment</w:t>
      </w:r>
      <w:r>
        <w:rPr>
          <w:sz w:val="22"/>
          <w:szCs w:val="22"/>
        </w:rPr>
        <w:t xml:space="preserve"> successful, the following options will be provided:</w:t>
      </w:r>
    </w:p>
    <w:p w14:paraId="034DCA60" w14:textId="77777777" w:rsidR="009E13AD" w:rsidRDefault="009E13AD" w:rsidP="009E13AD">
      <w:pPr>
        <w:pStyle w:val="ListParagraph"/>
        <w:numPr>
          <w:ilvl w:val="1"/>
          <w:numId w:val="13"/>
        </w:numPr>
        <w:rPr>
          <w:sz w:val="22"/>
          <w:szCs w:val="22"/>
        </w:rPr>
      </w:pPr>
      <w:r>
        <w:rPr>
          <w:sz w:val="22"/>
          <w:szCs w:val="22"/>
        </w:rPr>
        <w:t>Share (Applicable only for Mobile App) – On click the share icon, app will invoke the device native share functionality.</w:t>
      </w:r>
    </w:p>
    <w:p w14:paraId="326E48C5" w14:textId="1E569E8F" w:rsidR="009E13AD" w:rsidRPr="005F5D5F" w:rsidRDefault="009E13AD" w:rsidP="009E13AD">
      <w:pPr>
        <w:pStyle w:val="ListParagraph"/>
        <w:numPr>
          <w:ilvl w:val="1"/>
          <w:numId w:val="13"/>
        </w:numPr>
        <w:rPr>
          <w:sz w:val="22"/>
          <w:szCs w:val="22"/>
        </w:rPr>
      </w:pPr>
      <w:r>
        <w:rPr>
          <w:sz w:val="22"/>
          <w:szCs w:val="22"/>
        </w:rPr>
        <w:t xml:space="preserve">New </w:t>
      </w:r>
      <w:r w:rsidRPr="005F5D5F">
        <w:rPr>
          <w:sz w:val="22"/>
          <w:szCs w:val="22"/>
        </w:rPr>
        <w:t>Transfer</w:t>
      </w:r>
      <w:r w:rsidR="00F11B2A">
        <w:rPr>
          <w:sz w:val="22"/>
          <w:szCs w:val="22"/>
        </w:rPr>
        <w:t xml:space="preserve"> </w:t>
      </w:r>
      <w:r w:rsidRPr="005F5D5F">
        <w:rPr>
          <w:sz w:val="22"/>
          <w:szCs w:val="22"/>
        </w:rPr>
        <w:t xml:space="preserve">– On click the icon, app will redirect to </w:t>
      </w:r>
      <w:r>
        <w:rPr>
          <w:sz w:val="22"/>
          <w:szCs w:val="22"/>
        </w:rPr>
        <w:t xml:space="preserve">new </w:t>
      </w:r>
      <w:r w:rsidR="00F11B2A">
        <w:rPr>
          <w:sz w:val="22"/>
          <w:szCs w:val="22"/>
        </w:rPr>
        <w:t>card payment</w:t>
      </w:r>
      <w:r w:rsidRPr="005F5D5F">
        <w:rPr>
          <w:sz w:val="22"/>
          <w:szCs w:val="22"/>
        </w:rPr>
        <w:t xml:space="preserve"> screen</w:t>
      </w:r>
    </w:p>
    <w:p w14:paraId="4BEA8DA0" w14:textId="77777777" w:rsidR="009E13AD" w:rsidRPr="00624762" w:rsidRDefault="009E13AD" w:rsidP="009E13AD">
      <w:pPr>
        <w:ind w:firstLine="426"/>
        <w:rPr>
          <w:b/>
          <w:bCs/>
          <w:sz w:val="22"/>
          <w:szCs w:val="22"/>
        </w:rPr>
      </w:pPr>
      <w:r w:rsidRPr="00624762">
        <w:rPr>
          <w:b/>
          <w:bCs/>
          <w:sz w:val="22"/>
          <w:szCs w:val="22"/>
        </w:rPr>
        <w:t xml:space="preserve">APIs: </w:t>
      </w:r>
    </w:p>
    <w:p w14:paraId="004807B9" w14:textId="77777777" w:rsidR="009E13AD" w:rsidRDefault="009E13AD" w:rsidP="009E13AD">
      <w:pPr>
        <w:pStyle w:val="ListParagraph"/>
        <w:numPr>
          <w:ilvl w:val="0"/>
          <w:numId w:val="15"/>
        </w:numPr>
        <w:rPr>
          <w:sz w:val="22"/>
          <w:szCs w:val="22"/>
        </w:rPr>
      </w:pPr>
      <w:r w:rsidRPr="00A956A6">
        <w:rPr>
          <w:sz w:val="22"/>
          <w:szCs w:val="22"/>
        </w:rPr>
        <w:t xml:space="preserve">The app will invoke the bank charges API to fetch the Fund Transfer charge. </w:t>
      </w:r>
    </w:p>
    <w:p w14:paraId="665CFA74" w14:textId="77777777" w:rsidR="009E13AD" w:rsidRDefault="009E13AD" w:rsidP="009E13AD">
      <w:pPr>
        <w:pStyle w:val="ListParagraph"/>
        <w:numPr>
          <w:ilvl w:val="0"/>
          <w:numId w:val="15"/>
        </w:numPr>
        <w:rPr>
          <w:sz w:val="22"/>
          <w:szCs w:val="22"/>
        </w:rPr>
      </w:pPr>
      <w:r>
        <w:rPr>
          <w:sz w:val="22"/>
          <w:szCs w:val="22"/>
        </w:rPr>
        <w:t>The app will invoke the exchange rates API to fetch the exchange rates for the pair of currencies</w:t>
      </w:r>
    </w:p>
    <w:p w14:paraId="18012177" w14:textId="77777777" w:rsidR="009E13AD" w:rsidRDefault="009E13AD" w:rsidP="009E13AD">
      <w:pPr>
        <w:pStyle w:val="ListParagraph"/>
        <w:numPr>
          <w:ilvl w:val="0"/>
          <w:numId w:val="15"/>
        </w:numPr>
        <w:rPr>
          <w:sz w:val="22"/>
          <w:szCs w:val="22"/>
        </w:rPr>
      </w:pPr>
      <w:r>
        <w:rPr>
          <w:sz w:val="22"/>
          <w:szCs w:val="22"/>
        </w:rPr>
        <w:t>The credit card payment API will be invoked for card payment</w:t>
      </w:r>
    </w:p>
    <w:p w14:paraId="7E6D949D" w14:textId="77777777" w:rsidR="009E13AD" w:rsidRDefault="009E13AD" w:rsidP="009E13AD">
      <w:pPr>
        <w:pStyle w:val="Heading3"/>
        <w:numPr>
          <w:ilvl w:val="2"/>
          <w:numId w:val="4"/>
        </w:numPr>
        <w:rPr>
          <w:sz w:val="24"/>
          <w:szCs w:val="24"/>
        </w:rPr>
      </w:pPr>
      <w:bookmarkStart w:id="99" w:name="_Toc117274623"/>
      <w:r w:rsidRPr="00BA67E9">
        <w:rPr>
          <w:sz w:val="24"/>
          <w:szCs w:val="24"/>
        </w:rPr>
        <w:t xml:space="preserve">Within </w:t>
      </w:r>
      <w:r>
        <w:rPr>
          <w:sz w:val="24"/>
          <w:szCs w:val="24"/>
        </w:rPr>
        <w:t xml:space="preserve">Al </w:t>
      </w:r>
      <w:r w:rsidRPr="00BA67E9">
        <w:rPr>
          <w:sz w:val="24"/>
          <w:szCs w:val="24"/>
        </w:rPr>
        <w:t>Masraf</w:t>
      </w:r>
      <w:bookmarkEnd w:id="99"/>
    </w:p>
    <w:p w14:paraId="4CEB48B0" w14:textId="77777777" w:rsidR="009E13AD" w:rsidRPr="00FB6F39" w:rsidRDefault="009E13AD" w:rsidP="009E13AD">
      <w:pPr>
        <w:ind w:firstLine="360"/>
        <w:rPr>
          <w:sz w:val="22"/>
          <w:szCs w:val="22"/>
        </w:rPr>
      </w:pPr>
      <w:r w:rsidRPr="00FB6F39">
        <w:rPr>
          <w:b/>
          <w:bCs/>
          <w:sz w:val="22"/>
          <w:szCs w:val="22"/>
        </w:rPr>
        <w:t>Navigations:</w:t>
      </w:r>
      <w:r w:rsidRPr="00FB6F39">
        <w:rPr>
          <w:sz w:val="22"/>
          <w:szCs w:val="22"/>
        </w:rPr>
        <w:t xml:space="preserve"> Login -&gt; Menu -&gt; Transfers -&gt; </w:t>
      </w:r>
      <w:r>
        <w:rPr>
          <w:sz w:val="22"/>
          <w:szCs w:val="22"/>
        </w:rPr>
        <w:t>Card Payment within Al Masraf</w:t>
      </w:r>
    </w:p>
    <w:p w14:paraId="7950794D" w14:textId="77777777" w:rsidR="009E13AD" w:rsidRDefault="009E13AD" w:rsidP="009E13AD">
      <w:pPr>
        <w:pStyle w:val="ListParagraph"/>
        <w:numPr>
          <w:ilvl w:val="0"/>
          <w:numId w:val="13"/>
        </w:numPr>
        <w:rPr>
          <w:sz w:val="22"/>
          <w:szCs w:val="22"/>
        </w:rPr>
      </w:pPr>
      <w:r>
        <w:rPr>
          <w:sz w:val="22"/>
          <w:szCs w:val="22"/>
        </w:rPr>
        <w:t>This section is for the customer transfer funds to the beneficiaries added within the Al Masraf bank other than their own cards.</w:t>
      </w:r>
    </w:p>
    <w:p w14:paraId="1F4A785C" w14:textId="77777777" w:rsidR="009E13AD" w:rsidRPr="00296D6A" w:rsidRDefault="009E13AD" w:rsidP="009E13AD">
      <w:pPr>
        <w:ind w:left="360"/>
        <w:rPr>
          <w:b/>
          <w:bCs/>
          <w:sz w:val="24"/>
          <w:szCs w:val="24"/>
        </w:rPr>
      </w:pPr>
      <w:r w:rsidRPr="00296D6A">
        <w:rPr>
          <w:b/>
          <w:bCs/>
          <w:sz w:val="24"/>
          <w:szCs w:val="24"/>
        </w:rPr>
        <w:t>Screen 1:</w:t>
      </w:r>
    </w:p>
    <w:p w14:paraId="06F81ECB" w14:textId="77777777" w:rsidR="009E13AD" w:rsidRDefault="009E13AD" w:rsidP="009E13AD">
      <w:pPr>
        <w:pStyle w:val="ListParagraph"/>
        <w:numPr>
          <w:ilvl w:val="0"/>
          <w:numId w:val="13"/>
        </w:numPr>
        <w:rPr>
          <w:sz w:val="22"/>
          <w:szCs w:val="22"/>
        </w:rPr>
      </w:pPr>
      <w:r>
        <w:rPr>
          <w:sz w:val="22"/>
          <w:szCs w:val="22"/>
        </w:rPr>
        <w:t>By default, the primary account should be selected in the From Account and user will have the option to select other account from dropdown.</w:t>
      </w:r>
    </w:p>
    <w:p w14:paraId="77C1FC27" w14:textId="77777777" w:rsidR="009E13AD" w:rsidRDefault="009E13AD" w:rsidP="009E13AD">
      <w:pPr>
        <w:pStyle w:val="ListParagraph"/>
        <w:numPr>
          <w:ilvl w:val="0"/>
          <w:numId w:val="13"/>
        </w:numPr>
        <w:rPr>
          <w:sz w:val="22"/>
          <w:szCs w:val="22"/>
        </w:rPr>
      </w:pPr>
      <w:r>
        <w:rPr>
          <w:sz w:val="22"/>
          <w:szCs w:val="22"/>
        </w:rPr>
        <w:t xml:space="preserve">On select the </w:t>
      </w:r>
      <w:proofErr w:type="spellStart"/>
      <w:r>
        <w:rPr>
          <w:sz w:val="22"/>
          <w:szCs w:val="22"/>
        </w:rPr>
        <w:t>to</w:t>
      </w:r>
      <w:proofErr w:type="spellEnd"/>
      <w:r>
        <w:rPr>
          <w:sz w:val="22"/>
          <w:szCs w:val="22"/>
        </w:rPr>
        <w:t xml:space="preserve"> account dropdown, </w:t>
      </w:r>
      <w:r w:rsidRPr="00F73FBC">
        <w:rPr>
          <w:sz w:val="22"/>
          <w:szCs w:val="22"/>
        </w:rPr>
        <w:t xml:space="preserve">Beneficiaries will be displayed on </w:t>
      </w:r>
      <w:r>
        <w:rPr>
          <w:sz w:val="22"/>
          <w:szCs w:val="22"/>
        </w:rPr>
        <w:t xml:space="preserve">the </w:t>
      </w:r>
      <w:r w:rsidRPr="00F73FBC">
        <w:rPr>
          <w:sz w:val="22"/>
          <w:szCs w:val="22"/>
        </w:rPr>
        <w:t>dropdown. On select a beneficiary the Nick Name will be displayed on the field</w:t>
      </w:r>
      <w:r>
        <w:rPr>
          <w:sz w:val="22"/>
          <w:szCs w:val="22"/>
        </w:rPr>
        <w:t>, whereas Card</w:t>
      </w:r>
      <w:r w:rsidRPr="00F73FBC">
        <w:rPr>
          <w:sz w:val="22"/>
          <w:szCs w:val="22"/>
        </w:rPr>
        <w:t xml:space="preserve"> Number</w:t>
      </w:r>
      <w:r>
        <w:rPr>
          <w:sz w:val="22"/>
          <w:szCs w:val="22"/>
        </w:rPr>
        <w:t>, Card</w:t>
      </w:r>
      <w:r w:rsidRPr="00F73FBC">
        <w:rPr>
          <w:sz w:val="22"/>
          <w:szCs w:val="22"/>
        </w:rPr>
        <w:t xml:space="preserve"> Currency</w:t>
      </w:r>
      <w:r>
        <w:rPr>
          <w:sz w:val="22"/>
          <w:szCs w:val="22"/>
        </w:rPr>
        <w:t xml:space="preserve"> and Bank Name</w:t>
      </w:r>
      <w:r w:rsidRPr="00F73FBC">
        <w:rPr>
          <w:sz w:val="22"/>
          <w:szCs w:val="22"/>
        </w:rPr>
        <w:t xml:space="preserve"> will be displayed below the dropdown field.</w:t>
      </w:r>
    </w:p>
    <w:p w14:paraId="67F35D06" w14:textId="77777777" w:rsidR="009E13AD" w:rsidRDefault="009E13AD" w:rsidP="009E13AD">
      <w:pPr>
        <w:pStyle w:val="ListParagraph"/>
        <w:numPr>
          <w:ilvl w:val="0"/>
          <w:numId w:val="13"/>
        </w:numPr>
        <w:rPr>
          <w:sz w:val="22"/>
          <w:szCs w:val="22"/>
        </w:rPr>
      </w:pPr>
      <w:r>
        <w:rPr>
          <w:sz w:val="22"/>
          <w:szCs w:val="22"/>
        </w:rPr>
        <w:lastRenderedPageBreak/>
        <w:t>User can transfer in both From Account and Beneficiary Account currency.  By default, the beneficiary account currency will be selected.</w:t>
      </w:r>
    </w:p>
    <w:p w14:paraId="7E44AEEE" w14:textId="77777777" w:rsidR="009E13AD" w:rsidRDefault="009E13AD" w:rsidP="009E13AD">
      <w:pPr>
        <w:pStyle w:val="ListParagraph"/>
        <w:numPr>
          <w:ilvl w:val="0"/>
          <w:numId w:val="13"/>
        </w:numPr>
        <w:rPr>
          <w:sz w:val="22"/>
          <w:szCs w:val="22"/>
        </w:rPr>
      </w:pPr>
      <w:r>
        <w:rPr>
          <w:sz w:val="22"/>
          <w:szCs w:val="22"/>
        </w:rPr>
        <w:t>The forex exchanges will be applicable only when the From and beneficiary account are in different currencies.</w:t>
      </w:r>
    </w:p>
    <w:p w14:paraId="2BF7D50D" w14:textId="77777777" w:rsidR="009E13AD" w:rsidRDefault="009E13AD" w:rsidP="009E13AD">
      <w:pPr>
        <w:pStyle w:val="ListParagraph"/>
        <w:numPr>
          <w:ilvl w:val="0"/>
          <w:numId w:val="13"/>
        </w:numPr>
        <w:rPr>
          <w:sz w:val="22"/>
          <w:szCs w:val="22"/>
        </w:rPr>
      </w:pPr>
      <w:r>
        <w:rPr>
          <w:sz w:val="22"/>
          <w:szCs w:val="22"/>
        </w:rPr>
        <w:t>If the Future Dated transaction is selected, the transaction date will be displayed, and user needs to select a future date.</w:t>
      </w:r>
      <w:r w:rsidRPr="000C1E2E">
        <w:rPr>
          <w:sz w:val="22"/>
          <w:szCs w:val="22"/>
        </w:rPr>
        <w:t xml:space="preserve"> </w:t>
      </w:r>
      <w:r>
        <w:rPr>
          <w:sz w:val="22"/>
          <w:szCs w:val="22"/>
        </w:rPr>
        <w:t>If it’s a future dated transaction, the transaction details will be stored on the MADP table and on the actual date, a schedule will run and post the fund transfer request to T24.</w:t>
      </w:r>
    </w:p>
    <w:p w14:paraId="5DB51F79" w14:textId="77777777" w:rsidR="009E13AD" w:rsidRDefault="009E13AD" w:rsidP="009E13AD">
      <w:pPr>
        <w:pStyle w:val="ListParagraph"/>
        <w:numPr>
          <w:ilvl w:val="0"/>
          <w:numId w:val="13"/>
        </w:numPr>
        <w:rPr>
          <w:sz w:val="22"/>
          <w:szCs w:val="22"/>
        </w:rPr>
      </w:pPr>
      <w:r>
        <w:rPr>
          <w:sz w:val="22"/>
          <w:szCs w:val="22"/>
        </w:rPr>
        <w:t>If the Standing order is selected, then the Frequency, Start Date and Number of transactions fields will be enabled.</w:t>
      </w:r>
    </w:p>
    <w:p w14:paraId="0885574D" w14:textId="77777777" w:rsidR="009E13AD" w:rsidRPr="00761DB7" w:rsidRDefault="009E13AD" w:rsidP="009E13AD">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9E13AD" w14:paraId="5E68EA9C"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E72DF7D" w14:textId="77777777" w:rsidR="009E13AD" w:rsidRDefault="009E13AD" w:rsidP="005436F9">
            <w:proofErr w:type="gramStart"/>
            <w:r>
              <w:rPr>
                <w:rFonts w:ascii="Calibri" w:hAnsi="Calibri" w:cs="Calibri"/>
                <w:b w:val="0"/>
                <w:bCs w:val="0"/>
                <w:color w:val="FFFFFF"/>
              </w:rPr>
              <w:t>#.No</w:t>
            </w:r>
            <w:proofErr w:type="gramEnd"/>
          </w:p>
        </w:tc>
        <w:tc>
          <w:tcPr>
            <w:tcW w:w="1461" w:type="dxa"/>
          </w:tcPr>
          <w:p w14:paraId="17F4B94C"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227547E4"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0853C0E9"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101C5E46"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2B595CAD"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1E4529FF"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E13AD" w14:paraId="2DF7ED78"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9FD4DBE" w14:textId="77777777" w:rsidR="009E13AD" w:rsidRPr="001A09D4" w:rsidRDefault="009E13AD" w:rsidP="005436F9">
            <w:pPr>
              <w:pStyle w:val="ListParagraph"/>
              <w:numPr>
                <w:ilvl w:val="0"/>
                <w:numId w:val="36"/>
              </w:numPr>
              <w:spacing w:before="60"/>
              <w:contextualSpacing w:val="0"/>
              <w:jc w:val="both"/>
            </w:pPr>
          </w:p>
        </w:tc>
        <w:tc>
          <w:tcPr>
            <w:tcW w:w="1461" w:type="dxa"/>
          </w:tcPr>
          <w:p w14:paraId="059C618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231" w:type="dxa"/>
          </w:tcPr>
          <w:p w14:paraId="5B55E99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09EED0C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29CCE98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35274AC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3F6C049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 xml:space="preserve">By default, the primary account should be selected. </w:t>
            </w:r>
            <w:r>
              <w:br/>
            </w:r>
            <w:r>
              <w:br/>
              <w:t>If only one account is there, it should be defaulted.</w:t>
            </w:r>
          </w:p>
        </w:tc>
      </w:tr>
      <w:tr w:rsidR="009E13AD" w14:paraId="3BBC49CB"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B5DD050" w14:textId="77777777" w:rsidR="009E13AD" w:rsidRPr="001A09D4" w:rsidRDefault="009E13AD" w:rsidP="005436F9">
            <w:pPr>
              <w:pStyle w:val="ListParagraph"/>
              <w:numPr>
                <w:ilvl w:val="0"/>
                <w:numId w:val="36"/>
              </w:numPr>
              <w:spacing w:before="60"/>
              <w:contextualSpacing w:val="0"/>
              <w:jc w:val="both"/>
            </w:pPr>
          </w:p>
        </w:tc>
        <w:tc>
          <w:tcPr>
            <w:tcW w:w="1461" w:type="dxa"/>
          </w:tcPr>
          <w:p w14:paraId="790D5DF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 Card</w:t>
            </w:r>
          </w:p>
        </w:tc>
        <w:tc>
          <w:tcPr>
            <w:tcW w:w="1231" w:type="dxa"/>
          </w:tcPr>
          <w:p w14:paraId="10DB6CF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4CF0AA5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47C34DD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2A8E8F4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3A1B133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Beneficiaries will be displayed on dropdown. On select a beneficiary, the beneficiary details will be displayed below.</w:t>
            </w:r>
          </w:p>
        </w:tc>
      </w:tr>
      <w:tr w:rsidR="009E13AD" w14:paraId="0F317EF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167C86A" w14:textId="77777777" w:rsidR="009E13AD" w:rsidRPr="001A09D4" w:rsidRDefault="009E13AD" w:rsidP="005436F9">
            <w:pPr>
              <w:pStyle w:val="ListParagraph"/>
              <w:numPr>
                <w:ilvl w:val="0"/>
                <w:numId w:val="36"/>
              </w:numPr>
              <w:spacing w:before="60"/>
              <w:contextualSpacing w:val="0"/>
              <w:jc w:val="both"/>
            </w:pPr>
          </w:p>
        </w:tc>
        <w:tc>
          <w:tcPr>
            <w:tcW w:w="1461" w:type="dxa"/>
          </w:tcPr>
          <w:p w14:paraId="458051E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Beneficiary details</w:t>
            </w:r>
          </w:p>
        </w:tc>
        <w:tc>
          <w:tcPr>
            <w:tcW w:w="1231" w:type="dxa"/>
          </w:tcPr>
          <w:p w14:paraId="66D35BD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55764AA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361AA77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3797159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3A23EC6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 select a beneficiary, Card Number, Card Currency, and Bank Name will be displayed below the dropdown field.</w:t>
            </w:r>
          </w:p>
        </w:tc>
      </w:tr>
      <w:tr w:rsidR="009E13AD" w14:paraId="7FFE8D40"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78DFB49F" w14:textId="77777777" w:rsidR="009E13AD" w:rsidRPr="001A09D4" w:rsidRDefault="009E13AD" w:rsidP="005436F9">
            <w:pPr>
              <w:pStyle w:val="ListParagraph"/>
              <w:numPr>
                <w:ilvl w:val="0"/>
                <w:numId w:val="36"/>
              </w:numPr>
              <w:spacing w:before="60"/>
              <w:contextualSpacing w:val="0"/>
              <w:jc w:val="both"/>
            </w:pPr>
          </w:p>
        </w:tc>
        <w:tc>
          <w:tcPr>
            <w:tcW w:w="1461" w:type="dxa"/>
          </w:tcPr>
          <w:p w14:paraId="3921262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Amount</w:t>
            </w:r>
          </w:p>
        </w:tc>
        <w:tc>
          <w:tcPr>
            <w:tcW w:w="1231" w:type="dxa"/>
          </w:tcPr>
          <w:p w14:paraId="47C0AF4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461046B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7975250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9</w:t>
            </w:r>
          </w:p>
        </w:tc>
        <w:tc>
          <w:tcPr>
            <w:tcW w:w="1233" w:type="dxa"/>
          </w:tcPr>
          <w:p w14:paraId="1E1B76B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1EA6CC7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2AE22BE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37DCDE7" w14:textId="77777777" w:rsidR="009E13AD" w:rsidRPr="001A09D4" w:rsidRDefault="009E13AD" w:rsidP="005436F9">
            <w:pPr>
              <w:pStyle w:val="ListParagraph"/>
              <w:numPr>
                <w:ilvl w:val="0"/>
                <w:numId w:val="36"/>
              </w:numPr>
              <w:spacing w:before="60"/>
              <w:contextualSpacing w:val="0"/>
              <w:jc w:val="both"/>
            </w:pPr>
          </w:p>
        </w:tc>
        <w:tc>
          <w:tcPr>
            <w:tcW w:w="1461" w:type="dxa"/>
          </w:tcPr>
          <w:p w14:paraId="6C51084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Exchange Rates</w:t>
            </w:r>
          </w:p>
        </w:tc>
        <w:tc>
          <w:tcPr>
            <w:tcW w:w="1231" w:type="dxa"/>
          </w:tcPr>
          <w:p w14:paraId="7BB7AB8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503CB0D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4359DF2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69D1F4D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36A9CB1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Will display the other currency than the selected one.</w:t>
            </w:r>
          </w:p>
        </w:tc>
      </w:tr>
      <w:tr w:rsidR="009E13AD" w14:paraId="6795A1E7"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1BABC8B" w14:textId="77777777" w:rsidR="009E13AD" w:rsidRPr="001A09D4" w:rsidRDefault="009E13AD" w:rsidP="005436F9">
            <w:pPr>
              <w:pStyle w:val="ListParagraph"/>
              <w:numPr>
                <w:ilvl w:val="0"/>
                <w:numId w:val="36"/>
              </w:numPr>
              <w:spacing w:before="60"/>
              <w:contextualSpacing w:val="0"/>
              <w:jc w:val="both"/>
            </w:pPr>
          </w:p>
        </w:tc>
        <w:tc>
          <w:tcPr>
            <w:tcW w:w="1461" w:type="dxa"/>
          </w:tcPr>
          <w:p w14:paraId="33DFFDD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Purpose of Transfer</w:t>
            </w:r>
          </w:p>
        </w:tc>
        <w:tc>
          <w:tcPr>
            <w:tcW w:w="1231" w:type="dxa"/>
          </w:tcPr>
          <w:p w14:paraId="331AA0D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1F99094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4D0508C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552FD34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26C8273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Default to CRP and it shouldn’t be visible.</w:t>
            </w:r>
          </w:p>
        </w:tc>
      </w:tr>
      <w:tr w:rsidR="009E13AD" w14:paraId="0839752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270FFD8" w14:textId="77777777" w:rsidR="009E13AD" w:rsidRPr="001A09D4" w:rsidRDefault="009E13AD" w:rsidP="005436F9">
            <w:pPr>
              <w:pStyle w:val="ListParagraph"/>
              <w:numPr>
                <w:ilvl w:val="0"/>
                <w:numId w:val="36"/>
              </w:numPr>
              <w:spacing w:before="60"/>
              <w:contextualSpacing w:val="0"/>
              <w:jc w:val="both"/>
              <w:rPr>
                <w:b w:val="0"/>
                <w:bCs w:val="0"/>
              </w:rPr>
            </w:pPr>
          </w:p>
        </w:tc>
        <w:tc>
          <w:tcPr>
            <w:tcW w:w="1461" w:type="dxa"/>
          </w:tcPr>
          <w:p w14:paraId="7413F50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Description</w:t>
            </w:r>
          </w:p>
        </w:tc>
        <w:tc>
          <w:tcPr>
            <w:tcW w:w="1231" w:type="dxa"/>
          </w:tcPr>
          <w:p w14:paraId="3CAB2B2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0DA3B13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Alphanumeric</w:t>
            </w:r>
          </w:p>
        </w:tc>
        <w:tc>
          <w:tcPr>
            <w:tcW w:w="937" w:type="dxa"/>
          </w:tcPr>
          <w:p w14:paraId="5BD2655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3186BD0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190FA4F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0C24D4ED"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F4EFFBA" w14:textId="77777777" w:rsidR="009E13AD" w:rsidRPr="001A09D4" w:rsidRDefault="009E13AD" w:rsidP="005436F9">
            <w:pPr>
              <w:pStyle w:val="ListParagraph"/>
              <w:numPr>
                <w:ilvl w:val="0"/>
                <w:numId w:val="36"/>
              </w:numPr>
              <w:spacing w:before="60"/>
              <w:contextualSpacing w:val="0"/>
              <w:jc w:val="both"/>
              <w:rPr>
                <w:b w:val="0"/>
                <w:bCs w:val="0"/>
              </w:rPr>
            </w:pPr>
          </w:p>
        </w:tc>
        <w:tc>
          <w:tcPr>
            <w:tcW w:w="1461" w:type="dxa"/>
          </w:tcPr>
          <w:p w14:paraId="34B557C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Future Transfer</w:t>
            </w:r>
          </w:p>
        </w:tc>
        <w:tc>
          <w:tcPr>
            <w:tcW w:w="1231" w:type="dxa"/>
          </w:tcPr>
          <w:p w14:paraId="2BF4C1D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67BCFB1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57F9A51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1F3ED68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48B96A0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If user click transfer later, future date would be allowed.</w:t>
            </w:r>
          </w:p>
        </w:tc>
      </w:tr>
      <w:tr w:rsidR="009E13AD" w14:paraId="01415E14"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45F6A55" w14:textId="77777777" w:rsidR="009E13AD" w:rsidRPr="001A09D4" w:rsidRDefault="009E13AD" w:rsidP="005436F9">
            <w:pPr>
              <w:pStyle w:val="ListParagraph"/>
              <w:numPr>
                <w:ilvl w:val="0"/>
                <w:numId w:val="36"/>
              </w:numPr>
              <w:spacing w:before="60"/>
              <w:contextualSpacing w:val="0"/>
              <w:jc w:val="both"/>
            </w:pPr>
          </w:p>
        </w:tc>
        <w:tc>
          <w:tcPr>
            <w:tcW w:w="1461" w:type="dxa"/>
          </w:tcPr>
          <w:p w14:paraId="0B7F259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27D2865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5278D26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002CC3F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5066889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0892C2A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9E13AD" w14:paraId="49FA169B"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3C2D299" w14:textId="77777777" w:rsidR="009E13AD" w:rsidRPr="001A09D4" w:rsidRDefault="009E13AD" w:rsidP="005436F9">
            <w:pPr>
              <w:pStyle w:val="ListParagraph"/>
              <w:numPr>
                <w:ilvl w:val="0"/>
                <w:numId w:val="36"/>
              </w:numPr>
              <w:spacing w:before="60"/>
              <w:contextualSpacing w:val="0"/>
              <w:jc w:val="both"/>
            </w:pPr>
          </w:p>
        </w:tc>
        <w:tc>
          <w:tcPr>
            <w:tcW w:w="1461" w:type="dxa"/>
          </w:tcPr>
          <w:p w14:paraId="24160D4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7D09207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623002E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66EC00E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06EB857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146C277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14338030"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16C97780"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lastRenderedPageBreak/>
              <w:t>On click No, app will remain in the same screen and user can resume further.</w:t>
            </w:r>
          </w:p>
        </w:tc>
      </w:tr>
    </w:tbl>
    <w:p w14:paraId="1A421F7D" w14:textId="77777777" w:rsidR="009E13AD" w:rsidRPr="00624762" w:rsidRDefault="009E13AD" w:rsidP="009E13AD">
      <w:pPr>
        <w:ind w:firstLine="426"/>
        <w:rPr>
          <w:b/>
          <w:bCs/>
          <w:sz w:val="22"/>
          <w:szCs w:val="22"/>
        </w:rPr>
      </w:pPr>
      <w:r w:rsidRPr="00624762">
        <w:rPr>
          <w:b/>
          <w:bCs/>
          <w:sz w:val="22"/>
          <w:szCs w:val="22"/>
        </w:rPr>
        <w:lastRenderedPageBreak/>
        <w:t>Validations:</w:t>
      </w:r>
    </w:p>
    <w:p w14:paraId="306A7B40" w14:textId="62E1AAC3" w:rsidR="009E13AD" w:rsidRDefault="009E13AD" w:rsidP="009E13AD">
      <w:pPr>
        <w:pStyle w:val="ListParagraph"/>
        <w:numPr>
          <w:ilvl w:val="0"/>
          <w:numId w:val="13"/>
        </w:numPr>
        <w:rPr>
          <w:sz w:val="22"/>
          <w:szCs w:val="22"/>
        </w:rPr>
      </w:pPr>
      <w:r>
        <w:rPr>
          <w:sz w:val="22"/>
          <w:szCs w:val="22"/>
        </w:rPr>
        <w:t xml:space="preserve">When deal code is entered, user can’t select Future Date. Applicable only for immediate transfer. </w:t>
      </w:r>
    </w:p>
    <w:p w14:paraId="00070A84" w14:textId="77777777" w:rsidR="009E13AD" w:rsidRPr="00FB6F39" w:rsidRDefault="009E13AD" w:rsidP="009E13AD">
      <w:pPr>
        <w:ind w:left="426"/>
        <w:rPr>
          <w:b/>
          <w:bCs/>
          <w:sz w:val="24"/>
          <w:szCs w:val="24"/>
        </w:rPr>
      </w:pPr>
      <w:r w:rsidRPr="00FB6F39">
        <w:rPr>
          <w:b/>
          <w:bCs/>
          <w:sz w:val="24"/>
          <w:szCs w:val="24"/>
        </w:rPr>
        <w:t>Screen 2 (Confirmation):</w:t>
      </w:r>
    </w:p>
    <w:p w14:paraId="292B0946" w14:textId="77777777" w:rsidR="009E13AD" w:rsidRDefault="009E13AD" w:rsidP="009E13AD">
      <w:pPr>
        <w:pStyle w:val="ListParagraph"/>
        <w:numPr>
          <w:ilvl w:val="0"/>
          <w:numId w:val="13"/>
        </w:numPr>
        <w:rPr>
          <w:sz w:val="22"/>
          <w:szCs w:val="22"/>
        </w:rPr>
      </w:pPr>
      <w:r>
        <w:rPr>
          <w:sz w:val="22"/>
          <w:szCs w:val="22"/>
        </w:rPr>
        <w:t>This section is for the customer to verify all the details entered in the previous screen.</w:t>
      </w:r>
    </w:p>
    <w:p w14:paraId="730F996C" w14:textId="77777777" w:rsidR="009E13AD" w:rsidRPr="00FB6F39" w:rsidRDefault="009E13AD" w:rsidP="009E13AD">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9E13AD" w14:paraId="5B3797D0"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87DA74A" w14:textId="77777777" w:rsidR="009E13AD" w:rsidRDefault="009E13AD" w:rsidP="005436F9">
            <w:proofErr w:type="gramStart"/>
            <w:r>
              <w:rPr>
                <w:rFonts w:ascii="Calibri" w:hAnsi="Calibri" w:cs="Calibri"/>
                <w:b w:val="0"/>
                <w:bCs w:val="0"/>
                <w:color w:val="FFFFFF"/>
              </w:rPr>
              <w:t>#.No</w:t>
            </w:r>
            <w:proofErr w:type="gramEnd"/>
          </w:p>
        </w:tc>
        <w:tc>
          <w:tcPr>
            <w:tcW w:w="1675" w:type="dxa"/>
          </w:tcPr>
          <w:p w14:paraId="4787A0D1"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39315116"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340086B2"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133C1C01"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040B14D4"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382AC0EA"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E13AD" w14:paraId="0CDFA82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EC7F959" w14:textId="77777777" w:rsidR="009E13AD" w:rsidRPr="004B0B79" w:rsidRDefault="009E13AD">
            <w:pPr>
              <w:pStyle w:val="ListParagraph"/>
              <w:numPr>
                <w:ilvl w:val="0"/>
                <w:numId w:val="72"/>
              </w:numPr>
              <w:spacing w:before="60"/>
              <w:contextualSpacing w:val="0"/>
              <w:jc w:val="both"/>
            </w:pPr>
          </w:p>
        </w:tc>
        <w:tc>
          <w:tcPr>
            <w:tcW w:w="1675" w:type="dxa"/>
          </w:tcPr>
          <w:p w14:paraId="58B5D60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52E0866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0A91490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02AA838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6285B06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3DCD6D1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4333AA35"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B42F054" w14:textId="77777777" w:rsidR="009E13AD" w:rsidRPr="004B0B79" w:rsidRDefault="009E13AD">
            <w:pPr>
              <w:pStyle w:val="ListParagraph"/>
              <w:numPr>
                <w:ilvl w:val="0"/>
                <w:numId w:val="72"/>
              </w:numPr>
              <w:spacing w:before="60"/>
              <w:contextualSpacing w:val="0"/>
              <w:jc w:val="both"/>
            </w:pPr>
          </w:p>
        </w:tc>
        <w:tc>
          <w:tcPr>
            <w:tcW w:w="1675" w:type="dxa"/>
          </w:tcPr>
          <w:p w14:paraId="520AB2A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 Account</w:t>
            </w:r>
          </w:p>
        </w:tc>
        <w:tc>
          <w:tcPr>
            <w:tcW w:w="1335" w:type="dxa"/>
          </w:tcPr>
          <w:p w14:paraId="7F73F53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1E94708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3FAD50E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77052BF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C74AD9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3A9D1CA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01589DF" w14:textId="77777777" w:rsidR="009E13AD" w:rsidRPr="004B0B79" w:rsidRDefault="009E13AD">
            <w:pPr>
              <w:pStyle w:val="ListParagraph"/>
              <w:numPr>
                <w:ilvl w:val="0"/>
                <w:numId w:val="72"/>
              </w:numPr>
              <w:spacing w:before="60"/>
              <w:contextualSpacing w:val="0"/>
              <w:jc w:val="both"/>
            </w:pPr>
          </w:p>
        </w:tc>
        <w:tc>
          <w:tcPr>
            <w:tcW w:w="1675" w:type="dxa"/>
          </w:tcPr>
          <w:p w14:paraId="455708F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Deal Number</w:t>
            </w:r>
          </w:p>
        </w:tc>
        <w:tc>
          <w:tcPr>
            <w:tcW w:w="1335" w:type="dxa"/>
          </w:tcPr>
          <w:p w14:paraId="36FF436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467" w:type="dxa"/>
          </w:tcPr>
          <w:p w14:paraId="79CA445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5FACFA6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0A0FF74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218D08F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Only if entered in previous screen</w:t>
            </w:r>
          </w:p>
        </w:tc>
      </w:tr>
      <w:tr w:rsidR="009E13AD" w14:paraId="45C9E8F0"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38622736" w14:textId="77777777" w:rsidR="009E13AD" w:rsidRPr="004B0B79" w:rsidRDefault="009E13AD">
            <w:pPr>
              <w:pStyle w:val="ListParagraph"/>
              <w:numPr>
                <w:ilvl w:val="0"/>
                <w:numId w:val="72"/>
              </w:numPr>
              <w:spacing w:before="60"/>
              <w:contextualSpacing w:val="0"/>
              <w:jc w:val="both"/>
            </w:pPr>
          </w:p>
        </w:tc>
        <w:tc>
          <w:tcPr>
            <w:tcW w:w="1675" w:type="dxa"/>
          </w:tcPr>
          <w:p w14:paraId="288720F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Amount and Currency</w:t>
            </w:r>
          </w:p>
        </w:tc>
        <w:tc>
          <w:tcPr>
            <w:tcW w:w="1335" w:type="dxa"/>
          </w:tcPr>
          <w:p w14:paraId="6307FE6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4B8172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655DFE0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61E8175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FD4E7B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4774851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DFA2563" w14:textId="77777777" w:rsidR="009E13AD" w:rsidRPr="004B0B79" w:rsidRDefault="009E13AD">
            <w:pPr>
              <w:pStyle w:val="ListParagraph"/>
              <w:numPr>
                <w:ilvl w:val="0"/>
                <w:numId w:val="72"/>
              </w:numPr>
              <w:spacing w:before="60"/>
              <w:contextualSpacing w:val="0"/>
              <w:jc w:val="both"/>
            </w:pPr>
          </w:p>
        </w:tc>
        <w:tc>
          <w:tcPr>
            <w:tcW w:w="1675" w:type="dxa"/>
          </w:tcPr>
          <w:p w14:paraId="30793DE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Exchange Rates</w:t>
            </w:r>
          </w:p>
        </w:tc>
        <w:tc>
          <w:tcPr>
            <w:tcW w:w="1335" w:type="dxa"/>
          </w:tcPr>
          <w:p w14:paraId="36479E6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7494C21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09E5C83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4F3DB45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0D3BBAA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Only if the transaction is cross currency</w:t>
            </w:r>
          </w:p>
        </w:tc>
      </w:tr>
      <w:tr w:rsidR="009E13AD" w14:paraId="22A200D4"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5C2296D3" w14:textId="77777777" w:rsidR="009E13AD" w:rsidRPr="004B0B79" w:rsidRDefault="009E13AD">
            <w:pPr>
              <w:pStyle w:val="ListParagraph"/>
              <w:numPr>
                <w:ilvl w:val="0"/>
                <w:numId w:val="72"/>
              </w:numPr>
              <w:spacing w:before="60"/>
              <w:contextualSpacing w:val="0"/>
              <w:jc w:val="both"/>
            </w:pPr>
          </w:p>
        </w:tc>
        <w:tc>
          <w:tcPr>
            <w:tcW w:w="1675" w:type="dxa"/>
          </w:tcPr>
          <w:p w14:paraId="360103D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Charges</w:t>
            </w:r>
          </w:p>
        </w:tc>
        <w:tc>
          <w:tcPr>
            <w:tcW w:w="1335" w:type="dxa"/>
          </w:tcPr>
          <w:p w14:paraId="5FFCBA6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7D88BC5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01AE402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14DFFD6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7008F4B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If free also, it should be displayed as 0.</w:t>
            </w:r>
          </w:p>
        </w:tc>
      </w:tr>
      <w:tr w:rsidR="009E13AD" w14:paraId="1C49E09A"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C069CC2" w14:textId="77777777" w:rsidR="009E13AD" w:rsidRPr="00B9526E" w:rsidRDefault="009E13AD">
            <w:pPr>
              <w:pStyle w:val="ListParagraph"/>
              <w:numPr>
                <w:ilvl w:val="0"/>
                <w:numId w:val="72"/>
              </w:numPr>
              <w:spacing w:before="60"/>
              <w:contextualSpacing w:val="0"/>
              <w:jc w:val="both"/>
              <w:rPr>
                <w:b w:val="0"/>
                <w:bCs w:val="0"/>
              </w:rPr>
            </w:pPr>
          </w:p>
        </w:tc>
        <w:tc>
          <w:tcPr>
            <w:tcW w:w="1675" w:type="dxa"/>
          </w:tcPr>
          <w:p w14:paraId="64B88CDA"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r w:rsidRPr="00B9526E">
              <w:t>Transaction Date</w:t>
            </w:r>
          </w:p>
        </w:tc>
        <w:tc>
          <w:tcPr>
            <w:tcW w:w="1335" w:type="dxa"/>
          </w:tcPr>
          <w:p w14:paraId="170060E3"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r w:rsidRPr="002E6563">
              <w:t>Display</w:t>
            </w:r>
          </w:p>
        </w:tc>
        <w:tc>
          <w:tcPr>
            <w:tcW w:w="1467" w:type="dxa"/>
          </w:tcPr>
          <w:p w14:paraId="0491A834"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62EE8E28"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74D0885E"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F0C774E"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777E6651"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6DB4A523" w14:textId="77777777" w:rsidR="009E13AD" w:rsidRPr="004B0B79" w:rsidRDefault="009E13AD">
            <w:pPr>
              <w:pStyle w:val="ListParagraph"/>
              <w:numPr>
                <w:ilvl w:val="0"/>
                <w:numId w:val="72"/>
              </w:numPr>
              <w:spacing w:before="60"/>
              <w:contextualSpacing w:val="0"/>
              <w:jc w:val="both"/>
            </w:pPr>
          </w:p>
        </w:tc>
        <w:tc>
          <w:tcPr>
            <w:tcW w:w="1675" w:type="dxa"/>
          </w:tcPr>
          <w:p w14:paraId="46302E9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Purpose of Transfer</w:t>
            </w:r>
          </w:p>
        </w:tc>
        <w:tc>
          <w:tcPr>
            <w:tcW w:w="1335" w:type="dxa"/>
          </w:tcPr>
          <w:p w14:paraId="41775E7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1B6F193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1027896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57D0261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6753089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0A131EF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7283839" w14:textId="77777777" w:rsidR="009E13AD" w:rsidRPr="004B0B79" w:rsidRDefault="009E13AD">
            <w:pPr>
              <w:pStyle w:val="ListParagraph"/>
              <w:numPr>
                <w:ilvl w:val="0"/>
                <w:numId w:val="72"/>
              </w:numPr>
              <w:spacing w:before="60"/>
              <w:contextualSpacing w:val="0"/>
              <w:jc w:val="both"/>
              <w:rPr>
                <w:b w:val="0"/>
                <w:bCs w:val="0"/>
              </w:rPr>
            </w:pPr>
          </w:p>
        </w:tc>
        <w:tc>
          <w:tcPr>
            <w:tcW w:w="1675" w:type="dxa"/>
          </w:tcPr>
          <w:p w14:paraId="6D01B3D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Description</w:t>
            </w:r>
          </w:p>
        </w:tc>
        <w:tc>
          <w:tcPr>
            <w:tcW w:w="1335" w:type="dxa"/>
          </w:tcPr>
          <w:p w14:paraId="755DA78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4F0F7A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B58B2A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4C9ADD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681F0BC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58F5DED4"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1A96DAFF" w14:textId="77777777" w:rsidR="009E13AD" w:rsidRPr="004B0B79" w:rsidRDefault="009E13AD">
            <w:pPr>
              <w:pStyle w:val="ListParagraph"/>
              <w:numPr>
                <w:ilvl w:val="0"/>
                <w:numId w:val="72"/>
              </w:numPr>
              <w:spacing w:before="60"/>
              <w:contextualSpacing w:val="0"/>
              <w:jc w:val="both"/>
              <w:rPr>
                <w:b w:val="0"/>
                <w:bCs w:val="0"/>
              </w:rPr>
            </w:pPr>
          </w:p>
        </w:tc>
        <w:tc>
          <w:tcPr>
            <w:tcW w:w="1675" w:type="dxa"/>
          </w:tcPr>
          <w:p w14:paraId="285C1B2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7089F7E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77F7A81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72F75D8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16CBFDA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2ACEC20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9E13AD" w14:paraId="16F609B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B7260E0" w14:textId="77777777" w:rsidR="009E13AD" w:rsidRPr="004B0B79" w:rsidRDefault="009E13AD">
            <w:pPr>
              <w:pStyle w:val="ListParagraph"/>
              <w:numPr>
                <w:ilvl w:val="0"/>
                <w:numId w:val="72"/>
              </w:numPr>
              <w:spacing w:before="60"/>
              <w:contextualSpacing w:val="0"/>
              <w:jc w:val="both"/>
            </w:pPr>
          </w:p>
        </w:tc>
        <w:tc>
          <w:tcPr>
            <w:tcW w:w="1675" w:type="dxa"/>
          </w:tcPr>
          <w:p w14:paraId="1DFB66D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50A5FEE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0B31D7B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122D468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6DF646C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1C056B6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9E13AD" w14:paraId="563A4653"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7DE7269" w14:textId="77777777" w:rsidR="009E13AD" w:rsidRPr="004B0B79" w:rsidRDefault="009E13AD">
            <w:pPr>
              <w:pStyle w:val="ListParagraph"/>
              <w:numPr>
                <w:ilvl w:val="0"/>
                <w:numId w:val="72"/>
              </w:numPr>
              <w:spacing w:before="60"/>
              <w:contextualSpacing w:val="0"/>
              <w:jc w:val="both"/>
            </w:pPr>
          </w:p>
        </w:tc>
        <w:tc>
          <w:tcPr>
            <w:tcW w:w="1675" w:type="dxa"/>
          </w:tcPr>
          <w:p w14:paraId="2BD81F4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1D35C23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32695BE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0EF77A2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4716A7E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4B33179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021BCB54"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7F540B16"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14A8CE53" w14:textId="77777777" w:rsidR="009E13AD" w:rsidRPr="00B63917" w:rsidRDefault="009E13AD" w:rsidP="009E13AD">
      <w:pPr>
        <w:ind w:left="426"/>
        <w:rPr>
          <w:b/>
          <w:bCs/>
          <w:sz w:val="24"/>
          <w:szCs w:val="24"/>
        </w:rPr>
      </w:pPr>
      <w:r w:rsidRPr="00B63917">
        <w:rPr>
          <w:b/>
          <w:bCs/>
          <w:sz w:val="24"/>
          <w:szCs w:val="24"/>
        </w:rPr>
        <w:t>Screen 3 (Authentication):</w:t>
      </w:r>
    </w:p>
    <w:p w14:paraId="2AFFF668" w14:textId="77777777" w:rsidR="009E13AD" w:rsidRPr="00816B83" w:rsidRDefault="009E13AD" w:rsidP="009E13AD">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389CCCB9" w14:textId="77777777" w:rsidR="009E13AD" w:rsidRPr="00816B83" w:rsidRDefault="009E13AD" w:rsidP="009E13AD">
      <w:pPr>
        <w:pStyle w:val="ListParagraph"/>
        <w:numPr>
          <w:ilvl w:val="0"/>
          <w:numId w:val="13"/>
        </w:numPr>
        <w:rPr>
          <w:sz w:val="22"/>
          <w:szCs w:val="22"/>
        </w:rPr>
      </w:pPr>
      <w:r w:rsidRPr="00816B83">
        <w:rPr>
          <w:sz w:val="22"/>
          <w:szCs w:val="22"/>
        </w:rPr>
        <w:lastRenderedPageBreak/>
        <w:t>This is a configuration-based screen, where the type of authentication will be displayed based on the configuration enabled for the respective feature.</w:t>
      </w:r>
    </w:p>
    <w:p w14:paraId="72669FFC" w14:textId="77777777" w:rsidR="009E13AD" w:rsidRPr="00B63917" w:rsidRDefault="009E13AD" w:rsidP="009E13AD">
      <w:pPr>
        <w:ind w:left="426"/>
        <w:rPr>
          <w:b/>
          <w:bCs/>
          <w:sz w:val="24"/>
          <w:szCs w:val="24"/>
        </w:rPr>
      </w:pPr>
      <w:r w:rsidRPr="00B63917">
        <w:rPr>
          <w:b/>
          <w:bCs/>
          <w:sz w:val="24"/>
          <w:szCs w:val="24"/>
        </w:rPr>
        <w:t>Screen 4 (Success):</w:t>
      </w:r>
    </w:p>
    <w:p w14:paraId="1E7B3084" w14:textId="77777777" w:rsidR="00D323E9" w:rsidRDefault="00D323E9" w:rsidP="00D323E9">
      <w:pPr>
        <w:pStyle w:val="ListParagraph"/>
        <w:numPr>
          <w:ilvl w:val="0"/>
          <w:numId w:val="13"/>
        </w:numPr>
        <w:rPr>
          <w:sz w:val="22"/>
          <w:szCs w:val="22"/>
        </w:rPr>
      </w:pPr>
      <w:r w:rsidRPr="00816B83">
        <w:rPr>
          <w:sz w:val="22"/>
          <w:szCs w:val="22"/>
        </w:rPr>
        <w:t xml:space="preserve">This </w:t>
      </w:r>
      <w:r>
        <w:rPr>
          <w:sz w:val="22"/>
          <w:szCs w:val="22"/>
        </w:rPr>
        <w:t>is a success screen where card payment success or failure will be displayed along with the following details:</w:t>
      </w:r>
    </w:p>
    <w:p w14:paraId="77010460" w14:textId="77777777" w:rsidR="00D323E9" w:rsidRDefault="00D323E9" w:rsidP="00D323E9">
      <w:pPr>
        <w:pStyle w:val="ListParagraph"/>
        <w:numPr>
          <w:ilvl w:val="1"/>
          <w:numId w:val="13"/>
        </w:numPr>
        <w:rPr>
          <w:sz w:val="22"/>
          <w:szCs w:val="22"/>
        </w:rPr>
      </w:pPr>
      <w:r>
        <w:rPr>
          <w:sz w:val="22"/>
          <w:szCs w:val="22"/>
        </w:rPr>
        <w:t>Status – Success / Failure</w:t>
      </w:r>
    </w:p>
    <w:p w14:paraId="7D11E190" w14:textId="77777777" w:rsidR="00D323E9" w:rsidRDefault="00D323E9" w:rsidP="00D323E9">
      <w:pPr>
        <w:pStyle w:val="ListParagraph"/>
        <w:numPr>
          <w:ilvl w:val="1"/>
          <w:numId w:val="13"/>
        </w:numPr>
        <w:rPr>
          <w:sz w:val="22"/>
          <w:szCs w:val="22"/>
        </w:rPr>
      </w:pPr>
      <w:r>
        <w:rPr>
          <w:sz w:val="22"/>
          <w:szCs w:val="22"/>
        </w:rPr>
        <w:t>Status Description</w:t>
      </w:r>
    </w:p>
    <w:p w14:paraId="320759E8" w14:textId="77777777" w:rsidR="00D323E9" w:rsidRDefault="00D323E9" w:rsidP="00D323E9">
      <w:pPr>
        <w:pStyle w:val="ListParagraph"/>
        <w:numPr>
          <w:ilvl w:val="2"/>
          <w:numId w:val="13"/>
        </w:numPr>
        <w:rPr>
          <w:sz w:val="22"/>
          <w:szCs w:val="22"/>
        </w:rPr>
      </w:pPr>
      <w:r w:rsidRPr="005F5D5F">
        <w:rPr>
          <w:sz w:val="22"/>
          <w:szCs w:val="22"/>
        </w:rPr>
        <w:t xml:space="preserve">If </w:t>
      </w:r>
      <w:r>
        <w:rPr>
          <w:sz w:val="22"/>
          <w:szCs w:val="22"/>
        </w:rPr>
        <w:t>card payment success,</w:t>
      </w:r>
      <w:r w:rsidRPr="005F5D5F">
        <w:rPr>
          <w:sz w:val="22"/>
          <w:szCs w:val="22"/>
        </w:rPr>
        <w:t xml:space="preserve"> “</w:t>
      </w:r>
      <w:r>
        <w:rPr>
          <w:sz w:val="22"/>
          <w:szCs w:val="22"/>
        </w:rPr>
        <w:t>Card Payment S</w:t>
      </w:r>
      <w:r w:rsidRPr="005F5D5F">
        <w:rPr>
          <w:sz w:val="22"/>
          <w:szCs w:val="22"/>
        </w:rPr>
        <w:t>uccessful”</w:t>
      </w:r>
    </w:p>
    <w:p w14:paraId="5F10F837" w14:textId="77777777" w:rsidR="00D323E9" w:rsidRDefault="00D323E9" w:rsidP="00D323E9">
      <w:pPr>
        <w:pStyle w:val="ListParagraph"/>
        <w:numPr>
          <w:ilvl w:val="2"/>
          <w:numId w:val="13"/>
        </w:numPr>
        <w:rPr>
          <w:sz w:val="22"/>
          <w:szCs w:val="22"/>
        </w:rPr>
      </w:pPr>
      <w:r w:rsidRPr="005F5D5F">
        <w:rPr>
          <w:sz w:val="22"/>
          <w:szCs w:val="22"/>
        </w:rPr>
        <w:t xml:space="preserve">If </w:t>
      </w:r>
      <w:r>
        <w:rPr>
          <w:sz w:val="22"/>
          <w:szCs w:val="22"/>
        </w:rPr>
        <w:t xml:space="preserve">card payment </w:t>
      </w:r>
      <w:r w:rsidRPr="005F5D5F">
        <w:rPr>
          <w:sz w:val="22"/>
          <w:szCs w:val="22"/>
        </w:rPr>
        <w:t xml:space="preserve">failed “Error message based on scenarios configured” </w:t>
      </w:r>
    </w:p>
    <w:p w14:paraId="290F3524" w14:textId="77777777" w:rsidR="00D323E9" w:rsidRDefault="00D323E9" w:rsidP="00D323E9">
      <w:pPr>
        <w:pStyle w:val="ListParagraph"/>
        <w:numPr>
          <w:ilvl w:val="1"/>
          <w:numId w:val="13"/>
        </w:numPr>
        <w:rPr>
          <w:sz w:val="22"/>
          <w:szCs w:val="22"/>
        </w:rPr>
      </w:pPr>
      <w:r>
        <w:rPr>
          <w:sz w:val="22"/>
          <w:szCs w:val="22"/>
        </w:rPr>
        <w:t>Transaction Reference Number</w:t>
      </w:r>
    </w:p>
    <w:p w14:paraId="477673C7" w14:textId="77777777" w:rsidR="00D323E9" w:rsidRDefault="00D323E9" w:rsidP="00D323E9">
      <w:pPr>
        <w:pStyle w:val="ListParagraph"/>
        <w:numPr>
          <w:ilvl w:val="1"/>
          <w:numId w:val="13"/>
        </w:numPr>
        <w:rPr>
          <w:sz w:val="22"/>
          <w:szCs w:val="22"/>
        </w:rPr>
      </w:pPr>
      <w:r>
        <w:rPr>
          <w:sz w:val="22"/>
          <w:szCs w:val="22"/>
        </w:rPr>
        <w:t>Transaction Details</w:t>
      </w:r>
    </w:p>
    <w:p w14:paraId="264480FF" w14:textId="77777777" w:rsidR="00D323E9" w:rsidRDefault="00D323E9" w:rsidP="00D323E9">
      <w:pPr>
        <w:pStyle w:val="ListParagraph"/>
        <w:numPr>
          <w:ilvl w:val="2"/>
          <w:numId w:val="13"/>
        </w:numPr>
        <w:rPr>
          <w:sz w:val="22"/>
          <w:szCs w:val="22"/>
        </w:rPr>
      </w:pPr>
      <w:r>
        <w:rPr>
          <w:sz w:val="22"/>
          <w:szCs w:val="22"/>
        </w:rPr>
        <w:t>From Account</w:t>
      </w:r>
    </w:p>
    <w:p w14:paraId="2D157919" w14:textId="77777777" w:rsidR="00D323E9" w:rsidRDefault="00D323E9" w:rsidP="00D323E9">
      <w:pPr>
        <w:pStyle w:val="ListParagraph"/>
        <w:numPr>
          <w:ilvl w:val="2"/>
          <w:numId w:val="13"/>
        </w:numPr>
        <w:rPr>
          <w:sz w:val="22"/>
          <w:szCs w:val="22"/>
        </w:rPr>
      </w:pPr>
      <w:r>
        <w:rPr>
          <w:sz w:val="22"/>
          <w:szCs w:val="22"/>
        </w:rPr>
        <w:t>To Card</w:t>
      </w:r>
    </w:p>
    <w:p w14:paraId="2BD39258" w14:textId="77777777" w:rsidR="00D323E9" w:rsidRDefault="00D323E9" w:rsidP="00D323E9">
      <w:pPr>
        <w:pStyle w:val="ListParagraph"/>
        <w:numPr>
          <w:ilvl w:val="2"/>
          <w:numId w:val="13"/>
        </w:numPr>
        <w:rPr>
          <w:sz w:val="22"/>
          <w:szCs w:val="22"/>
        </w:rPr>
      </w:pPr>
      <w:r>
        <w:rPr>
          <w:sz w:val="22"/>
          <w:szCs w:val="22"/>
        </w:rPr>
        <w:t>Transaction Amount</w:t>
      </w:r>
    </w:p>
    <w:p w14:paraId="6EA200C6" w14:textId="77777777" w:rsidR="00D323E9" w:rsidRDefault="00D323E9" w:rsidP="00D323E9">
      <w:pPr>
        <w:pStyle w:val="ListParagraph"/>
        <w:numPr>
          <w:ilvl w:val="2"/>
          <w:numId w:val="13"/>
        </w:numPr>
        <w:rPr>
          <w:sz w:val="22"/>
          <w:szCs w:val="22"/>
        </w:rPr>
      </w:pPr>
      <w:r>
        <w:rPr>
          <w:sz w:val="22"/>
          <w:szCs w:val="22"/>
        </w:rPr>
        <w:t>Transaction Currency</w:t>
      </w:r>
    </w:p>
    <w:p w14:paraId="58049EB8" w14:textId="77777777" w:rsidR="00D323E9" w:rsidRDefault="00D323E9" w:rsidP="00D323E9">
      <w:pPr>
        <w:pStyle w:val="ListParagraph"/>
        <w:numPr>
          <w:ilvl w:val="0"/>
          <w:numId w:val="13"/>
        </w:numPr>
        <w:rPr>
          <w:sz w:val="22"/>
          <w:szCs w:val="22"/>
        </w:rPr>
      </w:pPr>
      <w:r>
        <w:rPr>
          <w:sz w:val="22"/>
          <w:szCs w:val="22"/>
        </w:rPr>
        <w:t>If card payment successful, the following options will be provided:</w:t>
      </w:r>
    </w:p>
    <w:p w14:paraId="4449DD2C" w14:textId="77777777" w:rsidR="00D323E9" w:rsidRDefault="00D323E9" w:rsidP="00D323E9">
      <w:pPr>
        <w:pStyle w:val="ListParagraph"/>
        <w:numPr>
          <w:ilvl w:val="1"/>
          <w:numId w:val="13"/>
        </w:numPr>
        <w:rPr>
          <w:sz w:val="22"/>
          <w:szCs w:val="22"/>
        </w:rPr>
      </w:pPr>
      <w:r>
        <w:rPr>
          <w:sz w:val="22"/>
          <w:szCs w:val="22"/>
        </w:rPr>
        <w:t>Share (Applicable only for Mobile App) – On click the share icon, app will invoke the device native share functionality.</w:t>
      </w:r>
    </w:p>
    <w:p w14:paraId="60B6C324" w14:textId="77777777" w:rsidR="00D323E9" w:rsidRPr="005F5D5F" w:rsidRDefault="00D323E9" w:rsidP="00D323E9">
      <w:pPr>
        <w:pStyle w:val="ListParagraph"/>
        <w:numPr>
          <w:ilvl w:val="1"/>
          <w:numId w:val="13"/>
        </w:numPr>
        <w:rPr>
          <w:sz w:val="22"/>
          <w:szCs w:val="22"/>
        </w:rPr>
      </w:pPr>
      <w:r>
        <w:rPr>
          <w:sz w:val="22"/>
          <w:szCs w:val="22"/>
        </w:rPr>
        <w:t xml:space="preserve">New </w:t>
      </w:r>
      <w:r w:rsidRPr="005F5D5F">
        <w:rPr>
          <w:sz w:val="22"/>
          <w:szCs w:val="22"/>
        </w:rPr>
        <w:t>Transfer</w:t>
      </w:r>
      <w:r>
        <w:rPr>
          <w:sz w:val="22"/>
          <w:szCs w:val="22"/>
        </w:rPr>
        <w:t xml:space="preserve"> </w:t>
      </w:r>
      <w:r w:rsidRPr="005F5D5F">
        <w:rPr>
          <w:sz w:val="22"/>
          <w:szCs w:val="22"/>
        </w:rPr>
        <w:t xml:space="preserve">– On click the icon, app will redirect to </w:t>
      </w:r>
      <w:r>
        <w:rPr>
          <w:sz w:val="22"/>
          <w:szCs w:val="22"/>
        </w:rPr>
        <w:t>new card payment</w:t>
      </w:r>
      <w:r w:rsidRPr="005F5D5F">
        <w:rPr>
          <w:sz w:val="22"/>
          <w:szCs w:val="22"/>
        </w:rPr>
        <w:t xml:space="preserve"> screen</w:t>
      </w:r>
    </w:p>
    <w:p w14:paraId="4E7A3D7A" w14:textId="46F1456E" w:rsidR="009E13AD" w:rsidRPr="00624762" w:rsidRDefault="009E13AD" w:rsidP="009E13AD">
      <w:pPr>
        <w:ind w:firstLine="426"/>
        <w:rPr>
          <w:b/>
          <w:bCs/>
          <w:sz w:val="22"/>
          <w:szCs w:val="22"/>
        </w:rPr>
      </w:pPr>
      <w:r w:rsidRPr="00624762">
        <w:rPr>
          <w:b/>
          <w:bCs/>
          <w:sz w:val="22"/>
          <w:szCs w:val="22"/>
        </w:rPr>
        <w:t xml:space="preserve">APIs: </w:t>
      </w:r>
    </w:p>
    <w:p w14:paraId="42953DD3" w14:textId="77777777" w:rsidR="009E13AD" w:rsidRDefault="009E13AD" w:rsidP="009E13AD">
      <w:pPr>
        <w:pStyle w:val="ListParagraph"/>
        <w:numPr>
          <w:ilvl w:val="0"/>
          <w:numId w:val="15"/>
        </w:numPr>
        <w:rPr>
          <w:sz w:val="22"/>
          <w:szCs w:val="22"/>
        </w:rPr>
      </w:pPr>
      <w:r w:rsidRPr="00A956A6">
        <w:rPr>
          <w:sz w:val="22"/>
          <w:szCs w:val="22"/>
        </w:rPr>
        <w:t xml:space="preserve">The app will invoke the bank charges API to fetch the Fund Transfer charge. </w:t>
      </w:r>
    </w:p>
    <w:p w14:paraId="72718C95" w14:textId="77777777" w:rsidR="009E13AD" w:rsidRDefault="009E13AD" w:rsidP="009E13AD">
      <w:pPr>
        <w:pStyle w:val="ListParagraph"/>
        <w:numPr>
          <w:ilvl w:val="0"/>
          <w:numId w:val="15"/>
        </w:numPr>
        <w:rPr>
          <w:sz w:val="22"/>
          <w:szCs w:val="22"/>
        </w:rPr>
      </w:pPr>
      <w:r>
        <w:rPr>
          <w:sz w:val="22"/>
          <w:szCs w:val="22"/>
        </w:rPr>
        <w:t>The app will invoke the exchange rates API to fetch the exchange rates for the pair of currencies</w:t>
      </w:r>
    </w:p>
    <w:p w14:paraId="092B3488" w14:textId="77777777" w:rsidR="009E13AD" w:rsidRDefault="009E13AD" w:rsidP="009E13AD">
      <w:pPr>
        <w:pStyle w:val="ListParagraph"/>
        <w:numPr>
          <w:ilvl w:val="0"/>
          <w:numId w:val="15"/>
        </w:numPr>
        <w:rPr>
          <w:sz w:val="22"/>
          <w:szCs w:val="22"/>
        </w:rPr>
      </w:pPr>
      <w:r>
        <w:rPr>
          <w:sz w:val="22"/>
          <w:szCs w:val="22"/>
        </w:rPr>
        <w:t>The credit card payment API will be invoked for card payment</w:t>
      </w:r>
    </w:p>
    <w:p w14:paraId="598AF762" w14:textId="77777777" w:rsidR="009E13AD" w:rsidRDefault="009E13AD" w:rsidP="009E13AD">
      <w:pPr>
        <w:pStyle w:val="Heading3"/>
        <w:numPr>
          <w:ilvl w:val="2"/>
          <w:numId w:val="4"/>
        </w:numPr>
        <w:rPr>
          <w:sz w:val="24"/>
          <w:szCs w:val="24"/>
        </w:rPr>
      </w:pPr>
      <w:bookmarkStart w:id="100" w:name="_Toc117274624"/>
      <w:r w:rsidRPr="00BA67E9">
        <w:rPr>
          <w:sz w:val="24"/>
          <w:szCs w:val="24"/>
        </w:rPr>
        <w:t>Within UAE</w:t>
      </w:r>
      <w:bookmarkEnd w:id="100"/>
    </w:p>
    <w:p w14:paraId="43414A5C" w14:textId="77777777" w:rsidR="009E13AD" w:rsidRPr="00FB6F39" w:rsidRDefault="009E13AD" w:rsidP="009E13AD">
      <w:pPr>
        <w:ind w:firstLine="360"/>
        <w:rPr>
          <w:sz w:val="22"/>
          <w:szCs w:val="22"/>
        </w:rPr>
      </w:pPr>
      <w:r w:rsidRPr="00FB6F39">
        <w:rPr>
          <w:b/>
          <w:bCs/>
          <w:sz w:val="22"/>
          <w:szCs w:val="22"/>
        </w:rPr>
        <w:t>Navigations:</w:t>
      </w:r>
      <w:r w:rsidRPr="00FB6F39">
        <w:rPr>
          <w:sz w:val="22"/>
          <w:szCs w:val="22"/>
        </w:rPr>
        <w:t xml:space="preserve"> Login -&gt; Menu -&gt; Transfers -&gt; </w:t>
      </w:r>
      <w:r>
        <w:rPr>
          <w:sz w:val="22"/>
          <w:szCs w:val="22"/>
        </w:rPr>
        <w:t>Card Payment within UAE</w:t>
      </w:r>
    </w:p>
    <w:p w14:paraId="3ACE8A82" w14:textId="77777777" w:rsidR="009E13AD" w:rsidRDefault="009E13AD" w:rsidP="009E13AD">
      <w:pPr>
        <w:pStyle w:val="ListParagraph"/>
        <w:numPr>
          <w:ilvl w:val="0"/>
          <w:numId w:val="13"/>
        </w:numPr>
        <w:rPr>
          <w:sz w:val="22"/>
          <w:szCs w:val="22"/>
        </w:rPr>
      </w:pPr>
      <w:r>
        <w:rPr>
          <w:sz w:val="22"/>
          <w:szCs w:val="22"/>
        </w:rPr>
        <w:t>This section is for the customer to transfer funds to beneficiaries added within UAE other than Al Masraf bank cards.</w:t>
      </w:r>
    </w:p>
    <w:p w14:paraId="20A463F6" w14:textId="77777777" w:rsidR="009E13AD" w:rsidRPr="00296D6A" w:rsidRDefault="009E13AD" w:rsidP="009E13AD">
      <w:pPr>
        <w:ind w:left="360"/>
        <w:rPr>
          <w:b/>
          <w:bCs/>
          <w:sz w:val="24"/>
          <w:szCs w:val="24"/>
        </w:rPr>
      </w:pPr>
      <w:r w:rsidRPr="00296D6A">
        <w:rPr>
          <w:b/>
          <w:bCs/>
          <w:sz w:val="24"/>
          <w:szCs w:val="24"/>
        </w:rPr>
        <w:t>Screen 1:</w:t>
      </w:r>
    </w:p>
    <w:p w14:paraId="5D9B99D3" w14:textId="77777777" w:rsidR="009E13AD" w:rsidRDefault="009E13AD" w:rsidP="009E13AD">
      <w:pPr>
        <w:pStyle w:val="ListParagraph"/>
        <w:numPr>
          <w:ilvl w:val="0"/>
          <w:numId w:val="13"/>
        </w:numPr>
        <w:rPr>
          <w:sz w:val="22"/>
          <w:szCs w:val="22"/>
        </w:rPr>
      </w:pPr>
      <w:r>
        <w:rPr>
          <w:sz w:val="22"/>
          <w:szCs w:val="22"/>
        </w:rPr>
        <w:t>By default, the primary account should be selected in the From Account and user will have the option to select other account from dropdown.</w:t>
      </w:r>
    </w:p>
    <w:p w14:paraId="35691C1A" w14:textId="77777777" w:rsidR="009E13AD" w:rsidRDefault="009E13AD" w:rsidP="009E13AD">
      <w:pPr>
        <w:pStyle w:val="ListParagraph"/>
        <w:numPr>
          <w:ilvl w:val="0"/>
          <w:numId w:val="13"/>
        </w:numPr>
        <w:rPr>
          <w:sz w:val="22"/>
          <w:szCs w:val="22"/>
        </w:rPr>
      </w:pPr>
      <w:r>
        <w:rPr>
          <w:sz w:val="22"/>
          <w:szCs w:val="22"/>
        </w:rPr>
        <w:t xml:space="preserve">On select the </w:t>
      </w:r>
      <w:proofErr w:type="spellStart"/>
      <w:r>
        <w:rPr>
          <w:sz w:val="22"/>
          <w:szCs w:val="22"/>
        </w:rPr>
        <w:t>to</w:t>
      </w:r>
      <w:proofErr w:type="spellEnd"/>
      <w:r>
        <w:rPr>
          <w:sz w:val="22"/>
          <w:szCs w:val="22"/>
        </w:rPr>
        <w:t xml:space="preserve"> account dropdown, </w:t>
      </w:r>
      <w:r w:rsidRPr="00F73FBC">
        <w:rPr>
          <w:sz w:val="22"/>
          <w:szCs w:val="22"/>
        </w:rPr>
        <w:t xml:space="preserve">Beneficiaries will be displayed on </w:t>
      </w:r>
      <w:r>
        <w:rPr>
          <w:sz w:val="22"/>
          <w:szCs w:val="22"/>
        </w:rPr>
        <w:t xml:space="preserve">the </w:t>
      </w:r>
      <w:r w:rsidRPr="00F73FBC">
        <w:rPr>
          <w:sz w:val="22"/>
          <w:szCs w:val="22"/>
        </w:rPr>
        <w:t>dropdown. On select a beneficiary the Nick Name will be displayed on the field</w:t>
      </w:r>
      <w:r>
        <w:rPr>
          <w:sz w:val="22"/>
          <w:szCs w:val="22"/>
        </w:rPr>
        <w:t>, whereas Card</w:t>
      </w:r>
      <w:r w:rsidRPr="00F73FBC">
        <w:rPr>
          <w:sz w:val="22"/>
          <w:szCs w:val="22"/>
        </w:rPr>
        <w:t xml:space="preserve"> Number</w:t>
      </w:r>
      <w:r>
        <w:rPr>
          <w:sz w:val="22"/>
          <w:szCs w:val="22"/>
        </w:rPr>
        <w:t>, Card</w:t>
      </w:r>
      <w:r w:rsidRPr="00F73FBC">
        <w:rPr>
          <w:sz w:val="22"/>
          <w:szCs w:val="22"/>
        </w:rPr>
        <w:t xml:space="preserve"> Currency</w:t>
      </w:r>
      <w:r>
        <w:rPr>
          <w:sz w:val="22"/>
          <w:szCs w:val="22"/>
        </w:rPr>
        <w:t xml:space="preserve"> and Bank Name </w:t>
      </w:r>
      <w:r w:rsidRPr="00F73FBC">
        <w:rPr>
          <w:sz w:val="22"/>
          <w:szCs w:val="22"/>
        </w:rPr>
        <w:t>will be displayed below the dropdown field.</w:t>
      </w:r>
    </w:p>
    <w:p w14:paraId="1C67F33B" w14:textId="77777777" w:rsidR="009E13AD" w:rsidRDefault="009E13AD" w:rsidP="009E13AD">
      <w:pPr>
        <w:pStyle w:val="ListParagraph"/>
        <w:numPr>
          <w:ilvl w:val="0"/>
          <w:numId w:val="13"/>
        </w:numPr>
        <w:rPr>
          <w:sz w:val="22"/>
          <w:szCs w:val="22"/>
        </w:rPr>
      </w:pPr>
      <w:r>
        <w:rPr>
          <w:sz w:val="22"/>
          <w:szCs w:val="22"/>
        </w:rPr>
        <w:t>User can transfer in both From Account and Beneficiary Account currency.  By default, the beneficiary account currency will be selected.</w:t>
      </w:r>
    </w:p>
    <w:p w14:paraId="5AEAD37B" w14:textId="77777777" w:rsidR="009E13AD" w:rsidRDefault="009E13AD" w:rsidP="009E13AD">
      <w:pPr>
        <w:pStyle w:val="ListParagraph"/>
        <w:numPr>
          <w:ilvl w:val="0"/>
          <w:numId w:val="13"/>
        </w:numPr>
        <w:rPr>
          <w:sz w:val="22"/>
          <w:szCs w:val="22"/>
        </w:rPr>
      </w:pPr>
      <w:r>
        <w:rPr>
          <w:sz w:val="22"/>
          <w:szCs w:val="22"/>
        </w:rPr>
        <w:lastRenderedPageBreak/>
        <w:t>The forex exchanges will be applicable only when the From and beneficiary account are in different currencies.</w:t>
      </w:r>
    </w:p>
    <w:p w14:paraId="7DC00699" w14:textId="77777777" w:rsidR="009E13AD" w:rsidRDefault="009E13AD" w:rsidP="009E13AD">
      <w:pPr>
        <w:pStyle w:val="ListParagraph"/>
        <w:numPr>
          <w:ilvl w:val="0"/>
          <w:numId w:val="13"/>
        </w:numPr>
        <w:rPr>
          <w:sz w:val="22"/>
          <w:szCs w:val="22"/>
        </w:rPr>
      </w:pPr>
      <w:r>
        <w:rPr>
          <w:sz w:val="22"/>
          <w:szCs w:val="22"/>
        </w:rPr>
        <w:t>If the Future Dated transaction is selected, the transaction date will be displayed, and user needs to select a future date. If it’s a future dated transaction, the transaction details will be stored on the MADP table and on the actual date, a schedule will run and post the fund transfer request to T24.</w:t>
      </w:r>
    </w:p>
    <w:p w14:paraId="4ACA1185" w14:textId="77777777" w:rsidR="009E13AD" w:rsidRDefault="009E13AD" w:rsidP="009E13AD">
      <w:pPr>
        <w:pStyle w:val="ListParagraph"/>
        <w:numPr>
          <w:ilvl w:val="0"/>
          <w:numId w:val="13"/>
        </w:numPr>
        <w:rPr>
          <w:sz w:val="22"/>
          <w:szCs w:val="22"/>
        </w:rPr>
      </w:pPr>
      <w:r>
        <w:rPr>
          <w:sz w:val="22"/>
          <w:szCs w:val="22"/>
        </w:rPr>
        <w:t>If the Standing order is selected, then the Frequency, Start Date and Number of transactions fields will be enabled.</w:t>
      </w:r>
    </w:p>
    <w:p w14:paraId="6955D769" w14:textId="77777777" w:rsidR="009E13AD" w:rsidRPr="00761DB7" w:rsidRDefault="009E13AD" w:rsidP="009E13AD">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9E13AD" w14:paraId="4BC3DC47"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D35B688" w14:textId="77777777" w:rsidR="009E13AD" w:rsidRDefault="009E13AD" w:rsidP="005436F9">
            <w:proofErr w:type="gramStart"/>
            <w:r>
              <w:rPr>
                <w:rFonts w:ascii="Calibri" w:hAnsi="Calibri" w:cs="Calibri"/>
                <w:b w:val="0"/>
                <w:bCs w:val="0"/>
                <w:color w:val="FFFFFF"/>
              </w:rPr>
              <w:t>#.No</w:t>
            </w:r>
            <w:proofErr w:type="gramEnd"/>
          </w:p>
        </w:tc>
        <w:tc>
          <w:tcPr>
            <w:tcW w:w="1461" w:type="dxa"/>
          </w:tcPr>
          <w:p w14:paraId="30A83BA6"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41052AA4"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7E41BF86"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3B5D71BD"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0AE13575"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7CCC7C27"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E13AD" w14:paraId="46D3470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3E6703A" w14:textId="77777777" w:rsidR="009E13AD" w:rsidRPr="001A09D4" w:rsidRDefault="009E13AD" w:rsidP="005436F9">
            <w:pPr>
              <w:pStyle w:val="ListParagraph"/>
              <w:numPr>
                <w:ilvl w:val="0"/>
                <w:numId w:val="35"/>
              </w:numPr>
              <w:spacing w:before="60"/>
              <w:contextualSpacing w:val="0"/>
              <w:jc w:val="both"/>
            </w:pPr>
          </w:p>
        </w:tc>
        <w:tc>
          <w:tcPr>
            <w:tcW w:w="1461" w:type="dxa"/>
          </w:tcPr>
          <w:p w14:paraId="2A6C322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231" w:type="dxa"/>
          </w:tcPr>
          <w:p w14:paraId="13CC7D7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26F56D9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307AC26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7081B7B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3B7306A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 xml:space="preserve">By default, the primary account should be selected. </w:t>
            </w:r>
            <w:r>
              <w:br/>
            </w:r>
            <w:r>
              <w:br/>
              <w:t>If only one account is there, it should be defaulted.</w:t>
            </w:r>
          </w:p>
        </w:tc>
      </w:tr>
      <w:tr w:rsidR="009E13AD" w14:paraId="2515167C"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3257C163" w14:textId="77777777" w:rsidR="009E13AD" w:rsidRPr="001A09D4" w:rsidRDefault="009E13AD" w:rsidP="005436F9">
            <w:pPr>
              <w:pStyle w:val="ListParagraph"/>
              <w:numPr>
                <w:ilvl w:val="0"/>
                <w:numId w:val="35"/>
              </w:numPr>
              <w:spacing w:before="60"/>
              <w:contextualSpacing w:val="0"/>
              <w:jc w:val="both"/>
            </w:pPr>
          </w:p>
        </w:tc>
        <w:tc>
          <w:tcPr>
            <w:tcW w:w="1461" w:type="dxa"/>
          </w:tcPr>
          <w:p w14:paraId="6BA2CC8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 Card</w:t>
            </w:r>
          </w:p>
        </w:tc>
        <w:tc>
          <w:tcPr>
            <w:tcW w:w="1231" w:type="dxa"/>
          </w:tcPr>
          <w:p w14:paraId="5F8C4D0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2473C93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08FAAA8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136DDB3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787E6C7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Beneficiaries will be displayed on dropdown. On select a beneficiary, the beneficiary details will be displayed below.</w:t>
            </w:r>
          </w:p>
        </w:tc>
      </w:tr>
      <w:tr w:rsidR="009E13AD" w14:paraId="7893E1D4"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50C5E80" w14:textId="77777777" w:rsidR="009E13AD" w:rsidRPr="001A09D4" w:rsidRDefault="009E13AD" w:rsidP="005436F9">
            <w:pPr>
              <w:pStyle w:val="ListParagraph"/>
              <w:numPr>
                <w:ilvl w:val="0"/>
                <w:numId w:val="35"/>
              </w:numPr>
              <w:spacing w:before="60"/>
              <w:contextualSpacing w:val="0"/>
              <w:jc w:val="both"/>
            </w:pPr>
          </w:p>
        </w:tc>
        <w:tc>
          <w:tcPr>
            <w:tcW w:w="1461" w:type="dxa"/>
          </w:tcPr>
          <w:p w14:paraId="36922AF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Beneficiary details</w:t>
            </w:r>
          </w:p>
        </w:tc>
        <w:tc>
          <w:tcPr>
            <w:tcW w:w="1231" w:type="dxa"/>
          </w:tcPr>
          <w:p w14:paraId="2087371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7E598D1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4C87022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726B493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18E3DCA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 select a beneficiary, Card Number, Card Currency, and Bank Name will be displayed below the dropdown field.</w:t>
            </w:r>
          </w:p>
        </w:tc>
      </w:tr>
      <w:tr w:rsidR="009E13AD" w14:paraId="0CFD23D8"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5C4B7DF2" w14:textId="77777777" w:rsidR="009E13AD" w:rsidRPr="001A09D4" w:rsidRDefault="009E13AD" w:rsidP="005436F9">
            <w:pPr>
              <w:pStyle w:val="ListParagraph"/>
              <w:numPr>
                <w:ilvl w:val="0"/>
                <w:numId w:val="35"/>
              </w:numPr>
              <w:spacing w:before="60"/>
              <w:contextualSpacing w:val="0"/>
              <w:jc w:val="both"/>
            </w:pPr>
          </w:p>
        </w:tc>
        <w:tc>
          <w:tcPr>
            <w:tcW w:w="1461" w:type="dxa"/>
          </w:tcPr>
          <w:p w14:paraId="572B978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Verify</w:t>
            </w:r>
          </w:p>
        </w:tc>
        <w:tc>
          <w:tcPr>
            <w:tcW w:w="1231" w:type="dxa"/>
          </w:tcPr>
          <w:p w14:paraId="3E614ED1"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36197EE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0B26D2C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6B716BE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CM</w:t>
            </w:r>
          </w:p>
        </w:tc>
        <w:tc>
          <w:tcPr>
            <w:tcW w:w="2732" w:type="dxa"/>
          </w:tcPr>
          <w:p w14:paraId="7945FCB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4CE28AF4"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654D8D4" w14:textId="77777777" w:rsidR="009E13AD" w:rsidRPr="001A09D4" w:rsidRDefault="009E13AD" w:rsidP="005436F9">
            <w:pPr>
              <w:pStyle w:val="ListParagraph"/>
              <w:numPr>
                <w:ilvl w:val="0"/>
                <w:numId w:val="35"/>
              </w:numPr>
              <w:spacing w:before="60"/>
              <w:contextualSpacing w:val="0"/>
              <w:jc w:val="both"/>
            </w:pPr>
          </w:p>
        </w:tc>
        <w:tc>
          <w:tcPr>
            <w:tcW w:w="1461" w:type="dxa"/>
          </w:tcPr>
          <w:p w14:paraId="600F222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Amount</w:t>
            </w:r>
          </w:p>
        </w:tc>
        <w:tc>
          <w:tcPr>
            <w:tcW w:w="1231" w:type="dxa"/>
          </w:tcPr>
          <w:p w14:paraId="3F9EADB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457AA35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0CD8148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9</w:t>
            </w:r>
          </w:p>
        </w:tc>
        <w:tc>
          <w:tcPr>
            <w:tcW w:w="1233" w:type="dxa"/>
          </w:tcPr>
          <w:p w14:paraId="58971D3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384868A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03AC3E67"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29F9A1C3" w14:textId="77777777" w:rsidR="009E13AD" w:rsidRPr="001A09D4" w:rsidRDefault="009E13AD" w:rsidP="005436F9">
            <w:pPr>
              <w:pStyle w:val="ListParagraph"/>
              <w:numPr>
                <w:ilvl w:val="0"/>
                <w:numId w:val="35"/>
              </w:numPr>
              <w:spacing w:before="60"/>
              <w:contextualSpacing w:val="0"/>
              <w:jc w:val="both"/>
            </w:pPr>
          </w:p>
        </w:tc>
        <w:tc>
          <w:tcPr>
            <w:tcW w:w="1461" w:type="dxa"/>
          </w:tcPr>
          <w:p w14:paraId="68BF77A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Exchange Rates</w:t>
            </w:r>
          </w:p>
        </w:tc>
        <w:tc>
          <w:tcPr>
            <w:tcW w:w="1231" w:type="dxa"/>
          </w:tcPr>
          <w:p w14:paraId="145D216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53D70B9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7BE468E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0499904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1241DC4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Will display the other currency than the selected one.</w:t>
            </w:r>
          </w:p>
        </w:tc>
      </w:tr>
      <w:tr w:rsidR="009E13AD" w14:paraId="176C386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1E2A826" w14:textId="77777777" w:rsidR="009E13AD" w:rsidRPr="001A09D4" w:rsidRDefault="009E13AD" w:rsidP="005436F9">
            <w:pPr>
              <w:pStyle w:val="ListParagraph"/>
              <w:numPr>
                <w:ilvl w:val="0"/>
                <w:numId w:val="35"/>
              </w:numPr>
              <w:spacing w:before="60"/>
              <w:contextualSpacing w:val="0"/>
              <w:jc w:val="both"/>
            </w:pPr>
          </w:p>
        </w:tc>
        <w:tc>
          <w:tcPr>
            <w:tcW w:w="1461" w:type="dxa"/>
          </w:tcPr>
          <w:p w14:paraId="6F596C2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Purpose of Transfer</w:t>
            </w:r>
          </w:p>
        </w:tc>
        <w:tc>
          <w:tcPr>
            <w:tcW w:w="1231" w:type="dxa"/>
          </w:tcPr>
          <w:p w14:paraId="549716C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4351650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249E634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6B52DC6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64DD435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Default to CRP and it shouldn’t be visible.</w:t>
            </w:r>
          </w:p>
        </w:tc>
      </w:tr>
      <w:tr w:rsidR="009E13AD" w14:paraId="30EE1645"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2DBC367C" w14:textId="77777777" w:rsidR="009E13AD" w:rsidRPr="001A09D4" w:rsidRDefault="009E13AD" w:rsidP="005436F9">
            <w:pPr>
              <w:pStyle w:val="ListParagraph"/>
              <w:numPr>
                <w:ilvl w:val="0"/>
                <w:numId w:val="35"/>
              </w:numPr>
              <w:spacing w:before="60"/>
              <w:contextualSpacing w:val="0"/>
              <w:jc w:val="both"/>
              <w:rPr>
                <w:b w:val="0"/>
                <w:bCs w:val="0"/>
              </w:rPr>
            </w:pPr>
          </w:p>
        </w:tc>
        <w:tc>
          <w:tcPr>
            <w:tcW w:w="1461" w:type="dxa"/>
          </w:tcPr>
          <w:p w14:paraId="28830AF1"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Description</w:t>
            </w:r>
          </w:p>
        </w:tc>
        <w:tc>
          <w:tcPr>
            <w:tcW w:w="1231" w:type="dxa"/>
          </w:tcPr>
          <w:p w14:paraId="4647758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3E7380F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Alphanumeric</w:t>
            </w:r>
          </w:p>
        </w:tc>
        <w:tc>
          <w:tcPr>
            <w:tcW w:w="937" w:type="dxa"/>
          </w:tcPr>
          <w:p w14:paraId="7026AEC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170B496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270CCBA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455BB263"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8D922EB" w14:textId="77777777" w:rsidR="009E13AD" w:rsidRPr="001A09D4" w:rsidRDefault="009E13AD" w:rsidP="005436F9">
            <w:pPr>
              <w:pStyle w:val="ListParagraph"/>
              <w:numPr>
                <w:ilvl w:val="0"/>
                <w:numId w:val="35"/>
              </w:numPr>
              <w:spacing w:before="60"/>
              <w:contextualSpacing w:val="0"/>
              <w:jc w:val="both"/>
              <w:rPr>
                <w:b w:val="0"/>
                <w:bCs w:val="0"/>
              </w:rPr>
            </w:pPr>
          </w:p>
        </w:tc>
        <w:tc>
          <w:tcPr>
            <w:tcW w:w="1461" w:type="dxa"/>
          </w:tcPr>
          <w:p w14:paraId="7D1D60A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Future Transfer</w:t>
            </w:r>
          </w:p>
        </w:tc>
        <w:tc>
          <w:tcPr>
            <w:tcW w:w="1231" w:type="dxa"/>
          </w:tcPr>
          <w:p w14:paraId="6B117A86"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Toggle button</w:t>
            </w:r>
          </w:p>
        </w:tc>
        <w:tc>
          <w:tcPr>
            <w:tcW w:w="1421" w:type="dxa"/>
          </w:tcPr>
          <w:p w14:paraId="189645C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57FF370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74EE3A8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7247BE4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If user click transfer later, future date would be allowed.</w:t>
            </w:r>
          </w:p>
        </w:tc>
      </w:tr>
      <w:tr w:rsidR="009E13AD" w14:paraId="527B0C13"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9D75EE6" w14:textId="77777777" w:rsidR="009E13AD" w:rsidRPr="001A09D4" w:rsidRDefault="009E13AD" w:rsidP="005436F9">
            <w:pPr>
              <w:pStyle w:val="ListParagraph"/>
              <w:numPr>
                <w:ilvl w:val="0"/>
                <w:numId w:val="35"/>
              </w:numPr>
              <w:spacing w:before="60"/>
              <w:contextualSpacing w:val="0"/>
              <w:jc w:val="both"/>
              <w:rPr>
                <w:b w:val="0"/>
                <w:bCs w:val="0"/>
              </w:rPr>
            </w:pPr>
          </w:p>
        </w:tc>
        <w:tc>
          <w:tcPr>
            <w:tcW w:w="1461" w:type="dxa"/>
          </w:tcPr>
          <w:p w14:paraId="06607CB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Standing Order</w:t>
            </w:r>
          </w:p>
        </w:tc>
        <w:tc>
          <w:tcPr>
            <w:tcW w:w="1231" w:type="dxa"/>
          </w:tcPr>
          <w:p w14:paraId="3E9D462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Toggle button</w:t>
            </w:r>
          </w:p>
        </w:tc>
        <w:tc>
          <w:tcPr>
            <w:tcW w:w="1421" w:type="dxa"/>
          </w:tcPr>
          <w:p w14:paraId="329A3A6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61BFB6F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12DB265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7C5B37D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On select Yes, schedule transaction details will be captured.</w:t>
            </w:r>
          </w:p>
        </w:tc>
      </w:tr>
      <w:tr w:rsidR="009E13AD" w14:paraId="24EA0E8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58B193B" w14:textId="77777777" w:rsidR="009E13AD" w:rsidRPr="001A09D4" w:rsidRDefault="009E13AD" w:rsidP="005436F9">
            <w:pPr>
              <w:pStyle w:val="ListParagraph"/>
              <w:numPr>
                <w:ilvl w:val="0"/>
                <w:numId w:val="35"/>
              </w:numPr>
              <w:spacing w:before="60"/>
              <w:contextualSpacing w:val="0"/>
              <w:jc w:val="both"/>
              <w:rPr>
                <w:b w:val="0"/>
                <w:bCs w:val="0"/>
              </w:rPr>
            </w:pPr>
          </w:p>
        </w:tc>
        <w:tc>
          <w:tcPr>
            <w:tcW w:w="1461" w:type="dxa"/>
          </w:tcPr>
          <w:p w14:paraId="5453CE9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Frequency</w:t>
            </w:r>
          </w:p>
        </w:tc>
        <w:tc>
          <w:tcPr>
            <w:tcW w:w="1231" w:type="dxa"/>
          </w:tcPr>
          <w:p w14:paraId="2E294EB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01BED1B4"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107F917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08FCB9D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CM</w:t>
            </w:r>
          </w:p>
        </w:tc>
        <w:tc>
          <w:tcPr>
            <w:tcW w:w="2732" w:type="dxa"/>
            <w:vMerge w:val="restart"/>
          </w:tcPr>
          <w:p w14:paraId="6271056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Applicable only when Standing order is selected</w:t>
            </w:r>
          </w:p>
        </w:tc>
      </w:tr>
      <w:tr w:rsidR="009E13AD" w14:paraId="30BC4CDB"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23C020C" w14:textId="77777777" w:rsidR="009E13AD" w:rsidRPr="001A09D4" w:rsidRDefault="009E13AD" w:rsidP="005436F9">
            <w:pPr>
              <w:pStyle w:val="ListParagraph"/>
              <w:numPr>
                <w:ilvl w:val="0"/>
                <w:numId w:val="35"/>
              </w:numPr>
              <w:spacing w:before="60"/>
              <w:contextualSpacing w:val="0"/>
              <w:jc w:val="both"/>
              <w:rPr>
                <w:b w:val="0"/>
                <w:bCs w:val="0"/>
              </w:rPr>
            </w:pPr>
          </w:p>
        </w:tc>
        <w:tc>
          <w:tcPr>
            <w:tcW w:w="1461" w:type="dxa"/>
          </w:tcPr>
          <w:p w14:paraId="1327584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Start Date</w:t>
            </w:r>
          </w:p>
        </w:tc>
        <w:tc>
          <w:tcPr>
            <w:tcW w:w="1231" w:type="dxa"/>
          </w:tcPr>
          <w:p w14:paraId="6771A3E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Date Picker</w:t>
            </w:r>
          </w:p>
        </w:tc>
        <w:tc>
          <w:tcPr>
            <w:tcW w:w="1421" w:type="dxa"/>
          </w:tcPr>
          <w:p w14:paraId="0DA9E38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4989BF1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4475303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CM</w:t>
            </w:r>
          </w:p>
        </w:tc>
        <w:tc>
          <w:tcPr>
            <w:tcW w:w="2732" w:type="dxa"/>
            <w:vMerge/>
          </w:tcPr>
          <w:p w14:paraId="5EC7C423"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02700494"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2DD34BE" w14:textId="77777777" w:rsidR="009E13AD" w:rsidRPr="001A09D4" w:rsidRDefault="009E13AD" w:rsidP="005436F9">
            <w:pPr>
              <w:pStyle w:val="ListParagraph"/>
              <w:numPr>
                <w:ilvl w:val="0"/>
                <w:numId w:val="35"/>
              </w:numPr>
              <w:spacing w:before="60"/>
              <w:contextualSpacing w:val="0"/>
              <w:jc w:val="both"/>
              <w:rPr>
                <w:b w:val="0"/>
                <w:bCs w:val="0"/>
              </w:rPr>
            </w:pPr>
          </w:p>
        </w:tc>
        <w:tc>
          <w:tcPr>
            <w:tcW w:w="1461" w:type="dxa"/>
          </w:tcPr>
          <w:p w14:paraId="3B3D25E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No of Transactions</w:t>
            </w:r>
          </w:p>
        </w:tc>
        <w:tc>
          <w:tcPr>
            <w:tcW w:w="1231" w:type="dxa"/>
          </w:tcPr>
          <w:p w14:paraId="33E4EB3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701F4E1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7C04281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4682E2E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CM</w:t>
            </w:r>
          </w:p>
        </w:tc>
        <w:tc>
          <w:tcPr>
            <w:tcW w:w="2732" w:type="dxa"/>
            <w:vMerge/>
          </w:tcPr>
          <w:p w14:paraId="2646BA9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2D35F74D"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E6C4236" w14:textId="77777777" w:rsidR="009E13AD" w:rsidRPr="001A09D4" w:rsidRDefault="009E13AD" w:rsidP="005436F9">
            <w:pPr>
              <w:pStyle w:val="ListParagraph"/>
              <w:numPr>
                <w:ilvl w:val="0"/>
                <w:numId w:val="35"/>
              </w:numPr>
              <w:spacing w:before="60"/>
              <w:contextualSpacing w:val="0"/>
              <w:jc w:val="both"/>
            </w:pPr>
          </w:p>
        </w:tc>
        <w:tc>
          <w:tcPr>
            <w:tcW w:w="1461" w:type="dxa"/>
          </w:tcPr>
          <w:p w14:paraId="3A34DE0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1937475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78B83A9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4EAD250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6372336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2F2B5A5A"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9E13AD" w14:paraId="4C704918"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A5D1F31" w14:textId="77777777" w:rsidR="009E13AD" w:rsidRPr="001A09D4" w:rsidRDefault="009E13AD" w:rsidP="005436F9">
            <w:pPr>
              <w:pStyle w:val="ListParagraph"/>
              <w:numPr>
                <w:ilvl w:val="0"/>
                <w:numId w:val="35"/>
              </w:numPr>
              <w:spacing w:before="60"/>
              <w:contextualSpacing w:val="0"/>
              <w:jc w:val="both"/>
            </w:pPr>
          </w:p>
        </w:tc>
        <w:tc>
          <w:tcPr>
            <w:tcW w:w="1461" w:type="dxa"/>
          </w:tcPr>
          <w:p w14:paraId="3182429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6D415FA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7FFEE6A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70E45B6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03946A0D"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6FB5152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 xml:space="preserve">n click the button app will prompt “Do you want to </w:t>
            </w:r>
            <w:r>
              <w:rPr>
                <w:rFonts w:cstheme="minorHAnsi"/>
              </w:rPr>
              <w:lastRenderedPageBreak/>
              <w:t>cancel the progress? With an option Yes and No”.</w:t>
            </w:r>
          </w:p>
          <w:p w14:paraId="10F9DF0D" w14:textId="77777777" w:rsidR="009E13AD" w:rsidRPr="00B63917" w:rsidRDefault="009E13AD"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5CEEB3B0" w14:textId="77777777" w:rsidR="009E13AD" w:rsidRPr="00B63917" w:rsidRDefault="009E13AD" w:rsidP="005436F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0AB0F59D" w14:textId="77777777" w:rsidR="009E13AD" w:rsidRPr="00624762" w:rsidRDefault="009E13AD" w:rsidP="009E13AD">
      <w:pPr>
        <w:ind w:firstLine="426"/>
        <w:rPr>
          <w:b/>
          <w:bCs/>
          <w:sz w:val="22"/>
          <w:szCs w:val="22"/>
        </w:rPr>
      </w:pPr>
      <w:r w:rsidRPr="00624762">
        <w:rPr>
          <w:b/>
          <w:bCs/>
          <w:sz w:val="22"/>
          <w:szCs w:val="22"/>
        </w:rPr>
        <w:lastRenderedPageBreak/>
        <w:t>Validations:</w:t>
      </w:r>
    </w:p>
    <w:p w14:paraId="41CB3DFC" w14:textId="77777777" w:rsidR="009E13AD" w:rsidRDefault="009E13AD" w:rsidP="009E13AD">
      <w:pPr>
        <w:pStyle w:val="ListParagraph"/>
        <w:numPr>
          <w:ilvl w:val="0"/>
          <w:numId w:val="13"/>
        </w:numPr>
        <w:rPr>
          <w:sz w:val="22"/>
          <w:szCs w:val="22"/>
        </w:rPr>
      </w:pPr>
      <w:r>
        <w:rPr>
          <w:sz w:val="22"/>
          <w:szCs w:val="22"/>
        </w:rPr>
        <w:t>Either Standing Order or Future transaction only can be selected. Both can’t be selected at same time.</w:t>
      </w:r>
    </w:p>
    <w:p w14:paraId="2D15BDFF" w14:textId="77777777" w:rsidR="009E13AD" w:rsidRDefault="009E13AD" w:rsidP="009E13AD">
      <w:pPr>
        <w:pStyle w:val="ListParagraph"/>
        <w:numPr>
          <w:ilvl w:val="0"/>
          <w:numId w:val="13"/>
        </w:numPr>
        <w:rPr>
          <w:sz w:val="22"/>
          <w:szCs w:val="22"/>
        </w:rPr>
      </w:pPr>
      <w:r>
        <w:rPr>
          <w:sz w:val="22"/>
          <w:szCs w:val="22"/>
        </w:rPr>
        <w:t xml:space="preserve">When deal code is entered, user can’t select Future Date or Standing Order. Applicable only for immediate transfer. </w:t>
      </w:r>
    </w:p>
    <w:p w14:paraId="3626A41F" w14:textId="77777777" w:rsidR="009E13AD" w:rsidRPr="00FB6F39" w:rsidRDefault="009E13AD" w:rsidP="009E13AD">
      <w:pPr>
        <w:ind w:left="426"/>
        <w:rPr>
          <w:b/>
          <w:bCs/>
          <w:sz w:val="24"/>
          <w:szCs w:val="24"/>
        </w:rPr>
      </w:pPr>
      <w:r w:rsidRPr="00FB6F39">
        <w:rPr>
          <w:b/>
          <w:bCs/>
          <w:sz w:val="24"/>
          <w:szCs w:val="24"/>
        </w:rPr>
        <w:t>Screen 2 (Confirmation):</w:t>
      </w:r>
    </w:p>
    <w:p w14:paraId="037313DB" w14:textId="77777777" w:rsidR="009E13AD" w:rsidRDefault="009E13AD" w:rsidP="009E13AD">
      <w:pPr>
        <w:pStyle w:val="ListParagraph"/>
        <w:numPr>
          <w:ilvl w:val="0"/>
          <w:numId w:val="13"/>
        </w:numPr>
        <w:rPr>
          <w:sz w:val="22"/>
          <w:szCs w:val="22"/>
        </w:rPr>
      </w:pPr>
      <w:r>
        <w:rPr>
          <w:sz w:val="22"/>
          <w:szCs w:val="22"/>
        </w:rPr>
        <w:t>This section is for the customer to verify all the details entered in the previous screen.</w:t>
      </w:r>
    </w:p>
    <w:p w14:paraId="70CD5CD2" w14:textId="77777777" w:rsidR="009E13AD" w:rsidRPr="00FB6F39" w:rsidRDefault="009E13AD" w:rsidP="009E13AD">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9E13AD" w14:paraId="01F1B528"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16EE133" w14:textId="77777777" w:rsidR="009E13AD" w:rsidRDefault="009E13AD" w:rsidP="005436F9">
            <w:proofErr w:type="gramStart"/>
            <w:r>
              <w:rPr>
                <w:rFonts w:ascii="Calibri" w:hAnsi="Calibri" w:cs="Calibri"/>
                <w:b w:val="0"/>
                <w:bCs w:val="0"/>
                <w:color w:val="FFFFFF"/>
              </w:rPr>
              <w:t>#.No</w:t>
            </w:r>
            <w:proofErr w:type="gramEnd"/>
          </w:p>
        </w:tc>
        <w:tc>
          <w:tcPr>
            <w:tcW w:w="1675" w:type="dxa"/>
          </w:tcPr>
          <w:p w14:paraId="65C20D35"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6081A67C"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68DCC307"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7832D787"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51835D23"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3798F4BD" w14:textId="77777777" w:rsidR="009E13AD" w:rsidRDefault="009E13A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E13AD" w14:paraId="4505CD3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0BF5F61" w14:textId="77777777" w:rsidR="009E13AD" w:rsidRPr="004B0B79" w:rsidRDefault="009E13AD" w:rsidP="005436F9">
            <w:pPr>
              <w:pStyle w:val="ListParagraph"/>
              <w:numPr>
                <w:ilvl w:val="0"/>
                <w:numId w:val="38"/>
              </w:numPr>
              <w:spacing w:before="60"/>
              <w:contextualSpacing w:val="0"/>
              <w:jc w:val="both"/>
            </w:pPr>
          </w:p>
        </w:tc>
        <w:tc>
          <w:tcPr>
            <w:tcW w:w="1675" w:type="dxa"/>
          </w:tcPr>
          <w:p w14:paraId="38BAC74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707C0B17"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61C26DC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7AFB932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0497A7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3DECEB2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7C7EC7A5"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A9DE071" w14:textId="77777777" w:rsidR="009E13AD" w:rsidRPr="004B0B79" w:rsidRDefault="009E13AD" w:rsidP="005436F9">
            <w:pPr>
              <w:pStyle w:val="ListParagraph"/>
              <w:numPr>
                <w:ilvl w:val="0"/>
                <w:numId w:val="38"/>
              </w:numPr>
              <w:spacing w:before="60"/>
              <w:contextualSpacing w:val="0"/>
              <w:jc w:val="both"/>
            </w:pPr>
          </w:p>
        </w:tc>
        <w:tc>
          <w:tcPr>
            <w:tcW w:w="1675" w:type="dxa"/>
          </w:tcPr>
          <w:p w14:paraId="65B80A6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To Account</w:t>
            </w:r>
          </w:p>
        </w:tc>
        <w:tc>
          <w:tcPr>
            <w:tcW w:w="1335" w:type="dxa"/>
          </w:tcPr>
          <w:p w14:paraId="60739922"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DC6A26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5850A58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28EB05A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5B44E12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4D48FB2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6BDF868" w14:textId="77777777" w:rsidR="009E13AD" w:rsidRPr="004B0B79" w:rsidRDefault="009E13AD" w:rsidP="005436F9">
            <w:pPr>
              <w:pStyle w:val="ListParagraph"/>
              <w:numPr>
                <w:ilvl w:val="0"/>
                <w:numId w:val="38"/>
              </w:numPr>
              <w:spacing w:before="60"/>
              <w:contextualSpacing w:val="0"/>
              <w:jc w:val="both"/>
            </w:pPr>
          </w:p>
        </w:tc>
        <w:tc>
          <w:tcPr>
            <w:tcW w:w="1675" w:type="dxa"/>
          </w:tcPr>
          <w:p w14:paraId="60EF842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Deal Number</w:t>
            </w:r>
          </w:p>
        </w:tc>
        <w:tc>
          <w:tcPr>
            <w:tcW w:w="1335" w:type="dxa"/>
          </w:tcPr>
          <w:p w14:paraId="5FAE766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467" w:type="dxa"/>
          </w:tcPr>
          <w:p w14:paraId="430064B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0125B06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1DEC4D8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0D67418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Only if entered in previous screen</w:t>
            </w:r>
          </w:p>
        </w:tc>
      </w:tr>
      <w:tr w:rsidR="009E13AD" w14:paraId="1EA4C938"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3D88823" w14:textId="77777777" w:rsidR="009E13AD" w:rsidRPr="004B0B79" w:rsidRDefault="009E13AD" w:rsidP="005436F9">
            <w:pPr>
              <w:pStyle w:val="ListParagraph"/>
              <w:numPr>
                <w:ilvl w:val="0"/>
                <w:numId w:val="38"/>
              </w:numPr>
              <w:spacing w:before="60"/>
              <w:contextualSpacing w:val="0"/>
              <w:jc w:val="both"/>
            </w:pPr>
          </w:p>
        </w:tc>
        <w:tc>
          <w:tcPr>
            <w:tcW w:w="1675" w:type="dxa"/>
          </w:tcPr>
          <w:p w14:paraId="24EB6AE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Amount and Currency</w:t>
            </w:r>
          </w:p>
        </w:tc>
        <w:tc>
          <w:tcPr>
            <w:tcW w:w="1335" w:type="dxa"/>
          </w:tcPr>
          <w:p w14:paraId="7670DEA1"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6319C7F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6F1923C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327E42F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0DCB8A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4B6EAB1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2C8280F" w14:textId="77777777" w:rsidR="009E13AD" w:rsidRPr="004B0B79" w:rsidRDefault="009E13AD" w:rsidP="005436F9">
            <w:pPr>
              <w:pStyle w:val="ListParagraph"/>
              <w:numPr>
                <w:ilvl w:val="0"/>
                <w:numId w:val="38"/>
              </w:numPr>
              <w:spacing w:before="60"/>
              <w:contextualSpacing w:val="0"/>
              <w:jc w:val="both"/>
            </w:pPr>
          </w:p>
        </w:tc>
        <w:tc>
          <w:tcPr>
            <w:tcW w:w="1675" w:type="dxa"/>
          </w:tcPr>
          <w:p w14:paraId="43B5A29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Exchange Rates</w:t>
            </w:r>
          </w:p>
        </w:tc>
        <w:tc>
          <w:tcPr>
            <w:tcW w:w="1335" w:type="dxa"/>
          </w:tcPr>
          <w:p w14:paraId="2A2A435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3266DA1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2ECA857E"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A700F6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280B0FEC"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Only if the transaction is cross currency</w:t>
            </w:r>
          </w:p>
        </w:tc>
      </w:tr>
      <w:tr w:rsidR="009E13AD" w14:paraId="03355B76"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6FA6BA2B" w14:textId="77777777" w:rsidR="009E13AD" w:rsidRPr="004B0B79" w:rsidRDefault="009E13AD" w:rsidP="005436F9">
            <w:pPr>
              <w:pStyle w:val="ListParagraph"/>
              <w:numPr>
                <w:ilvl w:val="0"/>
                <w:numId w:val="38"/>
              </w:numPr>
              <w:spacing w:before="60"/>
              <w:contextualSpacing w:val="0"/>
              <w:jc w:val="both"/>
            </w:pPr>
          </w:p>
        </w:tc>
        <w:tc>
          <w:tcPr>
            <w:tcW w:w="1675" w:type="dxa"/>
          </w:tcPr>
          <w:p w14:paraId="6A40E68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Charges</w:t>
            </w:r>
          </w:p>
        </w:tc>
        <w:tc>
          <w:tcPr>
            <w:tcW w:w="1335" w:type="dxa"/>
          </w:tcPr>
          <w:p w14:paraId="56D899E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E94994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35C9A771"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142961A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29542EE"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If free also, it should be displayed as 0.</w:t>
            </w:r>
          </w:p>
        </w:tc>
      </w:tr>
      <w:tr w:rsidR="009E13AD" w14:paraId="62E9FF23"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1027DC8" w14:textId="77777777" w:rsidR="009E13AD" w:rsidRPr="00B9526E" w:rsidRDefault="009E13AD" w:rsidP="005436F9">
            <w:pPr>
              <w:pStyle w:val="ListParagraph"/>
              <w:numPr>
                <w:ilvl w:val="0"/>
                <w:numId w:val="38"/>
              </w:numPr>
              <w:spacing w:before="60"/>
              <w:contextualSpacing w:val="0"/>
              <w:jc w:val="both"/>
              <w:rPr>
                <w:b w:val="0"/>
                <w:bCs w:val="0"/>
              </w:rPr>
            </w:pPr>
          </w:p>
        </w:tc>
        <w:tc>
          <w:tcPr>
            <w:tcW w:w="1675" w:type="dxa"/>
          </w:tcPr>
          <w:p w14:paraId="47A0392D"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r w:rsidRPr="00B9526E">
              <w:t>Transaction Date</w:t>
            </w:r>
          </w:p>
        </w:tc>
        <w:tc>
          <w:tcPr>
            <w:tcW w:w="1335" w:type="dxa"/>
          </w:tcPr>
          <w:p w14:paraId="68BE43D2"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r w:rsidRPr="002E6563">
              <w:t>Display</w:t>
            </w:r>
          </w:p>
        </w:tc>
        <w:tc>
          <w:tcPr>
            <w:tcW w:w="1467" w:type="dxa"/>
          </w:tcPr>
          <w:p w14:paraId="663CAC46"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0A9E33B"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507F1431"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363679C3" w14:textId="77777777" w:rsidR="009E13AD" w:rsidRPr="00B9526E"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7DD6F3C5"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45EDBEA0" w14:textId="77777777" w:rsidR="009E13AD" w:rsidRPr="00624762" w:rsidRDefault="009E13AD" w:rsidP="005436F9">
            <w:pPr>
              <w:pStyle w:val="ListParagraph"/>
              <w:numPr>
                <w:ilvl w:val="0"/>
                <w:numId w:val="38"/>
              </w:numPr>
              <w:spacing w:before="60"/>
              <w:contextualSpacing w:val="0"/>
              <w:jc w:val="both"/>
              <w:rPr>
                <w:b w:val="0"/>
                <w:bCs w:val="0"/>
              </w:rPr>
            </w:pPr>
          </w:p>
        </w:tc>
        <w:tc>
          <w:tcPr>
            <w:tcW w:w="1675" w:type="dxa"/>
          </w:tcPr>
          <w:p w14:paraId="4CB6E2F4" w14:textId="77777777" w:rsidR="009E13AD" w:rsidRPr="00624762" w:rsidRDefault="009E13AD" w:rsidP="005436F9">
            <w:pPr>
              <w:cnfStyle w:val="000000000000" w:firstRow="0" w:lastRow="0" w:firstColumn="0" w:lastColumn="0" w:oddVBand="0" w:evenVBand="0" w:oddHBand="0" w:evenHBand="0" w:firstRowFirstColumn="0" w:firstRowLastColumn="0" w:lastRowFirstColumn="0" w:lastRowLastColumn="0"/>
            </w:pPr>
            <w:r w:rsidRPr="00624762">
              <w:t>Schedule Details</w:t>
            </w:r>
          </w:p>
        </w:tc>
        <w:tc>
          <w:tcPr>
            <w:tcW w:w="1335" w:type="dxa"/>
          </w:tcPr>
          <w:p w14:paraId="1F2D9AE3" w14:textId="77777777" w:rsidR="009E13AD" w:rsidRPr="00624762" w:rsidRDefault="009E13AD" w:rsidP="005436F9">
            <w:pPr>
              <w:cnfStyle w:val="000000000000" w:firstRow="0" w:lastRow="0" w:firstColumn="0" w:lastColumn="0" w:oddVBand="0" w:evenVBand="0" w:oddHBand="0" w:evenHBand="0" w:firstRowFirstColumn="0" w:firstRowLastColumn="0" w:lastRowFirstColumn="0" w:lastRowLastColumn="0"/>
            </w:pPr>
            <w:r w:rsidRPr="00624762">
              <w:t>Display</w:t>
            </w:r>
          </w:p>
        </w:tc>
        <w:tc>
          <w:tcPr>
            <w:tcW w:w="1467" w:type="dxa"/>
          </w:tcPr>
          <w:p w14:paraId="339BADB0" w14:textId="77777777" w:rsidR="009E13AD" w:rsidRPr="00624762"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76630DC1" w14:textId="77777777" w:rsidR="009E13AD" w:rsidRPr="00624762"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511396A1" w14:textId="77777777" w:rsidR="009E13AD" w:rsidRPr="00624762"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vMerge w:val="restart"/>
          </w:tcPr>
          <w:p w14:paraId="77867F84" w14:textId="77777777" w:rsidR="009E13AD" w:rsidRPr="00624762" w:rsidRDefault="009E13AD" w:rsidP="005436F9">
            <w:pPr>
              <w:cnfStyle w:val="000000000000" w:firstRow="0" w:lastRow="0" w:firstColumn="0" w:lastColumn="0" w:oddVBand="0" w:evenVBand="0" w:oddHBand="0" w:evenHBand="0" w:firstRowFirstColumn="0" w:firstRowLastColumn="0" w:lastRowFirstColumn="0" w:lastRowLastColumn="0"/>
            </w:pPr>
            <w:r w:rsidRPr="00624762">
              <w:t>This field is applicable only when the transaction is scheduled transactions.</w:t>
            </w:r>
            <w:r>
              <w:t xml:space="preserve"> It includes frequency and no of transactions</w:t>
            </w:r>
          </w:p>
        </w:tc>
      </w:tr>
      <w:tr w:rsidR="009E13AD" w14:paraId="0475BD5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A52C07B" w14:textId="77777777" w:rsidR="009E13AD" w:rsidRPr="00624762" w:rsidRDefault="009E13AD" w:rsidP="005436F9">
            <w:pPr>
              <w:pStyle w:val="ListParagraph"/>
              <w:numPr>
                <w:ilvl w:val="0"/>
                <w:numId w:val="38"/>
              </w:numPr>
              <w:spacing w:before="60"/>
              <w:contextualSpacing w:val="0"/>
              <w:jc w:val="both"/>
              <w:rPr>
                <w:b w:val="0"/>
                <w:bCs w:val="0"/>
              </w:rPr>
            </w:pPr>
          </w:p>
        </w:tc>
        <w:tc>
          <w:tcPr>
            <w:tcW w:w="1675" w:type="dxa"/>
          </w:tcPr>
          <w:p w14:paraId="13AF0887" w14:textId="77777777" w:rsidR="009E13AD" w:rsidRPr="00624762" w:rsidRDefault="009E13AD" w:rsidP="005436F9">
            <w:pPr>
              <w:cnfStyle w:val="000000100000" w:firstRow="0" w:lastRow="0" w:firstColumn="0" w:lastColumn="0" w:oddVBand="0" w:evenVBand="0" w:oddHBand="1" w:evenHBand="0" w:firstRowFirstColumn="0" w:firstRowLastColumn="0" w:lastRowFirstColumn="0" w:lastRowLastColumn="0"/>
            </w:pPr>
            <w:r w:rsidRPr="00624762">
              <w:t>charges</w:t>
            </w:r>
          </w:p>
        </w:tc>
        <w:tc>
          <w:tcPr>
            <w:tcW w:w="1335" w:type="dxa"/>
          </w:tcPr>
          <w:p w14:paraId="3CE6CE5A" w14:textId="77777777" w:rsidR="009E13AD" w:rsidRPr="00624762" w:rsidRDefault="009E13AD" w:rsidP="005436F9">
            <w:pPr>
              <w:cnfStyle w:val="000000100000" w:firstRow="0" w:lastRow="0" w:firstColumn="0" w:lastColumn="0" w:oddVBand="0" w:evenVBand="0" w:oddHBand="1" w:evenHBand="0" w:firstRowFirstColumn="0" w:firstRowLastColumn="0" w:lastRowFirstColumn="0" w:lastRowLastColumn="0"/>
            </w:pPr>
            <w:r w:rsidRPr="00624762">
              <w:t>Display</w:t>
            </w:r>
          </w:p>
        </w:tc>
        <w:tc>
          <w:tcPr>
            <w:tcW w:w="1467" w:type="dxa"/>
          </w:tcPr>
          <w:p w14:paraId="7D872C15" w14:textId="77777777" w:rsidR="009E13AD" w:rsidRPr="00624762"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5B31638" w14:textId="77777777" w:rsidR="009E13AD" w:rsidRPr="00624762"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02682E1A" w14:textId="77777777" w:rsidR="009E13AD" w:rsidRPr="00624762"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vMerge/>
          </w:tcPr>
          <w:p w14:paraId="71BD410E" w14:textId="77777777" w:rsidR="009E13AD" w:rsidRPr="00624762"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5983996D"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33ED5167" w14:textId="77777777" w:rsidR="009E13AD" w:rsidRPr="004B0B79" w:rsidRDefault="009E13AD" w:rsidP="005436F9">
            <w:pPr>
              <w:pStyle w:val="ListParagraph"/>
              <w:numPr>
                <w:ilvl w:val="0"/>
                <w:numId w:val="38"/>
              </w:numPr>
              <w:spacing w:before="60"/>
              <w:contextualSpacing w:val="0"/>
              <w:jc w:val="both"/>
            </w:pPr>
          </w:p>
        </w:tc>
        <w:tc>
          <w:tcPr>
            <w:tcW w:w="1675" w:type="dxa"/>
          </w:tcPr>
          <w:p w14:paraId="3258A8FF"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Purpose of Transfer</w:t>
            </w:r>
          </w:p>
        </w:tc>
        <w:tc>
          <w:tcPr>
            <w:tcW w:w="1335" w:type="dxa"/>
          </w:tcPr>
          <w:p w14:paraId="0E580A8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62992A0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28EEE700"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7020C044"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37CE5AB"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r>
      <w:tr w:rsidR="009E13AD" w14:paraId="46B4CC7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8A1CF4E" w14:textId="77777777" w:rsidR="009E13AD" w:rsidRPr="004B0B79" w:rsidRDefault="009E13AD" w:rsidP="005436F9">
            <w:pPr>
              <w:pStyle w:val="ListParagraph"/>
              <w:numPr>
                <w:ilvl w:val="0"/>
                <w:numId w:val="38"/>
              </w:numPr>
              <w:spacing w:before="60"/>
              <w:contextualSpacing w:val="0"/>
              <w:jc w:val="both"/>
              <w:rPr>
                <w:b w:val="0"/>
                <w:bCs w:val="0"/>
              </w:rPr>
            </w:pPr>
          </w:p>
        </w:tc>
        <w:tc>
          <w:tcPr>
            <w:tcW w:w="1675" w:type="dxa"/>
          </w:tcPr>
          <w:p w14:paraId="629A9B9B"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Description</w:t>
            </w:r>
          </w:p>
        </w:tc>
        <w:tc>
          <w:tcPr>
            <w:tcW w:w="1335" w:type="dxa"/>
          </w:tcPr>
          <w:p w14:paraId="605072F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0956FF31"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6988BAA3"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D6CF62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182B0D95"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r>
      <w:tr w:rsidR="009E13AD" w14:paraId="2FBFD23E"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2113F78D" w14:textId="77777777" w:rsidR="009E13AD" w:rsidRPr="004B0B79" w:rsidRDefault="009E13AD" w:rsidP="005436F9">
            <w:pPr>
              <w:pStyle w:val="ListParagraph"/>
              <w:numPr>
                <w:ilvl w:val="0"/>
                <w:numId w:val="38"/>
              </w:numPr>
              <w:spacing w:before="60"/>
              <w:contextualSpacing w:val="0"/>
              <w:jc w:val="both"/>
              <w:rPr>
                <w:b w:val="0"/>
                <w:bCs w:val="0"/>
              </w:rPr>
            </w:pPr>
          </w:p>
        </w:tc>
        <w:tc>
          <w:tcPr>
            <w:tcW w:w="1675" w:type="dxa"/>
          </w:tcPr>
          <w:p w14:paraId="160C904D"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7B0896A9"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1388D68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039B63C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7B503FA7"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50A6F2D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9E13AD" w14:paraId="6DB6DF5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CF152B6" w14:textId="77777777" w:rsidR="009E13AD" w:rsidRPr="004B0B79" w:rsidRDefault="009E13AD" w:rsidP="005436F9">
            <w:pPr>
              <w:pStyle w:val="ListParagraph"/>
              <w:numPr>
                <w:ilvl w:val="0"/>
                <w:numId w:val="38"/>
              </w:numPr>
              <w:spacing w:before="60"/>
              <w:contextualSpacing w:val="0"/>
              <w:jc w:val="both"/>
            </w:pPr>
          </w:p>
        </w:tc>
        <w:tc>
          <w:tcPr>
            <w:tcW w:w="1675" w:type="dxa"/>
          </w:tcPr>
          <w:p w14:paraId="00FF072F"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52C33B50"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26C75078"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766D9D2"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4FBF190A"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13086F9" w14:textId="77777777" w:rsidR="009E13AD" w:rsidRDefault="009E13AD"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9E13AD" w14:paraId="5B6A1577"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1BA2E134" w14:textId="77777777" w:rsidR="009E13AD" w:rsidRPr="004B0B79" w:rsidRDefault="009E13AD" w:rsidP="005436F9">
            <w:pPr>
              <w:pStyle w:val="ListParagraph"/>
              <w:numPr>
                <w:ilvl w:val="0"/>
                <w:numId w:val="38"/>
              </w:numPr>
              <w:spacing w:before="60"/>
              <w:contextualSpacing w:val="0"/>
              <w:jc w:val="both"/>
            </w:pPr>
          </w:p>
        </w:tc>
        <w:tc>
          <w:tcPr>
            <w:tcW w:w="1675" w:type="dxa"/>
          </w:tcPr>
          <w:p w14:paraId="52A63E3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4EAD91E8"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73C3478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259BBC25"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628D909C"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6BF1A136" w14:textId="77777777" w:rsidR="009E13AD" w:rsidRDefault="009E13AD" w:rsidP="005436F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On click the button app will prompt “Do you want to </w:t>
            </w:r>
            <w:r>
              <w:rPr>
                <w:rFonts w:cstheme="minorHAnsi"/>
              </w:rPr>
              <w:lastRenderedPageBreak/>
              <w:t>cancel the progress? With an option Yes and No”.</w:t>
            </w:r>
          </w:p>
          <w:p w14:paraId="2FC28E14"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55D159AD" w14:textId="77777777" w:rsidR="009E13AD" w:rsidRPr="00B63917" w:rsidRDefault="009E13A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0FC66B59" w14:textId="77777777" w:rsidR="009E13AD" w:rsidRPr="00B63917" w:rsidRDefault="009E13AD" w:rsidP="009E13AD">
      <w:pPr>
        <w:ind w:left="426"/>
        <w:rPr>
          <w:b/>
          <w:bCs/>
          <w:sz w:val="24"/>
          <w:szCs w:val="24"/>
        </w:rPr>
      </w:pPr>
      <w:r w:rsidRPr="00B63917">
        <w:rPr>
          <w:b/>
          <w:bCs/>
          <w:sz w:val="24"/>
          <w:szCs w:val="24"/>
        </w:rPr>
        <w:lastRenderedPageBreak/>
        <w:t>Screen 3 (Authentication):</w:t>
      </w:r>
    </w:p>
    <w:p w14:paraId="4A10E523" w14:textId="77777777" w:rsidR="009E13AD" w:rsidRPr="00816B83" w:rsidRDefault="009E13AD" w:rsidP="009E13AD">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05334536" w14:textId="77777777" w:rsidR="009E13AD" w:rsidRPr="00816B83" w:rsidRDefault="009E13AD" w:rsidP="009E13AD">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1AF2E5C3" w14:textId="77777777" w:rsidR="009E13AD" w:rsidRPr="00B63917" w:rsidRDefault="009E13AD" w:rsidP="009E13AD">
      <w:pPr>
        <w:ind w:left="426"/>
        <w:rPr>
          <w:b/>
          <w:bCs/>
          <w:sz w:val="24"/>
          <w:szCs w:val="24"/>
        </w:rPr>
      </w:pPr>
      <w:r w:rsidRPr="00B63917">
        <w:rPr>
          <w:b/>
          <w:bCs/>
          <w:sz w:val="24"/>
          <w:szCs w:val="24"/>
        </w:rPr>
        <w:t>Screen 4 (Success):</w:t>
      </w:r>
    </w:p>
    <w:p w14:paraId="49B3803A" w14:textId="77777777" w:rsidR="00D323E9" w:rsidRDefault="00D323E9" w:rsidP="00D323E9">
      <w:pPr>
        <w:pStyle w:val="ListParagraph"/>
        <w:numPr>
          <w:ilvl w:val="0"/>
          <w:numId w:val="13"/>
        </w:numPr>
        <w:rPr>
          <w:sz w:val="22"/>
          <w:szCs w:val="22"/>
        </w:rPr>
      </w:pPr>
      <w:r w:rsidRPr="00816B83">
        <w:rPr>
          <w:sz w:val="22"/>
          <w:szCs w:val="22"/>
        </w:rPr>
        <w:t xml:space="preserve">This </w:t>
      </w:r>
      <w:r>
        <w:rPr>
          <w:sz w:val="22"/>
          <w:szCs w:val="22"/>
        </w:rPr>
        <w:t>is a success screen where card payment success or failure will be displayed along with the following details:</w:t>
      </w:r>
    </w:p>
    <w:p w14:paraId="064B1BEC" w14:textId="77777777" w:rsidR="00D323E9" w:rsidRDefault="00D323E9" w:rsidP="00D323E9">
      <w:pPr>
        <w:pStyle w:val="ListParagraph"/>
        <w:numPr>
          <w:ilvl w:val="1"/>
          <w:numId w:val="13"/>
        </w:numPr>
        <w:rPr>
          <w:sz w:val="22"/>
          <w:szCs w:val="22"/>
        </w:rPr>
      </w:pPr>
      <w:r>
        <w:rPr>
          <w:sz w:val="22"/>
          <w:szCs w:val="22"/>
        </w:rPr>
        <w:t>Status – Success / Failure</w:t>
      </w:r>
    </w:p>
    <w:p w14:paraId="0A7AEF59" w14:textId="77777777" w:rsidR="00D323E9" w:rsidRDefault="00D323E9" w:rsidP="00D323E9">
      <w:pPr>
        <w:pStyle w:val="ListParagraph"/>
        <w:numPr>
          <w:ilvl w:val="1"/>
          <w:numId w:val="13"/>
        </w:numPr>
        <w:rPr>
          <w:sz w:val="22"/>
          <w:szCs w:val="22"/>
        </w:rPr>
      </w:pPr>
      <w:r>
        <w:rPr>
          <w:sz w:val="22"/>
          <w:szCs w:val="22"/>
        </w:rPr>
        <w:t>Status Description</w:t>
      </w:r>
    </w:p>
    <w:p w14:paraId="293CEF2B" w14:textId="77777777" w:rsidR="00D323E9" w:rsidRDefault="00D323E9" w:rsidP="00D323E9">
      <w:pPr>
        <w:pStyle w:val="ListParagraph"/>
        <w:numPr>
          <w:ilvl w:val="2"/>
          <w:numId w:val="13"/>
        </w:numPr>
        <w:rPr>
          <w:sz w:val="22"/>
          <w:szCs w:val="22"/>
        </w:rPr>
      </w:pPr>
      <w:r w:rsidRPr="005F5D5F">
        <w:rPr>
          <w:sz w:val="22"/>
          <w:szCs w:val="22"/>
        </w:rPr>
        <w:t xml:space="preserve">If </w:t>
      </w:r>
      <w:r>
        <w:rPr>
          <w:sz w:val="22"/>
          <w:szCs w:val="22"/>
        </w:rPr>
        <w:t>card payment success,</w:t>
      </w:r>
      <w:r w:rsidRPr="005F5D5F">
        <w:rPr>
          <w:sz w:val="22"/>
          <w:szCs w:val="22"/>
        </w:rPr>
        <w:t xml:space="preserve"> “</w:t>
      </w:r>
      <w:r>
        <w:rPr>
          <w:sz w:val="22"/>
          <w:szCs w:val="22"/>
        </w:rPr>
        <w:t>Card Payment S</w:t>
      </w:r>
      <w:r w:rsidRPr="005F5D5F">
        <w:rPr>
          <w:sz w:val="22"/>
          <w:szCs w:val="22"/>
        </w:rPr>
        <w:t>uccessful”</w:t>
      </w:r>
    </w:p>
    <w:p w14:paraId="21B00330" w14:textId="77777777" w:rsidR="00D323E9" w:rsidRDefault="00D323E9" w:rsidP="00D323E9">
      <w:pPr>
        <w:pStyle w:val="ListParagraph"/>
        <w:numPr>
          <w:ilvl w:val="2"/>
          <w:numId w:val="13"/>
        </w:numPr>
        <w:rPr>
          <w:sz w:val="22"/>
          <w:szCs w:val="22"/>
        </w:rPr>
      </w:pPr>
      <w:r w:rsidRPr="005F5D5F">
        <w:rPr>
          <w:sz w:val="22"/>
          <w:szCs w:val="22"/>
        </w:rPr>
        <w:t xml:space="preserve">If </w:t>
      </w:r>
      <w:r>
        <w:rPr>
          <w:sz w:val="22"/>
          <w:szCs w:val="22"/>
        </w:rPr>
        <w:t xml:space="preserve">card payment </w:t>
      </w:r>
      <w:r w:rsidRPr="005F5D5F">
        <w:rPr>
          <w:sz w:val="22"/>
          <w:szCs w:val="22"/>
        </w:rPr>
        <w:t xml:space="preserve">failed “Error message based on scenarios configured” </w:t>
      </w:r>
    </w:p>
    <w:p w14:paraId="7877159C" w14:textId="77777777" w:rsidR="00D323E9" w:rsidRDefault="00D323E9" w:rsidP="00D323E9">
      <w:pPr>
        <w:pStyle w:val="ListParagraph"/>
        <w:numPr>
          <w:ilvl w:val="1"/>
          <w:numId w:val="13"/>
        </w:numPr>
        <w:rPr>
          <w:sz w:val="22"/>
          <w:szCs w:val="22"/>
        </w:rPr>
      </w:pPr>
      <w:r>
        <w:rPr>
          <w:sz w:val="22"/>
          <w:szCs w:val="22"/>
        </w:rPr>
        <w:t>Transaction Reference Number</w:t>
      </w:r>
    </w:p>
    <w:p w14:paraId="0B850553" w14:textId="77777777" w:rsidR="00D323E9" w:rsidRDefault="00D323E9" w:rsidP="00D323E9">
      <w:pPr>
        <w:pStyle w:val="ListParagraph"/>
        <w:numPr>
          <w:ilvl w:val="1"/>
          <w:numId w:val="13"/>
        </w:numPr>
        <w:rPr>
          <w:sz w:val="22"/>
          <w:szCs w:val="22"/>
        </w:rPr>
      </w:pPr>
      <w:r>
        <w:rPr>
          <w:sz w:val="22"/>
          <w:szCs w:val="22"/>
        </w:rPr>
        <w:t>Transaction Details</w:t>
      </w:r>
    </w:p>
    <w:p w14:paraId="0929FA2D" w14:textId="77777777" w:rsidR="00D323E9" w:rsidRDefault="00D323E9" w:rsidP="00D323E9">
      <w:pPr>
        <w:pStyle w:val="ListParagraph"/>
        <w:numPr>
          <w:ilvl w:val="2"/>
          <w:numId w:val="13"/>
        </w:numPr>
        <w:rPr>
          <w:sz w:val="22"/>
          <w:szCs w:val="22"/>
        </w:rPr>
      </w:pPr>
      <w:r>
        <w:rPr>
          <w:sz w:val="22"/>
          <w:szCs w:val="22"/>
        </w:rPr>
        <w:t>From Account</w:t>
      </w:r>
    </w:p>
    <w:p w14:paraId="2A6F4C97" w14:textId="77777777" w:rsidR="00D323E9" w:rsidRDefault="00D323E9" w:rsidP="00D323E9">
      <w:pPr>
        <w:pStyle w:val="ListParagraph"/>
        <w:numPr>
          <w:ilvl w:val="2"/>
          <w:numId w:val="13"/>
        </w:numPr>
        <w:rPr>
          <w:sz w:val="22"/>
          <w:szCs w:val="22"/>
        </w:rPr>
      </w:pPr>
      <w:r>
        <w:rPr>
          <w:sz w:val="22"/>
          <w:szCs w:val="22"/>
        </w:rPr>
        <w:t>To Card</w:t>
      </w:r>
    </w:p>
    <w:p w14:paraId="0ADA1832" w14:textId="77777777" w:rsidR="00D323E9" w:rsidRDefault="00D323E9" w:rsidP="00D323E9">
      <w:pPr>
        <w:pStyle w:val="ListParagraph"/>
        <w:numPr>
          <w:ilvl w:val="2"/>
          <w:numId w:val="13"/>
        </w:numPr>
        <w:rPr>
          <w:sz w:val="22"/>
          <w:szCs w:val="22"/>
        </w:rPr>
      </w:pPr>
      <w:r>
        <w:rPr>
          <w:sz w:val="22"/>
          <w:szCs w:val="22"/>
        </w:rPr>
        <w:t>Transaction Amount</w:t>
      </w:r>
    </w:p>
    <w:p w14:paraId="6BDEF9BF" w14:textId="77777777" w:rsidR="00D323E9" w:rsidRDefault="00D323E9" w:rsidP="00D323E9">
      <w:pPr>
        <w:pStyle w:val="ListParagraph"/>
        <w:numPr>
          <w:ilvl w:val="2"/>
          <w:numId w:val="13"/>
        </w:numPr>
        <w:rPr>
          <w:sz w:val="22"/>
          <w:szCs w:val="22"/>
        </w:rPr>
      </w:pPr>
      <w:r>
        <w:rPr>
          <w:sz w:val="22"/>
          <w:szCs w:val="22"/>
        </w:rPr>
        <w:t>Transaction Currency</w:t>
      </w:r>
    </w:p>
    <w:p w14:paraId="64200E71" w14:textId="77777777" w:rsidR="00D323E9" w:rsidRDefault="00D323E9" w:rsidP="00D323E9">
      <w:pPr>
        <w:pStyle w:val="ListParagraph"/>
        <w:numPr>
          <w:ilvl w:val="0"/>
          <w:numId w:val="13"/>
        </w:numPr>
        <w:rPr>
          <w:sz w:val="22"/>
          <w:szCs w:val="22"/>
        </w:rPr>
      </w:pPr>
      <w:r>
        <w:rPr>
          <w:sz w:val="22"/>
          <w:szCs w:val="22"/>
        </w:rPr>
        <w:t>If card payment successful, the following options will be provided:</w:t>
      </w:r>
    </w:p>
    <w:p w14:paraId="3CD70135" w14:textId="77777777" w:rsidR="00D323E9" w:rsidRDefault="00D323E9" w:rsidP="00D323E9">
      <w:pPr>
        <w:pStyle w:val="ListParagraph"/>
        <w:numPr>
          <w:ilvl w:val="1"/>
          <w:numId w:val="13"/>
        </w:numPr>
        <w:rPr>
          <w:sz w:val="22"/>
          <w:szCs w:val="22"/>
        </w:rPr>
      </w:pPr>
      <w:r>
        <w:rPr>
          <w:sz w:val="22"/>
          <w:szCs w:val="22"/>
        </w:rPr>
        <w:t>Share (Applicable only for Mobile App) – On click the share icon, app will invoke the device native share functionality.</w:t>
      </w:r>
    </w:p>
    <w:p w14:paraId="1F562745" w14:textId="77777777" w:rsidR="00D323E9" w:rsidRPr="005F5D5F" w:rsidRDefault="00D323E9" w:rsidP="00D323E9">
      <w:pPr>
        <w:pStyle w:val="ListParagraph"/>
        <w:numPr>
          <w:ilvl w:val="1"/>
          <w:numId w:val="13"/>
        </w:numPr>
        <w:rPr>
          <w:sz w:val="22"/>
          <w:szCs w:val="22"/>
        </w:rPr>
      </w:pPr>
      <w:r>
        <w:rPr>
          <w:sz w:val="22"/>
          <w:szCs w:val="22"/>
        </w:rPr>
        <w:t xml:space="preserve">New </w:t>
      </w:r>
      <w:r w:rsidRPr="005F5D5F">
        <w:rPr>
          <w:sz w:val="22"/>
          <w:szCs w:val="22"/>
        </w:rPr>
        <w:t>Transfer</w:t>
      </w:r>
      <w:r>
        <w:rPr>
          <w:sz w:val="22"/>
          <w:szCs w:val="22"/>
        </w:rPr>
        <w:t xml:space="preserve"> </w:t>
      </w:r>
      <w:r w:rsidRPr="005F5D5F">
        <w:rPr>
          <w:sz w:val="22"/>
          <w:szCs w:val="22"/>
        </w:rPr>
        <w:t xml:space="preserve">– On click the icon, app will redirect to </w:t>
      </w:r>
      <w:r>
        <w:rPr>
          <w:sz w:val="22"/>
          <w:szCs w:val="22"/>
        </w:rPr>
        <w:t>new card payment</w:t>
      </w:r>
      <w:r w:rsidRPr="005F5D5F">
        <w:rPr>
          <w:sz w:val="22"/>
          <w:szCs w:val="22"/>
        </w:rPr>
        <w:t xml:space="preserve"> screen</w:t>
      </w:r>
    </w:p>
    <w:p w14:paraId="2C8EA45D" w14:textId="77777777" w:rsidR="009E13AD" w:rsidRPr="00624762" w:rsidRDefault="009E13AD" w:rsidP="009E13AD">
      <w:pPr>
        <w:ind w:firstLine="426"/>
        <w:rPr>
          <w:b/>
          <w:bCs/>
          <w:sz w:val="22"/>
          <w:szCs w:val="22"/>
        </w:rPr>
      </w:pPr>
      <w:r w:rsidRPr="00624762">
        <w:rPr>
          <w:b/>
          <w:bCs/>
          <w:sz w:val="22"/>
          <w:szCs w:val="22"/>
        </w:rPr>
        <w:t xml:space="preserve">APIs: </w:t>
      </w:r>
    </w:p>
    <w:p w14:paraId="77445AEC" w14:textId="77777777" w:rsidR="009E13AD" w:rsidRDefault="009E13AD" w:rsidP="009E13AD">
      <w:pPr>
        <w:pStyle w:val="ListParagraph"/>
        <w:numPr>
          <w:ilvl w:val="0"/>
          <w:numId w:val="15"/>
        </w:numPr>
        <w:rPr>
          <w:sz w:val="22"/>
          <w:szCs w:val="22"/>
        </w:rPr>
      </w:pPr>
      <w:r w:rsidRPr="00A956A6">
        <w:rPr>
          <w:sz w:val="22"/>
          <w:szCs w:val="22"/>
        </w:rPr>
        <w:t xml:space="preserve">The app will invoke the bank charges API to fetch the </w:t>
      </w:r>
      <w:r>
        <w:rPr>
          <w:sz w:val="22"/>
          <w:szCs w:val="22"/>
        </w:rPr>
        <w:t>Card payment</w:t>
      </w:r>
      <w:r w:rsidRPr="00A956A6">
        <w:rPr>
          <w:sz w:val="22"/>
          <w:szCs w:val="22"/>
        </w:rPr>
        <w:t xml:space="preserve"> charge</w:t>
      </w:r>
      <w:r>
        <w:rPr>
          <w:sz w:val="22"/>
          <w:szCs w:val="22"/>
        </w:rPr>
        <w:t>s</w:t>
      </w:r>
      <w:r w:rsidRPr="00A956A6">
        <w:rPr>
          <w:sz w:val="22"/>
          <w:szCs w:val="22"/>
        </w:rPr>
        <w:t xml:space="preserve">. </w:t>
      </w:r>
    </w:p>
    <w:p w14:paraId="14611975" w14:textId="77777777" w:rsidR="009E13AD" w:rsidRDefault="009E13AD" w:rsidP="009E13AD">
      <w:pPr>
        <w:pStyle w:val="ListParagraph"/>
        <w:numPr>
          <w:ilvl w:val="0"/>
          <w:numId w:val="15"/>
        </w:numPr>
        <w:rPr>
          <w:sz w:val="22"/>
          <w:szCs w:val="22"/>
        </w:rPr>
      </w:pPr>
      <w:r>
        <w:rPr>
          <w:sz w:val="22"/>
          <w:szCs w:val="22"/>
        </w:rPr>
        <w:t>The app will invoke the exchange rates API to fetch the exchange rates for the pair of currencies.</w:t>
      </w:r>
    </w:p>
    <w:p w14:paraId="6C1A4B95" w14:textId="33406EA7" w:rsidR="009E13AD" w:rsidRDefault="009E13AD" w:rsidP="009E13AD">
      <w:pPr>
        <w:pStyle w:val="ListParagraph"/>
        <w:numPr>
          <w:ilvl w:val="0"/>
          <w:numId w:val="15"/>
        </w:numPr>
        <w:rPr>
          <w:sz w:val="22"/>
          <w:szCs w:val="22"/>
        </w:rPr>
      </w:pPr>
      <w:r>
        <w:rPr>
          <w:sz w:val="22"/>
          <w:szCs w:val="22"/>
        </w:rPr>
        <w:t>The Fund Transfer UAE API will be invoked for card payment.</w:t>
      </w:r>
    </w:p>
    <w:p w14:paraId="49E1C0C7" w14:textId="77777777" w:rsidR="00F34673" w:rsidRPr="00F34673" w:rsidRDefault="00F34673" w:rsidP="00F34673">
      <w:pPr>
        <w:ind w:left="360"/>
        <w:rPr>
          <w:sz w:val="22"/>
          <w:szCs w:val="22"/>
        </w:rPr>
      </w:pPr>
    </w:p>
    <w:p w14:paraId="483BFE90" w14:textId="6BFFFDD5" w:rsidR="009E58B8" w:rsidRDefault="009E58B8" w:rsidP="00816B83">
      <w:pPr>
        <w:pStyle w:val="Heading2"/>
        <w:numPr>
          <w:ilvl w:val="1"/>
          <w:numId w:val="4"/>
        </w:numPr>
        <w:rPr>
          <w:sz w:val="24"/>
          <w:szCs w:val="24"/>
        </w:rPr>
      </w:pPr>
      <w:bookmarkStart w:id="101" w:name="_Toc117274625"/>
      <w:r w:rsidRPr="006A0EC1">
        <w:rPr>
          <w:sz w:val="24"/>
          <w:szCs w:val="24"/>
        </w:rPr>
        <w:t>Manage</w:t>
      </w:r>
      <w:r w:rsidR="00FD160B">
        <w:rPr>
          <w:sz w:val="24"/>
          <w:szCs w:val="24"/>
        </w:rPr>
        <w:t xml:space="preserve"> Future Transfer</w:t>
      </w:r>
      <w:r w:rsidR="000E4FE4">
        <w:rPr>
          <w:sz w:val="24"/>
          <w:szCs w:val="24"/>
        </w:rPr>
        <w:t>s</w:t>
      </w:r>
      <w:bookmarkEnd w:id="101"/>
    </w:p>
    <w:p w14:paraId="7E586855" w14:textId="7F57F286" w:rsidR="00001CA4" w:rsidRPr="00816B83" w:rsidRDefault="00001CA4" w:rsidP="00001CA4">
      <w:pPr>
        <w:ind w:firstLine="360"/>
        <w:rPr>
          <w:sz w:val="22"/>
          <w:szCs w:val="22"/>
        </w:rPr>
      </w:pPr>
      <w:r w:rsidRPr="00816B83">
        <w:rPr>
          <w:b/>
          <w:bCs/>
          <w:sz w:val="22"/>
          <w:szCs w:val="22"/>
        </w:rPr>
        <w:t>Navigations:</w:t>
      </w:r>
      <w:r w:rsidRPr="00816B83">
        <w:rPr>
          <w:sz w:val="22"/>
          <w:szCs w:val="22"/>
        </w:rPr>
        <w:t xml:space="preserve"> Login -&gt; Menu -&gt; Transfers -&gt; Manage </w:t>
      </w:r>
      <w:r w:rsidR="000E4FE4">
        <w:rPr>
          <w:sz w:val="22"/>
          <w:szCs w:val="22"/>
        </w:rPr>
        <w:t>Future Transfers</w:t>
      </w:r>
    </w:p>
    <w:p w14:paraId="20A78DC6" w14:textId="4A453BBD" w:rsidR="00001CA4" w:rsidRPr="00816B83" w:rsidRDefault="00001CA4" w:rsidP="00872582">
      <w:pPr>
        <w:pStyle w:val="ListParagraph"/>
        <w:numPr>
          <w:ilvl w:val="0"/>
          <w:numId w:val="13"/>
        </w:numPr>
        <w:rPr>
          <w:sz w:val="22"/>
          <w:szCs w:val="22"/>
        </w:rPr>
      </w:pPr>
      <w:r w:rsidRPr="00816B83">
        <w:rPr>
          <w:sz w:val="22"/>
          <w:szCs w:val="22"/>
        </w:rPr>
        <w:lastRenderedPageBreak/>
        <w:t xml:space="preserve">This section is for the customer to manage the </w:t>
      </w:r>
      <w:r w:rsidR="000E4FE4">
        <w:rPr>
          <w:sz w:val="22"/>
          <w:szCs w:val="22"/>
        </w:rPr>
        <w:t>future transfers</w:t>
      </w:r>
      <w:r w:rsidRPr="00816B83">
        <w:rPr>
          <w:sz w:val="22"/>
          <w:szCs w:val="22"/>
        </w:rPr>
        <w:t xml:space="preserve">. </w:t>
      </w:r>
    </w:p>
    <w:p w14:paraId="56F6B95F" w14:textId="77777777" w:rsidR="00001CA4" w:rsidRPr="00816B83" w:rsidRDefault="00001CA4" w:rsidP="00872582">
      <w:pPr>
        <w:pStyle w:val="ListParagraph"/>
        <w:numPr>
          <w:ilvl w:val="0"/>
          <w:numId w:val="13"/>
        </w:numPr>
        <w:rPr>
          <w:sz w:val="22"/>
          <w:szCs w:val="22"/>
        </w:rPr>
      </w:pPr>
      <w:r w:rsidRPr="00816B83">
        <w:rPr>
          <w:sz w:val="22"/>
          <w:szCs w:val="22"/>
        </w:rPr>
        <w:t>The user will have the option to do the following:</w:t>
      </w:r>
    </w:p>
    <w:p w14:paraId="5232668D" w14:textId="4918193E" w:rsidR="00001CA4" w:rsidRPr="00816B83" w:rsidRDefault="00001CA4" w:rsidP="00872582">
      <w:pPr>
        <w:pStyle w:val="ListParagraph"/>
        <w:numPr>
          <w:ilvl w:val="1"/>
          <w:numId w:val="13"/>
        </w:numPr>
        <w:rPr>
          <w:sz w:val="22"/>
          <w:szCs w:val="22"/>
        </w:rPr>
      </w:pPr>
      <w:r w:rsidRPr="00816B83">
        <w:rPr>
          <w:sz w:val="22"/>
          <w:szCs w:val="22"/>
        </w:rPr>
        <w:t xml:space="preserve">View </w:t>
      </w:r>
      <w:r w:rsidR="000E4FE4">
        <w:rPr>
          <w:sz w:val="22"/>
          <w:szCs w:val="22"/>
        </w:rPr>
        <w:t xml:space="preserve">future transfers </w:t>
      </w:r>
      <w:r>
        <w:rPr>
          <w:sz w:val="22"/>
          <w:szCs w:val="22"/>
        </w:rPr>
        <w:t>orders</w:t>
      </w:r>
    </w:p>
    <w:p w14:paraId="7294FE6B" w14:textId="760C0720" w:rsidR="00001CA4" w:rsidRPr="00816B83" w:rsidRDefault="00001CA4" w:rsidP="00872582">
      <w:pPr>
        <w:pStyle w:val="ListParagraph"/>
        <w:numPr>
          <w:ilvl w:val="1"/>
          <w:numId w:val="13"/>
        </w:numPr>
        <w:rPr>
          <w:sz w:val="22"/>
          <w:szCs w:val="22"/>
        </w:rPr>
      </w:pPr>
      <w:r w:rsidRPr="00816B83">
        <w:rPr>
          <w:sz w:val="22"/>
          <w:szCs w:val="22"/>
        </w:rPr>
        <w:t xml:space="preserve">Add New </w:t>
      </w:r>
      <w:r w:rsidR="000E4FE4">
        <w:rPr>
          <w:sz w:val="22"/>
          <w:szCs w:val="22"/>
        </w:rPr>
        <w:t>future transfers</w:t>
      </w:r>
    </w:p>
    <w:p w14:paraId="58F14ED9" w14:textId="5E6D543E" w:rsidR="00001CA4" w:rsidRPr="00816B83" w:rsidRDefault="00001CA4" w:rsidP="00872582">
      <w:pPr>
        <w:pStyle w:val="ListParagraph"/>
        <w:numPr>
          <w:ilvl w:val="1"/>
          <w:numId w:val="13"/>
        </w:numPr>
        <w:rPr>
          <w:sz w:val="22"/>
          <w:szCs w:val="22"/>
        </w:rPr>
      </w:pPr>
      <w:r w:rsidRPr="00816B83">
        <w:rPr>
          <w:sz w:val="22"/>
          <w:szCs w:val="22"/>
        </w:rPr>
        <w:t xml:space="preserve">Edit </w:t>
      </w:r>
      <w:r w:rsidR="000E4FE4">
        <w:rPr>
          <w:sz w:val="22"/>
          <w:szCs w:val="22"/>
        </w:rPr>
        <w:t>future transfers</w:t>
      </w:r>
    </w:p>
    <w:p w14:paraId="3C6ABDF6" w14:textId="469A3871" w:rsidR="00001CA4" w:rsidRPr="00816B83" w:rsidRDefault="00001CA4" w:rsidP="00872582">
      <w:pPr>
        <w:pStyle w:val="ListParagraph"/>
        <w:numPr>
          <w:ilvl w:val="1"/>
          <w:numId w:val="13"/>
        </w:numPr>
        <w:rPr>
          <w:sz w:val="22"/>
          <w:szCs w:val="22"/>
        </w:rPr>
      </w:pPr>
      <w:r w:rsidRPr="00816B83">
        <w:rPr>
          <w:sz w:val="22"/>
          <w:szCs w:val="22"/>
        </w:rPr>
        <w:t xml:space="preserve">Delete </w:t>
      </w:r>
      <w:r w:rsidR="000E4FE4">
        <w:rPr>
          <w:sz w:val="22"/>
          <w:szCs w:val="22"/>
        </w:rPr>
        <w:t>future transfers</w:t>
      </w:r>
    </w:p>
    <w:p w14:paraId="66066C1E" w14:textId="68182CCB" w:rsidR="00001CA4" w:rsidRDefault="00001CA4" w:rsidP="00872582">
      <w:pPr>
        <w:pStyle w:val="ListParagraph"/>
        <w:numPr>
          <w:ilvl w:val="0"/>
          <w:numId w:val="13"/>
        </w:numPr>
        <w:rPr>
          <w:sz w:val="22"/>
          <w:szCs w:val="22"/>
        </w:rPr>
      </w:pPr>
      <w:r>
        <w:rPr>
          <w:sz w:val="22"/>
          <w:szCs w:val="22"/>
        </w:rPr>
        <w:t>O</w:t>
      </w:r>
      <w:r w:rsidRPr="0A7F2548">
        <w:rPr>
          <w:sz w:val="22"/>
          <w:szCs w:val="22"/>
        </w:rPr>
        <w:t xml:space="preserve">n click manage </w:t>
      </w:r>
      <w:r>
        <w:rPr>
          <w:sz w:val="22"/>
          <w:szCs w:val="22"/>
        </w:rPr>
        <w:t>standing order, by default</w:t>
      </w:r>
      <w:r w:rsidRPr="0A7F2548">
        <w:rPr>
          <w:sz w:val="22"/>
          <w:szCs w:val="22"/>
        </w:rPr>
        <w:t xml:space="preserve"> app will launch the view </w:t>
      </w:r>
      <w:r w:rsidR="000E4FE4">
        <w:rPr>
          <w:sz w:val="22"/>
          <w:szCs w:val="22"/>
        </w:rPr>
        <w:t>future transfers</w:t>
      </w:r>
      <w:r>
        <w:rPr>
          <w:sz w:val="22"/>
          <w:szCs w:val="22"/>
        </w:rPr>
        <w:t xml:space="preserve"> </w:t>
      </w:r>
      <w:r w:rsidRPr="0A7F2548">
        <w:rPr>
          <w:sz w:val="22"/>
          <w:szCs w:val="22"/>
        </w:rPr>
        <w:t xml:space="preserve">screen where the list of </w:t>
      </w:r>
      <w:r w:rsidR="000E4FE4">
        <w:rPr>
          <w:sz w:val="22"/>
          <w:szCs w:val="22"/>
        </w:rPr>
        <w:t>future transfers</w:t>
      </w:r>
      <w:r>
        <w:rPr>
          <w:sz w:val="22"/>
          <w:szCs w:val="22"/>
        </w:rPr>
        <w:t xml:space="preserve"> </w:t>
      </w:r>
      <w:r w:rsidRPr="0A7F2548">
        <w:rPr>
          <w:sz w:val="22"/>
          <w:szCs w:val="22"/>
        </w:rPr>
        <w:t xml:space="preserve">will be displayed. </w:t>
      </w:r>
    </w:p>
    <w:p w14:paraId="039740B3" w14:textId="4DDD85AC" w:rsidR="007035A3" w:rsidRDefault="007035A3" w:rsidP="007035A3">
      <w:pPr>
        <w:pStyle w:val="Heading3"/>
        <w:numPr>
          <w:ilvl w:val="2"/>
          <w:numId w:val="4"/>
        </w:numPr>
        <w:rPr>
          <w:sz w:val="24"/>
          <w:szCs w:val="24"/>
        </w:rPr>
      </w:pPr>
      <w:bookmarkStart w:id="102" w:name="_Toc117274626"/>
      <w:r w:rsidRPr="00BA67E9">
        <w:rPr>
          <w:sz w:val="24"/>
          <w:szCs w:val="24"/>
        </w:rPr>
        <w:t xml:space="preserve">View </w:t>
      </w:r>
      <w:r w:rsidR="000E4FE4">
        <w:rPr>
          <w:sz w:val="24"/>
          <w:szCs w:val="24"/>
        </w:rPr>
        <w:t>Future transfers</w:t>
      </w:r>
      <w:bookmarkEnd w:id="102"/>
    </w:p>
    <w:p w14:paraId="7423FC1A" w14:textId="1D814003" w:rsidR="00001CA4" w:rsidRPr="00816B83" w:rsidRDefault="00001CA4" w:rsidP="00872582">
      <w:pPr>
        <w:pStyle w:val="ListParagraph"/>
        <w:numPr>
          <w:ilvl w:val="0"/>
          <w:numId w:val="32"/>
        </w:numPr>
        <w:rPr>
          <w:sz w:val="22"/>
          <w:szCs w:val="22"/>
        </w:rPr>
      </w:pPr>
      <w:r>
        <w:rPr>
          <w:sz w:val="22"/>
          <w:szCs w:val="22"/>
        </w:rPr>
        <w:t>By default,</w:t>
      </w:r>
      <w:r w:rsidRPr="00816B83">
        <w:rPr>
          <w:sz w:val="22"/>
          <w:szCs w:val="22"/>
        </w:rPr>
        <w:t xml:space="preserve"> the list of </w:t>
      </w:r>
      <w:r w:rsidR="000E4FE4">
        <w:rPr>
          <w:sz w:val="22"/>
          <w:szCs w:val="22"/>
        </w:rPr>
        <w:t>future transfers</w:t>
      </w:r>
      <w:r>
        <w:rPr>
          <w:sz w:val="22"/>
          <w:szCs w:val="22"/>
        </w:rPr>
        <w:t xml:space="preserve"> </w:t>
      </w:r>
      <w:r w:rsidRPr="00816B83">
        <w:rPr>
          <w:sz w:val="22"/>
          <w:szCs w:val="22"/>
        </w:rPr>
        <w:t>will display the following details:</w:t>
      </w:r>
    </w:p>
    <w:p w14:paraId="238B54E1" w14:textId="77777777" w:rsidR="00001CA4" w:rsidRPr="00816B83" w:rsidRDefault="00001CA4" w:rsidP="00872582">
      <w:pPr>
        <w:pStyle w:val="ListParagraph"/>
        <w:numPr>
          <w:ilvl w:val="1"/>
          <w:numId w:val="32"/>
        </w:numPr>
        <w:rPr>
          <w:sz w:val="22"/>
          <w:szCs w:val="22"/>
        </w:rPr>
      </w:pPr>
      <w:r w:rsidRPr="00816B83">
        <w:rPr>
          <w:sz w:val="22"/>
          <w:szCs w:val="22"/>
        </w:rPr>
        <w:t>Nick Name</w:t>
      </w:r>
    </w:p>
    <w:p w14:paraId="3343F0B7" w14:textId="77777777" w:rsidR="00001CA4" w:rsidRPr="00816B83" w:rsidRDefault="00001CA4" w:rsidP="00872582">
      <w:pPr>
        <w:pStyle w:val="ListParagraph"/>
        <w:numPr>
          <w:ilvl w:val="1"/>
          <w:numId w:val="32"/>
        </w:numPr>
        <w:rPr>
          <w:sz w:val="22"/>
          <w:szCs w:val="22"/>
        </w:rPr>
      </w:pPr>
      <w:r w:rsidRPr="00816B83">
        <w:rPr>
          <w:sz w:val="22"/>
          <w:szCs w:val="22"/>
        </w:rPr>
        <w:t>Account Number</w:t>
      </w:r>
    </w:p>
    <w:p w14:paraId="50766011" w14:textId="77777777" w:rsidR="00001CA4" w:rsidRDefault="00001CA4" w:rsidP="00872582">
      <w:pPr>
        <w:pStyle w:val="ListParagraph"/>
        <w:numPr>
          <w:ilvl w:val="1"/>
          <w:numId w:val="32"/>
        </w:numPr>
        <w:rPr>
          <w:sz w:val="22"/>
          <w:szCs w:val="22"/>
        </w:rPr>
      </w:pPr>
      <w:r w:rsidRPr="00816B83">
        <w:rPr>
          <w:sz w:val="22"/>
          <w:szCs w:val="22"/>
        </w:rPr>
        <w:t>Bank Name</w:t>
      </w:r>
    </w:p>
    <w:p w14:paraId="68503FDE" w14:textId="77777777" w:rsidR="00001CA4" w:rsidRDefault="00001CA4" w:rsidP="00872582">
      <w:pPr>
        <w:pStyle w:val="ListParagraph"/>
        <w:numPr>
          <w:ilvl w:val="1"/>
          <w:numId w:val="32"/>
        </w:numPr>
        <w:rPr>
          <w:sz w:val="22"/>
          <w:szCs w:val="22"/>
        </w:rPr>
      </w:pPr>
      <w:r>
        <w:rPr>
          <w:sz w:val="22"/>
          <w:szCs w:val="22"/>
        </w:rPr>
        <w:t>Amount &amp; Currency</w:t>
      </w:r>
    </w:p>
    <w:p w14:paraId="69AF23BA" w14:textId="5433A0C5" w:rsidR="00001CA4" w:rsidRDefault="00001CA4" w:rsidP="00872582">
      <w:pPr>
        <w:pStyle w:val="ListParagraph"/>
        <w:numPr>
          <w:ilvl w:val="1"/>
          <w:numId w:val="32"/>
        </w:numPr>
        <w:rPr>
          <w:sz w:val="22"/>
          <w:szCs w:val="22"/>
        </w:rPr>
      </w:pPr>
      <w:r>
        <w:rPr>
          <w:sz w:val="22"/>
          <w:szCs w:val="22"/>
        </w:rPr>
        <w:t>Start Date</w:t>
      </w:r>
    </w:p>
    <w:p w14:paraId="2C49DEBF" w14:textId="2A3616C8" w:rsidR="000E4FE4" w:rsidRPr="00816B83" w:rsidRDefault="000E4FE4" w:rsidP="00872582">
      <w:pPr>
        <w:pStyle w:val="ListParagraph"/>
        <w:numPr>
          <w:ilvl w:val="1"/>
          <w:numId w:val="32"/>
        </w:numPr>
        <w:rPr>
          <w:sz w:val="22"/>
          <w:szCs w:val="22"/>
        </w:rPr>
      </w:pPr>
      <w:r>
        <w:rPr>
          <w:sz w:val="22"/>
          <w:szCs w:val="22"/>
        </w:rPr>
        <w:t>Type</w:t>
      </w:r>
    </w:p>
    <w:p w14:paraId="7EFA8EFA" w14:textId="77777777" w:rsidR="00001CA4" w:rsidRPr="00816B83" w:rsidRDefault="00001CA4" w:rsidP="00872582">
      <w:pPr>
        <w:pStyle w:val="ListParagraph"/>
        <w:numPr>
          <w:ilvl w:val="0"/>
          <w:numId w:val="32"/>
        </w:numPr>
        <w:rPr>
          <w:sz w:val="22"/>
          <w:szCs w:val="22"/>
        </w:rPr>
      </w:pPr>
      <w:r w:rsidRPr="00816B83">
        <w:rPr>
          <w:sz w:val="22"/>
          <w:szCs w:val="22"/>
        </w:rPr>
        <w:t>On select a particular record the following details will be displayed:</w:t>
      </w:r>
    </w:p>
    <w:p w14:paraId="6D4C090D" w14:textId="77777777" w:rsidR="00001CA4" w:rsidRDefault="00001CA4" w:rsidP="00872582">
      <w:pPr>
        <w:pStyle w:val="ListParagraph"/>
        <w:numPr>
          <w:ilvl w:val="1"/>
          <w:numId w:val="32"/>
        </w:numPr>
        <w:rPr>
          <w:sz w:val="22"/>
          <w:szCs w:val="22"/>
        </w:rPr>
      </w:pPr>
      <w:r w:rsidRPr="00816B83">
        <w:rPr>
          <w:sz w:val="22"/>
          <w:szCs w:val="22"/>
        </w:rPr>
        <w:t>Nick Name</w:t>
      </w:r>
    </w:p>
    <w:p w14:paraId="190417DC" w14:textId="77777777" w:rsidR="00001CA4" w:rsidRPr="00816B83" w:rsidRDefault="00001CA4" w:rsidP="00872582">
      <w:pPr>
        <w:pStyle w:val="ListParagraph"/>
        <w:numPr>
          <w:ilvl w:val="1"/>
          <w:numId w:val="32"/>
        </w:numPr>
        <w:rPr>
          <w:sz w:val="22"/>
          <w:szCs w:val="22"/>
        </w:rPr>
      </w:pPr>
      <w:r>
        <w:rPr>
          <w:sz w:val="22"/>
          <w:szCs w:val="22"/>
        </w:rPr>
        <w:t>Full Name</w:t>
      </w:r>
    </w:p>
    <w:p w14:paraId="4D140832" w14:textId="77777777" w:rsidR="00001CA4" w:rsidRPr="00816B83" w:rsidRDefault="00001CA4" w:rsidP="00872582">
      <w:pPr>
        <w:pStyle w:val="ListParagraph"/>
        <w:numPr>
          <w:ilvl w:val="1"/>
          <w:numId w:val="32"/>
        </w:numPr>
        <w:rPr>
          <w:sz w:val="22"/>
          <w:szCs w:val="22"/>
        </w:rPr>
      </w:pPr>
      <w:r>
        <w:rPr>
          <w:sz w:val="22"/>
          <w:szCs w:val="22"/>
        </w:rPr>
        <w:t xml:space="preserve">IBAN / </w:t>
      </w:r>
      <w:r w:rsidRPr="00816B83">
        <w:rPr>
          <w:sz w:val="22"/>
          <w:szCs w:val="22"/>
        </w:rPr>
        <w:t>Account Number</w:t>
      </w:r>
      <w:r>
        <w:rPr>
          <w:sz w:val="22"/>
          <w:szCs w:val="22"/>
        </w:rPr>
        <w:t xml:space="preserve"> &amp; Routing Code</w:t>
      </w:r>
    </w:p>
    <w:p w14:paraId="148B45A0" w14:textId="77777777" w:rsidR="00001CA4" w:rsidRDefault="00001CA4" w:rsidP="00872582">
      <w:pPr>
        <w:pStyle w:val="ListParagraph"/>
        <w:numPr>
          <w:ilvl w:val="1"/>
          <w:numId w:val="32"/>
        </w:numPr>
        <w:rPr>
          <w:sz w:val="22"/>
          <w:szCs w:val="22"/>
        </w:rPr>
      </w:pPr>
      <w:r w:rsidRPr="00816B83">
        <w:rPr>
          <w:sz w:val="22"/>
          <w:szCs w:val="22"/>
        </w:rPr>
        <w:t>Bank Name</w:t>
      </w:r>
    </w:p>
    <w:p w14:paraId="3DFACE56" w14:textId="77777777" w:rsidR="00001CA4" w:rsidRDefault="00001CA4" w:rsidP="00872582">
      <w:pPr>
        <w:pStyle w:val="ListParagraph"/>
        <w:numPr>
          <w:ilvl w:val="1"/>
          <w:numId w:val="32"/>
        </w:numPr>
        <w:rPr>
          <w:sz w:val="22"/>
          <w:szCs w:val="22"/>
        </w:rPr>
      </w:pPr>
      <w:r>
        <w:rPr>
          <w:sz w:val="22"/>
          <w:szCs w:val="22"/>
        </w:rPr>
        <w:t>Amount &amp; Currency</w:t>
      </w:r>
    </w:p>
    <w:p w14:paraId="3CE67597" w14:textId="77777777" w:rsidR="00001CA4" w:rsidRDefault="00001CA4" w:rsidP="00872582">
      <w:pPr>
        <w:pStyle w:val="ListParagraph"/>
        <w:numPr>
          <w:ilvl w:val="1"/>
          <w:numId w:val="32"/>
        </w:numPr>
        <w:rPr>
          <w:sz w:val="22"/>
          <w:szCs w:val="22"/>
        </w:rPr>
      </w:pPr>
      <w:r>
        <w:rPr>
          <w:sz w:val="22"/>
          <w:szCs w:val="22"/>
        </w:rPr>
        <w:t>Frequency</w:t>
      </w:r>
    </w:p>
    <w:p w14:paraId="59CA9075" w14:textId="20C4EA8B" w:rsidR="00001CA4" w:rsidRDefault="00001CA4" w:rsidP="00872582">
      <w:pPr>
        <w:pStyle w:val="ListParagraph"/>
        <w:numPr>
          <w:ilvl w:val="1"/>
          <w:numId w:val="32"/>
        </w:numPr>
        <w:rPr>
          <w:sz w:val="22"/>
          <w:szCs w:val="22"/>
        </w:rPr>
      </w:pPr>
      <w:r>
        <w:rPr>
          <w:sz w:val="22"/>
          <w:szCs w:val="22"/>
        </w:rPr>
        <w:t>Start Date</w:t>
      </w:r>
    </w:p>
    <w:p w14:paraId="25993B29" w14:textId="29881957" w:rsidR="00001CA4" w:rsidRDefault="00001CA4" w:rsidP="00872582">
      <w:pPr>
        <w:pStyle w:val="ListParagraph"/>
        <w:numPr>
          <w:ilvl w:val="1"/>
          <w:numId w:val="32"/>
        </w:numPr>
        <w:rPr>
          <w:sz w:val="22"/>
          <w:szCs w:val="22"/>
        </w:rPr>
      </w:pPr>
      <w:r>
        <w:rPr>
          <w:sz w:val="22"/>
          <w:szCs w:val="22"/>
        </w:rPr>
        <w:t>No of Transactions</w:t>
      </w:r>
    </w:p>
    <w:p w14:paraId="4B14C2D4" w14:textId="77777777" w:rsidR="00001CA4" w:rsidRDefault="00001CA4" w:rsidP="00872582">
      <w:pPr>
        <w:pStyle w:val="ListParagraph"/>
        <w:numPr>
          <w:ilvl w:val="1"/>
          <w:numId w:val="32"/>
        </w:numPr>
        <w:rPr>
          <w:sz w:val="22"/>
          <w:szCs w:val="22"/>
        </w:rPr>
      </w:pPr>
      <w:r>
        <w:rPr>
          <w:sz w:val="22"/>
          <w:szCs w:val="22"/>
        </w:rPr>
        <w:t>Charges</w:t>
      </w:r>
    </w:p>
    <w:p w14:paraId="76830F30" w14:textId="77777777" w:rsidR="00001CA4" w:rsidRPr="00902145" w:rsidRDefault="00001CA4" w:rsidP="00872582">
      <w:pPr>
        <w:pStyle w:val="ListParagraph"/>
        <w:numPr>
          <w:ilvl w:val="1"/>
          <w:numId w:val="32"/>
        </w:numPr>
      </w:pPr>
      <w:r w:rsidRPr="0077284C">
        <w:rPr>
          <w:sz w:val="22"/>
          <w:szCs w:val="22"/>
        </w:rPr>
        <w:t>Charges Owned By</w:t>
      </w:r>
    </w:p>
    <w:p w14:paraId="1CEA8BEA" w14:textId="77777777" w:rsidR="00001CA4" w:rsidRPr="00816B83" w:rsidRDefault="00001CA4" w:rsidP="00872582">
      <w:pPr>
        <w:pStyle w:val="ListParagraph"/>
        <w:numPr>
          <w:ilvl w:val="1"/>
          <w:numId w:val="32"/>
        </w:numPr>
        <w:rPr>
          <w:sz w:val="22"/>
          <w:szCs w:val="22"/>
        </w:rPr>
      </w:pPr>
      <w:r>
        <w:rPr>
          <w:sz w:val="22"/>
          <w:szCs w:val="22"/>
        </w:rPr>
        <w:t>T</w:t>
      </w:r>
      <w:r w:rsidRPr="00816B83">
        <w:rPr>
          <w:sz w:val="22"/>
          <w:szCs w:val="22"/>
        </w:rPr>
        <w:t>he following options:</w:t>
      </w:r>
    </w:p>
    <w:p w14:paraId="6D066400" w14:textId="38CFDFC8" w:rsidR="00001CA4" w:rsidRPr="0036136B" w:rsidRDefault="00001CA4" w:rsidP="3D55BA36">
      <w:pPr>
        <w:pStyle w:val="ListParagraph"/>
        <w:numPr>
          <w:ilvl w:val="2"/>
          <w:numId w:val="32"/>
        </w:numPr>
        <w:rPr>
          <w:sz w:val="22"/>
          <w:szCs w:val="22"/>
        </w:rPr>
      </w:pPr>
      <w:r w:rsidRPr="3D55BA36">
        <w:rPr>
          <w:b/>
          <w:bCs/>
          <w:sz w:val="22"/>
          <w:szCs w:val="22"/>
        </w:rPr>
        <w:t>Edit</w:t>
      </w:r>
      <w:r w:rsidRPr="3D55BA36">
        <w:rPr>
          <w:sz w:val="22"/>
          <w:szCs w:val="22"/>
        </w:rPr>
        <w:t xml:space="preserve"> – On click the button, will redirect to the edit </w:t>
      </w:r>
      <w:r w:rsidR="000E4FE4">
        <w:rPr>
          <w:sz w:val="22"/>
          <w:szCs w:val="22"/>
        </w:rPr>
        <w:t>future transfers</w:t>
      </w:r>
      <w:r w:rsidRPr="3D55BA36">
        <w:rPr>
          <w:sz w:val="22"/>
          <w:szCs w:val="22"/>
        </w:rPr>
        <w:t xml:space="preserve"> screen with the respective transaction details prefilled in the fields and only the amount, currency, transaction date, purpose of transaction and description are allowed to change.</w:t>
      </w:r>
    </w:p>
    <w:p w14:paraId="29374598" w14:textId="45D372EB" w:rsidR="00001CA4" w:rsidRDefault="00001CA4" w:rsidP="3D55BA36">
      <w:pPr>
        <w:pStyle w:val="ListParagraph"/>
        <w:numPr>
          <w:ilvl w:val="2"/>
          <w:numId w:val="32"/>
        </w:numPr>
        <w:rPr>
          <w:sz w:val="22"/>
          <w:szCs w:val="22"/>
        </w:rPr>
      </w:pPr>
      <w:r w:rsidRPr="3D55BA36">
        <w:rPr>
          <w:b/>
          <w:bCs/>
          <w:sz w:val="22"/>
          <w:szCs w:val="22"/>
        </w:rPr>
        <w:t>Delete</w:t>
      </w:r>
      <w:r w:rsidRPr="3D55BA36">
        <w:rPr>
          <w:sz w:val="22"/>
          <w:szCs w:val="22"/>
        </w:rPr>
        <w:t xml:space="preserve"> - On click the button, app will invoke the delete </w:t>
      </w:r>
      <w:r w:rsidR="000E4FE4">
        <w:rPr>
          <w:sz w:val="22"/>
          <w:szCs w:val="22"/>
        </w:rPr>
        <w:t xml:space="preserve">future </w:t>
      </w:r>
      <w:proofErr w:type="gramStart"/>
      <w:r w:rsidR="000E4FE4">
        <w:rPr>
          <w:sz w:val="22"/>
          <w:szCs w:val="22"/>
        </w:rPr>
        <w:t>transfers</w:t>
      </w:r>
      <w:proofErr w:type="gramEnd"/>
      <w:r w:rsidRPr="3D55BA36">
        <w:rPr>
          <w:sz w:val="22"/>
          <w:szCs w:val="22"/>
        </w:rPr>
        <w:t xml:space="preserve"> flow.</w:t>
      </w:r>
    </w:p>
    <w:p w14:paraId="2E8D8E51" w14:textId="77777777" w:rsidR="000A5013" w:rsidRDefault="000A5013" w:rsidP="000A5013">
      <w:pPr>
        <w:ind w:firstLine="360"/>
        <w:rPr>
          <w:b/>
          <w:bCs/>
          <w:sz w:val="22"/>
          <w:szCs w:val="22"/>
        </w:rPr>
      </w:pPr>
      <w:r w:rsidRPr="00412260">
        <w:rPr>
          <w:b/>
          <w:bCs/>
          <w:sz w:val="22"/>
          <w:szCs w:val="22"/>
        </w:rPr>
        <w:t xml:space="preserve">APIs: </w:t>
      </w:r>
    </w:p>
    <w:p w14:paraId="2A12CEA0" w14:textId="2C4F823E" w:rsidR="000A5013" w:rsidRPr="000A5013" w:rsidRDefault="000A5013" w:rsidP="005436F9">
      <w:pPr>
        <w:pStyle w:val="ListParagraph"/>
        <w:numPr>
          <w:ilvl w:val="0"/>
          <w:numId w:val="32"/>
        </w:numPr>
        <w:rPr>
          <w:sz w:val="22"/>
          <w:szCs w:val="22"/>
        </w:rPr>
      </w:pPr>
      <w:r w:rsidRPr="000A5013">
        <w:rPr>
          <w:sz w:val="22"/>
          <w:szCs w:val="22"/>
        </w:rPr>
        <w:t xml:space="preserve">The app will invoke the Fetch </w:t>
      </w:r>
      <w:r>
        <w:rPr>
          <w:sz w:val="22"/>
          <w:szCs w:val="22"/>
        </w:rPr>
        <w:t>standing orders</w:t>
      </w:r>
      <w:r w:rsidRPr="000A5013">
        <w:rPr>
          <w:sz w:val="22"/>
          <w:szCs w:val="22"/>
        </w:rPr>
        <w:t xml:space="preserve"> API.</w:t>
      </w:r>
    </w:p>
    <w:p w14:paraId="487599C8" w14:textId="1BB2679C" w:rsidR="00001CA4" w:rsidRDefault="00001CA4" w:rsidP="00001CA4">
      <w:pPr>
        <w:pStyle w:val="Heading3"/>
        <w:numPr>
          <w:ilvl w:val="2"/>
          <w:numId w:val="4"/>
        </w:numPr>
        <w:rPr>
          <w:sz w:val="24"/>
          <w:szCs w:val="24"/>
        </w:rPr>
      </w:pPr>
      <w:bookmarkStart w:id="103" w:name="_Toc117274627"/>
      <w:r>
        <w:rPr>
          <w:sz w:val="24"/>
          <w:szCs w:val="24"/>
        </w:rPr>
        <w:t>Create</w:t>
      </w:r>
      <w:r w:rsidRPr="00BA67E9">
        <w:rPr>
          <w:sz w:val="24"/>
          <w:szCs w:val="24"/>
        </w:rPr>
        <w:t xml:space="preserve"> </w:t>
      </w:r>
      <w:r w:rsidR="000E4FE4">
        <w:rPr>
          <w:sz w:val="24"/>
          <w:szCs w:val="24"/>
        </w:rPr>
        <w:t>Future transfers</w:t>
      </w:r>
      <w:bookmarkEnd w:id="103"/>
    </w:p>
    <w:p w14:paraId="62996505" w14:textId="4332CDB0" w:rsidR="00001CA4" w:rsidRDefault="00001CA4" w:rsidP="00872582">
      <w:pPr>
        <w:pStyle w:val="ListParagraph"/>
        <w:numPr>
          <w:ilvl w:val="0"/>
          <w:numId w:val="32"/>
        </w:numPr>
        <w:rPr>
          <w:sz w:val="22"/>
          <w:szCs w:val="22"/>
        </w:rPr>
      </w:pPr>
      <w:r>
        <w:rPr>
          <w:sz w:val="22"/>
          <w:szCs w:val="22"/>
        </w:rPr>
        <w:t xml:space="preserve">This section is to create a new </w:t>
      </w:r>
      <w:r w:rsidR="000E4FE4">
        <w:rPr>
          <w:sz w:val="22"/>
          <w:szCs w:val="22"/>
        </w:rPr>
        <w:t>future transfer</w:t>
      </w:r>
      <w:r>
        <w:rPr>
          <w:sz w:val="22"/>
          <w:szCs w:val="22"/>
        </w:rPr>
        <w:t>.</w:t>
      </w:r>
    </w:p>
    <w:p w14:paraId="31C56914" w14:textId="624BB947" w:rsidR="00001CA4" w:rsidRDefault="00001CA4" w:rsidP="00872582">
      <w:pPr>
        <w:pStyle w:val="ListParagraph"/>
        <w:numPr>
          <w:ilvl w:val="0"/>
          <w:numId w:val="32"/>
        </w:numPr>
        <w:rPr>
          <w:sz w:val="22"/>
          <w:szCs w:val="22"/>
        </w:rPr>
      </w:pPr>
      <w:r>
        <w:rPr>
          <w:sz w:val="22"/>
          <w:szCs w:val="22"/>
        </w:rPr>
        <w:lastRenderedPageBreak/>
        <w:t>On click Create new Future Transfer, app will launch the fund transfer screen</w:t>
      </w:r>
      <w:r w:rsidR="000E4FE4">
        <w:rPr>
          <w:sz w:val="22"/>
          <w:szCs w:val="22"/>
        </w:rPr>
        <w:t>.</w:t>
      </w:r>
    </w:p>
    <w:p w14:paraId="7D5CEC32" w14:textId="3D6E4B65" w:rsidR="00001CA4" w:rsidRDefault="00001CA4" w:rsidP="00872582">
      <w:pPr>
        <w:pStyle w:val="ListParagraph"/>
        <w:numPr>
          <w:ilvl w:val="0"/>
          <w:numId w:val="32"/>
        </w:numPr>
        <w:rPr>
          <w:sz w:val="22"/>
          <w:szCs w:val="22"/>
        </w:rPr>
      </w:pPr>
      <w:r>
        <w:rPr>
          <w:sz w:val="22"/>
          <w:szCs w:val="22"/>
        </w:rPr>
        <w:t xml:space="preserve">User </w:t>
      </w:r>
      <w:r w:rsidR="000E4FE4">
        <w:rPr>
          <w:sz w:val="22"/>
          <w:szCs w:val="22"/>
        </w:rPr>
        <w:t xml:space="preserve">needs to select the from account and </w:t>
      </w:r>
      <w:r>
        <w:rPr>
          <w:sz w:val="22"/>
          <w:szCs w:val="22"/>
        </w:rPr>
        <w:t xml:space="preserve">can select all type of beneficiaries from the dropdown. </w:t>
      </w:r>
    </w:p>
    <w:p w14:paraId="70DE2263" w14:textId="2A60D06F" w:rsidR="00001CA4" w:rsidRDefault="00001CA4" w:rsidP="00872582">
      <w:pPr>
        <w:pStyle w:val="ListParagraph"/>
        <w:numPr>
          <w:ilvl w:val="0"/>
          <w:numId w:val="32"/>
        </w:numPr>
        <w:rPr>
          <w:sz w:val="22"/>
          <w:szCs w:val="22"/>
        </w:rPr>
      </w:pPr>
      <w:r>
        <w:rPr>
          <w:sz w:val="22"/>
          <w:szCs w:val="22"/>
        </w:rPr>
        <w:t>Then the flow remains the same as in the Fund transfer screen.</w:t>
      </w:r>
    </w:p>
    <w:p w14:paraId="1EC31275" w14:textId="77777777" w:rsidR="000A5013" w:rsidRDefault="000A5013" w:rsidP="000A5013">
      <w:pPr>
        <w:ind w:firstLine="360"/>
        <w:rPr>
          <w:b/>
          <w:bCs/>
          <w:sz w:val="22"/>
          <w:szCs w:val="22"/>
        </w:rPr>
      </w:pPr>
      <w:r w:rsidRPr="00412260">
        <w:rPr>
          <w:b/>
          <w:bCs/>
          <w:sz w:val="22"/>
          <w:szCs w:val="22"/>
        </w:rPr>
        <w:t xml:space="preserve">APIs: </w:t>
      </w:r>
    </w:p>
    <w:p w14:paraId="3CA7D604" w14:textId="09666D8B" w:rsidR="000A5013" w:rsidRPr="000A5013" w:rsidRDefault="000A5013" w:rsidP="000A5013">
      <w:pPr>
        <w:pStyle w:val="ListParagraph"/>
        <w:numPr>
          <w:ilvl w:val="0"/>
          <w:numId w:val="32"/>
        </w:numPr>
        <w:rPr>
          <w:sz w:val="22"/>
          <w:szCs w:val="22"/>
        </w:rPr>
      </w:pPr>
      <w:r w:rsidRPr="000A5013">
        <w:rPr>
          <w:sz w:val="22"/>
          <w:szCs w:val="22"/>
        </w:rPr>
        <w:t xml:space="preserve">The app will invoke the </w:t>
      </w:r>
      <w:r>
        <w:rPr>
          <w:sz w:val="22"/>
          <w:szCs w:val="22"/>
        </w:rPr>
        <w:t>create</w:t>
      </w:r>
      <w:r w:rsidRPr="000A5013">
        <w:rPr>
          <w:sz w:val="22"/>
          <w:szCs w:val="22"/>
        </w:rPr>
        <w:t xml:space="preserve"> </w:t>
      </w:r>
      <w:r>
        <w:rPr>
          <w:sz w:val="22"/>
          <w:szCs w:val="22"/>
        </w:rPr>
        <w:t>standing orders</w:t>
      </w:r>
      <w:r w:rsidRPr="000A5013">
        <w:rPr>
          <w:sz w:val="22"/>
          <w:szCs w:val="22"/>
        </w:rPr>
        <w:t xml:space="preserve"> API.</w:t>
      </w:r>
    </w:p>
    <w:p w14:paraId="14DA2348" w14:textId="44D438BA" w:rsidR="00001CA4" w:rsidRDefault="00001CA4" w:rsidP="00001CA4">
      <w:pPr>
        <w:pStyle w:val="Heading3"/>
        <w:numPr>
          <w:ilvl w:val="2"/>
          <w:numId w:val="4"/>
        </w:numPr>
        <w:rPr>
          <w:sz w:val="24"/>
          <w:szCs w:val="24"/>
        </w:rPr>
      </w:pPr>
      <w:bookmarkStart w:id="104" w:name="_Toc117274628"/>
      <w:r w:rsidRPr="00BA67E9">
        <w:rPr>
          <w:sz w:val="24"/>
          <w:szCs w:val="24"/>
        </w:rPr>
        <w:t xml:space="preserve">Edit </w:t>
      </w:r>
      <w:r w:rsidR="000E4FE4">
        <w:rPr>
          <w:sz w:val="24"/>
          <w:szCs w:val="24"/>
        </w:rPr>
        <w:t>Future transfers</w:t>
      </w:r>
      <w:bookmarkEnd w:id="104"/>
    </w:p>
    <w:p w14:paraId="0F88499D" w14:textId="3723B6F3" w:rsidR="00001CA4" w:rsidRDefault="00001CA4" w:rsidP="00872582">
      <w:pPr>
        <w:pStyle w:val="ListParagraph"/>
        <w:numPr>
          <w:ilvl w:val="0"/>
          <w:numId w:val="32"/>
        </w:numPr>
        <w:rPr>
          <w:sz w:val="22"/>
          <w:szCs w:val="22"/>
        </w:rPr>
      </w:pPr>
      <w:r>
        <w:rPr>
          <w:sz w:val="22"/>
          <w:szCs w:val="22"/>
        </w:rPr>
        <w:t xml:space="preserve">On select edit from the </w:t>
      </w:r>
      <w:r w:rsidR="000E4FE4">
        <w:rPr>
          <w:sz w:val="22"/>
          <w:szCs w:val="22"/>
        </w:rPr>
        <w:t>future transfers</w:t>
      </w:r>
      <w:r w:rsidR="007035A3">
        <w:rPr>
          <w:sz w:val="22"/>
          <w:szCs w:val="22"/>
        </w:rPr>
        <w:t xml:space="preserve"> </w:t>
      </w:r>
      <w:r>
        <w:rPr>
          <w:sz w:val="22"/>
          <w:szCs w:val="22"/>
        </w:rPr>
        <w:t xml:space="preserve">details screen, app will launch the fund transfer screen where all the </w:t>
      </w:r>
      <w:r w:rsidR="000E4FE4">
        <w:rPr>
          <w:sz w:val="22"/>
          <w:szCs w:val="22"/>
        </w:rPr>
        <w:t>future transfers</w:t>
      </w:r>
      <w:r w:rsidR="007035A3">
        <w:rPr>
          <w:sz w:val="22"/>
          <w:szCs w:val="22"/>
        </w:rPr>
        <w:t xml:space="preserve"> </w:t>
      </w:r>
      <w:r>
        <w:rPr>
          <w:sz w:val="22"/>
          <w:szCs w:val="22"/>
        </w:rPr>
        <w:t>details will be prefilled, and user will be allowed to edit the following:</w:t>
      </w:r>
    </w:p>
    <w:p w14:paraId="7A7CD84F" w14:textId="77777777" w:rsidR="00001CA4" w:rsidRDefault="00001CA4" w:rsidP="00872582">
      <w:pPr>
        <w:pStyle w:val="ListParagraph"/>
        <w:numPr>
          <w:ilvl w:val="1"/>
          <w:numId w:val="32"/>
        </w:numPr>
        <w:rPr>
          <w:sz w:val="22"/>
          <w:szCs w:val="22"/>
        </w:rPr>
      </w:pPr>
      <w:r>
        <w:rPr>
          <w:sz w:val="22"/>
          <w:szCs w:val="22"/>
        </w:rPr>
        <w:t>Amount</w:t>
      </w:r>
    </w:p>
    <w:p w14:paraId="21F28B9E" w14:textId="7EB4EB6D" w:rsidR="00001CA4" w:rsidRDefault="00DC2CED" w:rsidP="00872582">
      <w:pPr>
        <w:pStyle w:val="ListParagraph"/>
        <w:numPr>
          <w:ilvl w:val="1"/>
          <w:numId w:val="32"/>
        </w:numPr>
        <w:rPr>
          <w:sz w:val="22"/>
          <w:szCs w:val="22"/>
        </w:rPr>
      </w:pPr>
      <w:r>
        <w:rPr>
          <w:sz w:val="22"/>
          <w:szCs w:val="22"/>
        </w:rPr>
        <w:t>End</w:t>
      </w:r>
      <w:r w:rsidR="00001CA4">
        <w:rPr>
          <w:sz w:val="22"/>
          <w:szCs w:val="22"/>
        </w:rPr>
        <w:t xml:space="preserve"> Date</w:t>
      </w:r>
    </w:p>
    <w:p w14:paraId="4B573EAD" w14:textId="01548FDE" w:rsidR="00001CA4" w:rsidRDefault="00DC2CED" w:rsidP="00872582">
      <w:pPr>
        <w:pStyle w:val="ListParagraph"/>
        <w:numPr>
          <w:ilvl w:val="1"/>
          <w:numId w:val="32"/>
        </w:numPr>
        <w:rPr>
          <w:sz w:val="22"/>
          <w:szCs w:val="22"/>
        </w:rPr>
      </w:pPr>
      <w:r>
        <w:rPr>
          <w:sz w:val="22"/>
          <w:szCs w:val="22"/>
        </w:rPr>
        <w:t>No of Payments</w:t>
      </w:r>
    </w:p>
    <w:p w14:paraId="6D0C4797" w14:textId="39852804" w:rsidR="00001CA4" w:rsidRDefault="00001CA4" w:rsidP="00872582">
      <w:pPr>
        <w:pStyle w:val="ListParagraph"/>
        <w:numPr>
          <w:ilvl w:val="0"/>
          <w:numId w:val="32"/>
        </w:numPr>
        <w:rPr>
          <w:sz w:val="22"/>
          <w:szCs w:val="22"/>
        </w:rPr>
      </w:pPr>
      <w:r w:rsidRPr="001A193E">
        <w:rPr>
          <w:sz w:val="22"/>
          <w:szCs w:val="22"/>
        </w:rPr>
        <w:t>Then the flow remains the same as Fund transfer screen.</w:t>
      </w:r>
    </w:p>
    <w:p w14:paraId="10DB5AF3" w14:textId="77777777" w:rsidR="000A5013" w:rsidRDefault="000A5013" w:rsidP="000A5013">
      <w:pPr>
        <w:ind w:firstLine="360"/>
        <w:rPr>
          <w:b/>
          <w:bCs/>
          <w:sz w:val="22"/>
          <w:szCs w:val="22"/>
        </w:rPr>
      </w:pPr>
      <w:r w:rsidRPr="00412260">
        <w:rPr>
          <w:b/>
          <w:bCs/>
          <w:sz w:val="22"/>
          <w:szCs w:val="22"/>
        </w:rPr>
        <w:t xml:space="preserve">APIs: </w:t>
      </w:r>
    </w:p>
    <w:p w14:paraId="4A3CDA8B" w14:textId="25A1760F" w:rsidR="000A5013" w:rsidRPr="000A5013" w:rsidRDefault="000A5013" w:rsidP="000A5013">
      <w:pPr>
        <w:pStyle w:val="ListParagraph"/>
        <w:numPr>
          <w:ilvl w:val="0"/>
          <w:numId w:val="32"/>
        </w:numPr>
        <w:rPr>
          <w:sz w:val="22"/>
          <w:szCs w:val="22"/>
        </w:rPr>
      </w:pPr>
      <w:r w:rsidRPr="000A5013">
        <w:rPr>
          <w:sz w:val="22"/>
          <w:szCs w:val="22"/>
        </w:rPr>
        <w:t xml:space="preserve">The app will invoke the </w:t>
      </w:r>
      <w:r>
        <w:rPr>
          <w:sz w:val="22"/>
          <w:szCs w:val="22"/>
        </w:rPr>
        <w:t>update</w:t>
      </w:r>
      <w:r w:rsidRPr="000A5013">
        <w:rPr>
          <w:sz w:val="22"/>
          <w:szCs w:val="22"/>
        </w:rPr>
        <w:t xml:space="preserve"> </w:t>
      </w:r>
      <w:r>
        <w:rPr>
          <w:sz w:val="22"/>
          <w:szCs w:val="22"/>
        </w:rPr>
        <w:t>standing orders</w:t>
      </w:r>
      <w:r w:rsidRPr="000A5013">
        <w:rPr>
          <w:sz w:val="22"/>
          <w:szCs w:val="22"/>
        </w:rPr>
        <w:t xml:space="preserve"> API.</w:t>
      </w:r>
    </w:p>
    <w:p w14:paraId="445CF5F9" w14:textId="77777777" w:rsidR="000A5013" w:rsidRPr="000A5013" w:rsidRDefault="000A5013" w:rsidP="000A5013">
      <w:pPr>
        <w:rPr>
          <w:sz w:val="22"/>
          <w:szCs w:val="22"/>
        </w:rPr>
      </w:pPr>
    </w:p>
    <w:p w14:paraId="0B235668" w14:textId="3AACC62E" w:rsidR="00001CA4" w:rsidRDefault="00001CA4" w:rsidP="00001CA4">
      <w:pPr>
        <w:pStyle w:val="Heading3"/>
        <w:numPr>
          <w:ilvl w:val="2"/>
          <w:numId w:val="4"/>
        </w:numPr>
        <w:rPr>
          <w:sz w:val="24"/>
          <w:szCs w:val="24"/>
        </w:rPr>
      </w:pPr>
      <w:bookmarkStart w:id="105" w:name="_Toc117274629"/>
      <w:r w:rsidRPr="00BA67E9">
        <w:rPr>
          <w:sz w:val="24"/>
          <w:szCs w:val="24"/>
        </w:rPr>
        <w:t xml:space="preserve">Delete </w:t>
      </w:r>
      <w:r w:rsidR="000E4FE4">
        <w:rPr>
          <w:sz w:val="24"/>
          <w:szCs w:val="24"/>
        </w:rPr>
        <w:t>Future transfers</w:t>
      </w:r>
      <w:bookmarkEnd w:id="105"/>
    </w:p>
    <w:p w14:paraId="65B692A5" w14:textId="09189C26" w:rsidR="00001CA4" w:rsidRPr="005B5866" w:rsidRDefault="00001CA4" w:rsidP="00872582">
      <w:pPr>
        <w:pStyle w:val="ListParagraph"/>
        <w:numPr>
          <w:ilvl w:val="0"/>
          <w:numId w:val="32"/>
        </w:numPr>
        <w:rPr>
          <w:sz w:val="22"/>
          <w:szCs w:val="22"/>
        </w:rPr>
      </w:pPr>
      <w:r w:rsidRPr="005B5866">
        <w:rPr>
          <w:sz w:val="22"/>
          <w:szCs w:val="22"/>
        </w:rPr>
        <w:t xml:space="preserve">This section is for the customer to </w:t>
      </w:r>
      <w:r>
        <w:rPr>
          <w:sz w:val="22"/>
          <w:szCs w:val="22"/>
        </w:rPr>
        <w:t>delete</w:t>
      </w:r>
      <w:r w:rsidRPr="005B5866">
        <w:rPr>
          <w:sz w:val="22"/>
          <w:szCs w:val="22"/>
        </w:rPr>
        <w:t xml:space="preserve"> an already </w:t>
      </w:r>
      <w:r w:rsidR="000E4FE4">
        <w:rPr>
          <w:sz w:val="22"/>
          <w:szCs w:val="22"/>
        </w:rPr>
        <w:t>created future transfer</w:t>
      </w:r>
      <w:r w:rsidRPr="005B5866">
        <w:rPr>
          <w:sz w:val="22"/>
          <w:szCs w:val="22"/>
        </w:rPr>
        <w:t>.</w:t>
      </w:r>
    </w:p>
    <w:p w14:paraId="2824ACFE" w14:textId="27AA07E1" w:rsidR="00001CA4" w:rsidRDefault="00001CA4" w:rsidP="00872582">
      <w:pPr>
        <w:pStyle w:val="ListParagraph"/>
        <w:numPr>
          <w:ilvl w:val="0"/>
          <w:numId w:val="32"/>
        </w:numPr>
        <w:rPr>
          <w:sz w:val="22"/>
          <w:szCs w:val="22"/>
        </w:rPr>
      </w:pPr>
      <w:r>
        <w:rPr>
          <w:sz w:val="22"/>
          <w:szCs w:val="22"/>
        </w:rPr>
        <w:t xml:space="preserve">On select edit from the future transfer details screen, app will prompt a message “Are you sure, you want to delete the </w:t>
      </w:r>
      <w:r w:rsidR="000E4FE4">
        <w:rPr>
          <w:sz w:val="22"/>
          <w:szCs w:val="22"/>
        </w:rPr>
        <w:t>future transfer</w:t>
      </w:r>
      <w:r>
        <w:rPr>
          <w:sz w:val="22"/>
          <w:szCs w:val="22"/>
        </w:rPr>
        <w:t>?” with Yes and No option.</w:t>
      </w:r>
    </w:p>
    <w:p w14:paraId="220D5914" w14:textId="00B884DF" w:rsidR="00001CA4" w:rsidRDefault="00001CA4" w:rsidP="00872582">
      <w:pPr>
        <w:pStyle w:val="ListParagraph"/>
        <w:numPr>
          <w:ilvl w:val="1"/>
          <w:numId w:val="32"/>
        </w:numPr>
        <w:rPr>
          <w:sz w:val="22"/>
          <w:szCs w:val="22"/>
        </w:rPr>
      </w:pPr>
      <w:r>
        <w:rPr>
          <w:sz w:val="22"/>
          <w:szCs w:val="22"/>
        </w:rPr>
        <w:t xml:space="preserve">On select Yes, app will launch the authentication screen and on successful authentication, the </w:t>
      </w:r>
      <w:r w:rsidR="007035A3">
        <w:rPr>
          <w:sz w:val="22"/>
          <w:szCs w:val="22"/>
        </w:rPr>
        <w:t xml:space="preserve">standing order </w:t>
      </w:r>
      <w:r>
        <w:rPr>
          <w:sz w:val="22"/>
          <w:szCs w:val="22"/>
        </w:rPr>
        <w:t>will be deleted, and the following will be displayed:</w:t>
      </w:r>
    </w:p>
    <w:p w14:paraId="751F0EB5" w14:textId="77777777" w:rsidR="00001CA4" w:rsidRDefault="00001CA4" w:rsidP="00872582">
      <w:pPr>
        <w:pStyle w:val="ListParagraph"/>
        <w:numPr>
          <w:ilvl w:val="2"/>
          <w:numId w:val="32"/>
        </w:numPr>
        <w:rPr>
          <w:sz w:val="22"/>
          <w:szCs w:val="22"/>
        </w:rPr>
      </w:pPr>
      <w:r>
        <w:rPr>
          <w:sz w:val="22"/>
          <w:szCs w:val="22"/>
        </w:rPr>
        <w:t>Status – Success / Failure</w:t>
      </w:r>
    </w:p>
    <w:p w14:paraId="438429AB" w14:textId="77777777" w:rsidR="00001CA4" w:rsidRDefault="00001CA4" w:rsidP="00872582">
      <w:pPr>
        <w:pStyle w:val="ListParagraph"/>
        <w:numPr>
          <w:ilvl w:val="2"/>
          <w:numId w:val="32"/>
        </w:numPr>
        <w:rPr>
          <w:sz w:val="22"/>
          <w:szCs w:val="22"/>
        </w:rPr>
      </w:pPr>
      <w:r>
        <w:rPr>
          <w:sz w:val="22"/>
          <w:szCs w:val="22"/>
        </w:rPr>
        <w:t>Status Description</w:t>
      </w:r>
    </w:p>
    <w:p w14:paraId="403F5EF6" w14:textId="54EB6321" w:rsidR="00001CA4" w:rsidRDefault="00001CA4" w:rsidP="00872582">
      <w:pPr>
        <w:pStyle w:val="ListParagraph"/>
        <w:numPr>
          <w:ilvl w:val="3"/>
          <w:numId w:val="32"/>
        </w:numPr>
        <w:rPr>
          <w:sz w:val="22"/>
          <w:szCs w:val="22"/>
        </w:rPr>
      </w:pPr>
      <w:r w:rsidRPr="005F5D5F">
        <w:rPr>
          <w:sz w:val="22"/>
          <w:szCs w:val="22"/>
        </w:rPr>
        <w:t xml:space="preserve">If </w:t>
      </w:r>
      <w:r w:rsidR="007035A3">
        <w:rPr>
          <w:sz w:val="22"/>
          <w:szCs w:val="22"/>
        </w:rPr>
        <w:t>standing order deleted</w:t>
      </w:r>
      <w:r w:rsidRPr="005F5D5F">
        <w:rPr>
          <w:sz w:val="22"/>
          <w:szCs w:val="22"/>
        </w:rPr>
        <w:t xml:space="preserve"> “</w:t>
      </w:r>
      <w:r w:rsidR="000E4FE4">
        <w:rPr>
          <w:sz w:val="22"/>
          <w:szCs w:val="22"/>
        </w:rPr>
        <w:t xml:space="preserve">future transfer </w:t>
      </w:r>
      <w:r w:rsidR="000D5B53">
        <w:rPr>
          <w:sz w:val="22"/>
          <w:szCs w:val="22"/>
        </w:rPr>
        <w:t>deleted</w:t>
      </w:r>
      <w:r w:rsidRPr="005F5D5F">
        <w:rPr>
          <w:sz w:val="22"/>
          <w:szCs w:val="22"/>
        </w:rPr>
        <w:t xml:space="preserve"> successfully”</w:t>
      </w:r>
    </w:p>
    <w:p w14:paraId="5A2AD50A" w14:textId="04FA7A9A" w:rsidR="00001CA4" w:rsidRDefault="00001CA4" w:rsidP="00872582">
      <w:pPr>
        <w:pStyle w:val="ListParagraph"/>
        <w:numPr>
          <w:ilvl w:val="2"/>
          <w:numId w:val="32"/>
        </w:numPr>
        <w:rPr>
          <w:sz w:val="22"/>
          <w:szCs w:val="22"/>
        </w:rPr>
      </w:pPr>
      <w:r w:rsidRPr="005F5D5F">
        <w:rPr>
          <w:sz w:val="22"/>
          <w:szCs w:val="22"/>
        </w:rPr>
        <w:t xml:space="preserve">If </w:t>
      </w:r>
      <w:r w:rsidR="007035A3">
        <w:rPr>
          <w:sz w:val="22"/>
          <w:szCs w:val="22"/>
        </w:rPr>
        <w:t>standing order</w:t>
      </w:r>
      <w:r w:rsidR="007035A3" w:rsidRPr="005F5D5F">
        <w:rPr>
          <w:sz w:val="22"/>
          <w:szCs w:val="22"/>
        </w:rPr>
        <w:t xml:space="preserve"> </w:t>
      </w:r>
      <w:r w:rsidR="007035A3">
        <w:rPr>
          <w:sz w:val="22"/>
          <w:szCs w:val="22"/>
        </w:rPr>
        <w:t>deletion</w:t>
      </w:r>
      <w:r w:rsidRPr="005F5D5F">
        <w:rPr>
          <w:sz w:val="22"/>
          <w:szCs w:val="22"/>
        </w:rPr>
        <w:t xml:space="preserve"> failed “Error message based on scenarios configured” </w:t>
      </w:r>
    </w:p>
    <w:p w14:paraId="383BBA06" w14:textId="77777777" w:rsidR="00001CA4" w:rsidRDefault="00001CA4" w:rsidP="00872582">
      <w:pPr>
        <w:pStyle w:val="ListParagraph"/>
        <w:numPr>
          <w:ilvl w:val="2"/>
          <w:numId w:val="32"/>
        </w:numPr>
        <w:rPr>
          <w:sz w:val="22"/>
          <w:szCs w:val="22"/>
        </w:rPr>
      </w:pPr>
      <w:r w:rsidRPr="00D666C7">
        <w:rPr>
          <w:sz w:val="22"/>
          <w:szCs w:val="22"/>
        </w:rPr>
        <w:t>Transaction Reference Number</w:t>
      </w:r>
    </w:p>
    <w:p w14:paraId="665C4667" w14:textId="56DC3654" w:rsidR="00001CA4" w:rsidRDefault="00001CA4" w:rsidP="00872582">
      <w:pPr>
        <w:pStyle w:val="ListParagraph"/>
        <w:numPr>
          <w:ilvl w:val="1"/>
          <w:numId w:val="32"/>
        </w:numPr>
        <w:rPr>
          <w:sz w:val="22"/>
          <w:szCs w:val="22"/>
        </w:rPr>
      </w:pPr>
      <w:r w:rsidRPr="00D666C7">
        <w:rPr>
          <w:sz w:val="22"/>
          <w:szCs w:val="22"/>
        </w:rPr>
        <w:t xml:space="preserve">On select No, app will remain in the </w:t>
      </w:r>
      <w:r w:rsidR="000E4FE4" w:rsidRPr="000E4FE4">
        <w:rPr>
          <w:sz w:val="22"/>
          <w:szCs w:val="22"/>
        </w:rPr>
        <w:t>future transfers</w:t>
      </w:r>
      <w:r w:rsidR="007035A3" w:rsidRPr="00D666C7">
        <w:rPr>
          <w:sz w:val="22"/>
          <w:szCs w:val="22"/>
        </w:rPr>
        <w:t xml:space="preserve"> </w:t>
      </w:r>
      <w:r w:rsidRPr="00D666C7">
        <w:rPr>
          <w:sz w:val="22"/>
          <w:szCs w:val="22"/>
        </w:rPr>
        <w:t>list view or details screen.</w:t>
      </w:r>
    </w:p>
    <w:p w14:paraId="5C226CBB" w14:textId="77777777" w:rsidR="000A5013" w:rsidRDefault="000A5013" w:rsidP="000A5013">
      <w:pPr>
        <w:ind w:firstLine="360"/>
        <w:rPr>
          <w:b/>
          <w:bCs/>
          <w:sz w:val="22"/>
          <w:szCs w:val="22"/>
        </w:rPr>
      </w:pPr>
      <w:r w:rsidRPr="00412260">
        <w:rPr>
          <w:b/>
          <w:bCs/>
          <w:sz w:val="22"/>
          <w:szCs w:val="22"/>
        </w:rPr>
        <w:t xml:space="preserve">APIs: </w:t>
      </w:r>
    </w:p>
    <w:p w14:paraId="2FB235ED" w14:textId="277D4CD0" w:rsidR="000A5013" w:rsidRPr="000A5013" w:rsidRDefault="000A5013" w:rsidP="000A5013">
      <w:pPr>
        <w:pStyle w:val="ListParagraph"/>
        <w:numPr>
          <w:ilvl w:val="0"/>
          <w:numId w:val="32"/>
        </w:numPr>
        <w:rPr>
          <w:sz w:val="22"/>
          <w:szCs w:val="22"/>
        </w:rPr>
      </w:pPr>
      <w:r w:rsidRPr="000A5013">
        <w:rPr>
          <w:sz w:val="22"/>
          <w:szCs w:val="22"/>
        </w:rPr>
        <w:t xml:space="preserve">The app will invoke the </w:t>
      </w:r>
      <w:r>
        <w:rPr>
          <w:sz w:val="22"/>
          <w:szCs w:val="22"/>
        </w:rPr>
        <w:t>delete</w:t>
      </w:r>
      <w:r w:rsidRPr="000A5013">
        <w:rPr>
          <w:sz w:val="22"/>
          <w:szCs w:val="22"/>
        </w:rPr>
        <w:t xml:space="preserve"> </w:t>
      </w:r>
      <w:r>
        <w:rPr>
          <w:sz w:val="22"/>
          <w:szCs w:val="22"/>
        </w:rPr>
        <w:t>standing orders</w:t>
      </w:r>
      <w:r w:rsidRPr="000A5013">
        <w:rPr>
          <w:sz w:val="22"/>
          <w:szCs w:val="22"/>
        </w:rPr>
        <w:t xml:space="preserve"> API.</w:t>
      </w:r>
    </w:p>
    <w:p w14:paraId="0DA45130" w14:textId="4B0A9B79" w:rsidR="009E58B8" w:rsidRDefault="009E58B8" w:rsidP="00816B83">
      <w:pPr>
        <w:pStyle w:val="Heading2"/>
        <w:numPr>
          <w:ilvl w:val="1"/>
          <w:numId w:val="4"/>
        </w:numPr>
        <w:rPr>
          <w:sz w:val="24"/>
          <w:szCs w:val="24"/>
        </w:rPr>
      </w:pPr>
      <w:bookmarkStart w:id="106" w:name="_Toc117274630"/>
      <w:r w:rsidRPr="006A0EC1">
        <w:rPr>
          <w:sz w:val="24"/>
          <w:szCs w:val="24"/>
        </w:rPr>
        <w:t>Transaction History</w:t>
      </w:r>
      <w:bookmarkEnd w:id="106"/>
    </w:p>
    <w:p w14:paraId="6E195486" w14:textId="0BD21DFD" w:rsidR="00DC2CED" w:rsidRDefault="00DC2CED" w:rsidP="00872582">
      <w:pPr>
        <w:pStyle w:val="ListParagraph"/>
        <w:numPr>
          <w:ilvl w:val="0"/>
          <w:numId w:val="32"/>
        </w:numPr>
        <w:rPr>
          <w:sz w:val="22"/>
          <w:szCs w:val="22"/>
        </w:rPr>
      </w:pPr>
      <w:r w:rsidRPr="00DC2CED">
        <w:rPr>
          <w:sz w:val="22"/>
          <w:szCs w:val="22"/>
        </w:rPr>
        <w:t xml:space="preserve">This section is for the customer to </w:t>
      </w:r>
      <w:r>
        <w:rPr>
          <w:sz w:val="22"/>
          <w:szCs w:val="22"/>
        </w:rPr>
        <w:t>view the Internet and Mobile banking transaction history</w:t>
      </w:r>
      <w:r w:rsidRPr="00DC2CED">
        <w:rPr>
          <w:sz w:val="22"/>
          <w:szCs w:val="22"/>
        </w:rPr>
        <w:t>.</w:t>
      </w:r>
    </w:p>
    <w:p w14:paraId="09318105" w14:textId="249C77D8" w:rsidR="00DC2CED" w:rsidRDefault="00DC2CED" w:rsidP="00872582">
      <w:pPr>
        <w:pStyle w:val="ListParagraph"/>
        <w:numPr>
          <w:ilvl w:val="0"/>
          <w:numId w:val="32"/>
        </w:numPr>
        <w:rPr>
          <w:sz w:val="22"/>
          <w:szCs w:val="22"/>
        </w:rPr>
      </w:pPr>
      <w:r>
        <w:rPr>
          <w:sz w:val="22"/>
          <w:szCs w:val="22"/>
        </w:rPr>
        <w:lastRenderedPageBreak/>
        <w:t>The records will be displayed in descending order, where the latest one will be displayed at the top.</w:t>
      </w:r>
    </w:p>
    <w:p w14:paraId="6964A531" w14:textId="0178C2B7" w:rsidR="00DC2CED" w:rsidRDefault="00DC2CED" w:rsidP="00872582">
      <w:pPr>
        <w:pStyle w:val="ListParagraph"/>
        <w:numPr>
          <w:ilvl w:val="0"/>
          <w:numId w:val="32"/>
        </w:numPr>
        <w:rPr>
          <w:sz w:val="22"/>
          <w:szCs w:val="22"/>
        </w:rPr>
      </w:pPr>
      <w:r>
        <w:rPr>
          <w:sz w:val="22"/>
          <w:szCs w:val="22"/>
        </w:rPr>
        <w:t>The list of transactions will display the following:</w:t>
      </w:r>
    </w:p>
    <w:p w14:paraId="12077CE1" w14:textId="77777777" w:rsidR="00953419" w:rsidRDefault="00953419" w:rsidP="00872582">
      <w:pPr>
        <w:pStyle w:val="ListParagraph"/>
        <w:numPr>
          <w:ilvl w:val="1"/>
          <w:numId w:val="32"/>
        </w:numPr>
        <w:rPr>
          <w:sz w:val="22"/>
          <w:szCs w:val="22"/>
        </w:rPr>
      </w:pPr>
      <w:r>
        <w:rPr>
          <w:sz w:val="22"/>
          <w:szCs w:val="22"/>
        </w:rPr>
        <w:t>Transaction Amount and Currency</w:t>
      </w:r>
    </w:p>
    <w:p w14:paraId="0C842190" w14:textId="77777777" w:rsidR="00510FC5" w:rsidRDefault="00510FC5" w:rsidP="00872582">
      <w:pPr>
        <w:pStyle w:val="ListParagraph"/>
        <w:numPr>
          <w:ilvl w:val="1"/>
          <w:numId w:val="32"/>
        </w:numPr>
        <w:rPr>
          <w:sz w:val="22"/>
          <w:szCs w:val="22"/>
        </w:rPr>
      </w:pPr>
      <w:r>
        <w:rPr>
          <w:sz w:val="22"/>
          <w:szCs w:val="22"/>
        </w:rPr>
        <w:t>Beneficiary Nick Name</w:t>
      </w:r>
    </w:p>
    <w:p w14:paraId="6B4C61D5" w14:textId="77777777" w:rsidR="00953419" w:rsidRDefault="00953419" w:rsidP="00872582">
      <w:pPr>
        <w:pStyle w:val="ListParagraph"/>
        <w:numPr>
          <w:ilvl w:val="1"/>
          <w:numId w:val="32"/>
        </w:numPr>
        <w:rPr>
          <w:sz w:val="22"/>
          <w:szCs w:val="22"/>
        </w:rPr>
      </w:pPr>
      <w:r>
        <w:rPr>
          <w:sz w:val="22"/>
          <w:szCs w:val="22"/>
        </w:rPr>
        <w:t>Description</w:t>
      </w:r>
    </w:p>
    <w:p w14:paraId="3314D454" w14:textId="17AD9714" w:rsidR="00510FC5" w:rsidRDefault="00510FC5" w:rsidP="00872582">
      <w:pPr>
        <w:pStyle w:val="ListParagraph"/>
        <w:numPr>
          <w:ilvl w:val="1"/>
          <w:numId w:val="32"/>
        </w:numPr>
        <w:rPr>
          <w:sz w:val="22"/>
          <w:szCs w:val="22"/>
        </w:rPr>
      </w:pPr>
      <w:r>
        <w:rPr>
          <w:sz w:val="22"/>
          <w:szCs w:val="22"/>
        </w:rPr>
        <w:t>Transaction Date</w:t>
      </w:r>
    </w:p>
    <w:p w14:paraId="514A989D" w14:textId="00D37F59" w:rsidR="00FD3447" w:rsidRDefault="00FD3447" w:rsidP="00872582">
      <w:pPr>
        <w:pStyle w:val="ListParagraph"/>
        <w:numPr>
          <w:ilvl w:val="1"/>
          <w:numId w:val="32"/>
        </w:numPr>
        <w:rPr>
          <w:sz w:val="22"/>
          <w:szCs w:val="22"/>
        </w:rPr>
      </w:pPr>
      <w:r>
        <w:rPr>
          <w:sz w:val="22"/>
          <w:szCs w:val="22"/>
        </w:rPr>
        <w:t>Status</w:t>
      </w:r>
    </w:p>
    <w:p w14:paraId="2D3AA1C2" w14:textId="07057B86" w:rsidR="00510FC5" w:rsidRDefault="00510FC5" w:rsidP="00872582">
      <w:pPr>
        <w:pStyle w:val="ListParagraph"/>
        <w:numPr>
          <w:ilvl w:val="0"/>
          <w:numId w:val="32"/>
        </w:numPr>
        <w:rPr>
          <w:sz w:val="22"/>
          <w:szCs w:val="22"/>
        </w:rPr>
      </w:pPr>
      <w:r>
        <w:rPr>
          <w:sz w:val="22"/>
          <w:szCs w:val="22"/>
        </w:rPr>
        <w:t>On select any records, then all the details will be displayed including the following:</w:t>
      </w:r>
    </w:p>
    <w:p w14:paraId="7B3BEDFB" w14:textId="77777777" w:rsidR="00953419" w:rsidRDefault="00953419" w:rsidP="00872582">
      <w:pPr>
        <w:pStyle w:val="ListParagraph"/>
        <w:numPr>
          <w:ilvl w:val="1"/>
          <w:numId w:val="32"/>
        </w:numPr>
        <w:rPr>
          <w:sz w:val="22"/>
          <w:szCs w:val="22"/>
        </w:rPr>
      </w:pPr>
      <w:r w:rsidRPr="0EF48394">
        <w:rPr>
          <w:sz w:val="22"/>
          <w:szCs w:val="22"/>
        </w:rPr>
        <w:t>From Account</w:t>
      </w:r>
    </w:p>
    <w:p w14:paraId="789A697E" w14:textId="4DA1C14E" w:rsidR="00DC2CED" w:rsidRDefault="00DC2CED" w:rsidP="00872582">
      <w:pPr>
        <w:pStyle w:val="ListParagraph"/>
        <w:numPr>
          <w:ilvl w:val="1"/>
          <w:numId w:val="32"/>
        </w:numPr>
        <w:rPr>
          <w:sz w:val="22"/>
          <w:szCs w:val="22"/>
        </w:rPr>
      </w:pPr>
      <w:r w:rsidRPr="0EF48394">
        <w:rPr>
          <w:sz w:val="22"/>
          <w:szCs w:val="22"/>
        </w:rPr>
        <w:t>Account Number</w:t>
      </w:r>
    </w:p>
    <w:p w14:paraId="541DC188" w14:textId="77777777" w:rsidR="00FD3447" w:rsidRPr="00FD3447" w:rsidRDefault="00FD3447" w:rsidP="00872582">
      <w:pPr>
        <w:pStyle w:val="ListParagraph"/>
        <w:numPr>
          <w:ilvl w:val="1"/>
          <w:numId w:val="32"/>
        </w:numPr>
        <w:rPr>
          <w:sz w:val="22"/>
          <w:szCs w:val="22"/>
        </w:rPr>
      </w:pPr>
      <w:r w:rsidRPr="0EF48394">
        <w:rPr>
          <w:sz w:val="22"/>
          <w:szCs w:val="22"/>
        </w:rPr>
        <w:t>Transaction Amount</w:t>
      </w:r>
    </w:p>
    <w:p w14:paraId="149669EE" w14:textId="77777777" w:rsidR="00FD3447" w:rsidRDefault="00FD3447" w:rsidP="00872582">
      <w:pPr>
        <w:pStyle w:val="ListParagraph"/>
        <w:numPr>
          <w:ilvl w:val="1"/>
          <w:numId w:val="32"/>
        </w:numPr>
        <w:rPr>
          <w:sz w:val="22"/>
          <w:szCs w:val="22"/>
        </w:rPr>
      </w:pPr>
      <w:r w:rsidRPr="0EF48394">
        <w:rPr>
          <w:sz w:val="22"/>
          <w:szCs w:val="22"/>
        </w:rPr>
        <w:t>Transaction Currency</w:t>
      </w:r>
    </w:p>
    <w:p w14:paraId="3795B4B9" w14:textId="5ADB46E9" w:rsidR="00FD3447" w:rsidRDefault="00FD3447" w:rsidP="00872582">
      <w:pPr>
        <w:pStyle w:val="ListParagraph"/>
        <w:numPr>
          <w:ilvl w:val="1"/>
          <w:numId w:val="32"/>
        </w:numPr>
        <w:rPr>
          <w:sz w:val="22"/>
          <w:szCs w:val="22"/>
        </w:rPr>
      </w:pPr>
      <w:r w:rsidRPr="0EF48394">
        <w:rPr>
          <w:sz w:val="22"/>
          <w:szCs w:val="22"/>
        </w:rPr>
        <w:t>Transaction Date</w:t>
      </w:r>
    </w:p>
    <w:p w14:paraId="0A0F9B2E" w14:textId="74F8AA21" w:rsidR="00FD3447" w:rsidRDefault="00FD3447" w:rsidP="00872582">
      <w:pPr>
        <w:pStyle w:val="ListParagraph"/>
        <w:numPr>
          <w:ilvl w:val="1"/>
          <w:numId w:val="32"/>
        </w:numPr>
        <w:rPr>
          <w:sz w:val="22"/>
          <w:szCs w:val="22"/>
        </w:rPr>
      </w:pPr>
      <w:r w:rsidRPr="0EF48394">
        <w:rPr>
          <w:sz w:val="22"/>
          <w:szCs w:val="22"/>
        </w:rPr>
        <w:t>Purpose of Transaction</w:t>
      </w:r>
    </w:p>
    <w:p w14:paraId="59539ADD" w14:textId="751897FF" w:rsidR="00FD3447" w:rsidRDefault="00FD3447" w:rsidP="00872582">
      <w:pPr>
        <w:pStyle w:val="ListParagraph"/>
        <w:numPr>
          <w:ilvl w:val="1"/>
          <w:numId w:val="32"/>
        </w:numPr>
        <w:rPr>
          <w:sz w:val="22"/>
          <w:szCs w:val="22"/>
        </w:rPr>
      </w:pPr>
      <w:r w:rsidRPr="0EF48394">
        <w:rPr>
          <w:sz w:val="22"/>
          <w:szCs w:val="22"/>
        </w:rPr>
        <w:t>Description</w:t>
      </w:r>
    </w:p>
    <w:p w14:paraId="4EF79F14" w14:textId="1682C681" w:rsidR="000E4FE4" w:rsidRDefault="000E4FE4" w:rsidP="00872582">
      <w:pPr>
        <w:pStyle w:val="ListParagraph"/>
        <w:numPr>
          <w:ilvl w:val="1"/>
          <w:numId w:val="32"/>
        </w:numPr>
        <w:rPr>
          <w:sz w:val="22"/>
          <w:szCs w:val="22"/>
        </w:rPr>
      </w:pPr>
      <w:r w:rsidRPr="0EF48394">
        <w:rPr>
          <w:sz w:val="22"/>
          <w:szCs w:val="22"/>
        </w:rPr>
        <w:t>Future Transaction details</w:t>
      </w:r>
    </w:p>
    <w:p w14:paraId="0DEBD439" w14:textId="732D41E6" w:rsidR="00FD3447" w:rsidRPr="00DC2CED" w:rsidRDefault="008A5EFA" w:rsidP="00872582">
      <w:pPr>
        <w:pStyle w:val="ListParagraph"/>
        <w:numPr>
          <w:ilvl w:val="1"/>
          <w:numId w:val="32"/>
        </w:numPr>
        <w:rPr>
          <w:sz w:val="22"/>
          <w:szCs w:val="22"/>
        </w:rPr>
      </w:pPr>
      <w:r w:rsidRPr="0EF48394">
        <w:rPr>
          <w:sz w:val="22"/>
          <w:szCs w:val="22"/>
        </w:rPr>
        <w:t>Status</w:t>
      </w:r>
      <w:r w:rsidR="000E4FE4" w:rsidRPr="0EF48394">
        <w:rPr>
          <w:sz w:val="22"/>
          <w:szCs w:val="22"/>
        </w:rPr>
        <w:t xml:space="preserve"> (Applicable only for regular transaction)</w:t>
      </w:r>
    </w:p>
    <w:p w14:paraId="2BAF71F3" w14:textId="055870E0" w:rsidR="006A0EC1" w:rsidRPr="008A5EFA" w:rsidRDefault="008A5EFA" w:rsidP="008A5EFA">
      <w:pPr>
        <w:ind w:left="284"/>
        <w:rPr>
          <w:sz w:val="22"/>
          <w:szCs w:val="22"/>
        </w:rPr>
      </w:pPr>
      <w:r w:rsidRPr="008A5EFA">
        <w:rPr>
          <w:b/>
          <w:bCs/>
          <w:sz w:val="22"/>
          <w:szCs w:val="22"/>
        </w:rPr>
        <w:t>Note:</w:t>
      </w:r>
      <w:r w:rsidRPr="008A5EFA">
        <w:rPr>
          <w:sz w:val="22"/>
          <w:szCs w:val="22"/>
        </w:rPr>
        <w:t xml:space="preserve"> </w:t>
      </w:r>
      <w:r>
        <w:rPr>
          <w:sz w:val="22"/>
          <w:szCs w:val="22"/>
        </w:rPr>
        <w:t>If the status is not available, then a link will be provided to view status. On click the link, API will be invoked to fetch the transaction status and it will be displayed in app.</w:t>
      </w:r>
    </w:p>
    <w:p w14:paraId="54893FCD" w14:textId="05DA78D1" w:rsidR="009E58B8" w:rsidRDefault="009E58B8" w:rsidP="00816B83">
      <w:pPr>
        <w:pStyle w:val="Heading2"/>
        <w:numPr>
          <w:ilvl w:val="1"/>
          <w:numId w:val="4"/>
        </w:numPr>
        <w:rPr>
          <w:sz w:val="24"/>
          <w:szCs w:val="24"/>
        </w:rPr>
      </w:pPr>
      <w:bookmarkStart w:id="107" w:name="_Toc117274631"/>
      <w:r w:rsidRPr="006A0EC1">
        <w:rPr>
          <w:sz w:val="24"/>
          <w:szCs w:val="24"/>
        </w:rPr>
        <w:t>Favorites</w:t>
      </w:r>
      <w:bookmarkEnd w:id="107"/>
    </w:p>
    <w:p w14:paraId="72E450A2" w14:textId="51337CEF" w:rsidR="008A5EFA" w:rsidRPr="008A5EFA" w:rsidRDefault="008A5EFA" w:rsidP="00872582">
      <w:pPr>
        <w:pStyle w:val="ListParagraph"/>
        <w:numPr>
          <w:ilvl w:val="0"/>
          <w:numId w:val="32"/>
        </w:numPr>
        <w:rPr>
          <w:sz w:val="22"/>
          <w:szCs w:val="22"/>
        </w:rPr>
      </w:pPr>
      <w:r w:rsidRPr="008A5EFA">
        <w:rPr>
          <w:sz w:val="22"/>
          <w:szCs w:val="22"/>
        </w:rPr>
        <w:t xml:space="preserve">This section is for the customer to view the </w:t>
      </w:r>
      <w:r>
        <w:rPr>
          <w:sz w:val="22"/>
          <w:szCs w:val="22"/>
        </w:rPr>
        <w:t>favorited transactions</w:t>
      </w:r>
      <w:r w:rsidRPr="008A5EFA">
        <w:rPr>
          <w:sz w:val="22"/>
          <w:szCs w:val="22"/>
        </w:rPr>
        <w:t>.</w:t>
      </w:r>
    </w:p>
    <w:p w14:paraId="3BF63F14" w14:textId="77777777" w:rsidR="008A5EFA" w:rsidRPr="008A5EFA" w:rsidRDefault="008A5EFA" w:rsidP="00872582">
      <w:pPr>
        <w:pStyle w:val="ListParagraph"/>
        <w:numPr>
          <w:ilvl w:val="0"/>
          <w:numId w:val="32"/>
        </w:numPr>
        <w:rPr>
          <w:sz w:val="22"/>
          <w:szCs w:val="22"/>
        </w:rPr>
      </w:pPr>
      <w:r w:rsidRPr="008A5EFA">
        <w:rPr>
          <w:sz w:val="22"/>
          <w:szCs w:val="22"/>
        </w:rPr>
        <w:t>The records will be displayed in descending order, where the latest one will be displayed at the top.</w:t>
      </w:r>
    </w:p>
    <w:p w14:paraId="70DEAF37" w14:textId="77777777" w:rsidR="008A5EFA" w:rsidRPr="008A5EFA" w:rsidRDefault="008A5EFA" w:rsidP="00872582">
      <w:pPr>
        <w:pStyle w:val="ListParagraph"/>
        <w:numPr>
          <w:ilvl w:val="0"/>
          <w:numId w:val="32"/>
        </w:numPr>
        <w:rPr>
          <w:sz w:val="22"/>
          <w:szCs w:val="22"/>
        </w:rPr>
      </w:pPr>
      <w:r w:rsidRPr="008A5EFA">
        <w:rPr>
          <w:sz w:val="22"/>
          <w:szCs w:val="22"/>
        </w:rPr>
        <w:t>The list of transactions will display the following:</w:t>
      </w:r>
    </w:p>
    <w:p w14:paraId="29F4BFBA" w14:textId="77777777" w:rsidR="008A5EFA" w:rsidRPr="008A5EFA" w:rsidRDefault="008A5EFA" w:rsidP="00872582">
      <w:pPr>
        <w:pStyle w:val="ListParagraph"/>
        <w:numPr>
          <w:ilvl w:val="1"/>
          <w:numId w:val="32"/>
        </w:numPr>
        <w:rPr>
          <w:sz w:val="22"/>
          <w:szCs w:val="22"/>
        </w:rPr>
      </w:pPr>
      <w:r w:rsidRPr="008A5EFA">
        <w:rPr>
          <w:sz w:val="22"/>
          <w:szCs w:val="22"/>
        </w:rPr>
        <w:t>Transaction Amount and Currency</w:t>
      </w:r>
    </w:p>
    <w:p w14:paraId="2D6C0808" w14:textId="77777777" w:rsidR="008A5EFA" w:rsidRDefault="008A5EFA" w:rsidP="00872582">
      <w:pPr>
        <w:pStyle w:val="ListParagraph"/>
        <w:numPr>
          <w:ilvl w:val="1"/>
          <w:numId w:val="32"/>
        </w:numPr>
        <w:rPr>
          <w:sz w:val="22"/>
          <w:szCs w:val="22"/>
        </w:rPr>
      </w:pPr>
      <w:r w:rsidRPr="008A5EFA">
        <w:rPr>
          <w:sz w:val="22"/>
          <w:szCs w:val="22"/>
        </w:rPr>
        <w:t>Beneficiary Nick Name</w:t>
      </w:r>
    </w:p>
    <w:p w14:paraId="62997DC4" w14:textId="5D95FCE2" w:rsidR="008A5EFA" w:rsidRDefault="008A5EFA" w:rsidP="00872582">
      <w:pPr>
        <w:pStyle w:val="ListParagraph"/>
        <w:numPr>
          <w:ilvl w:val="1"/>
          <w:numId w:val="32"/>
        </w:numPr>
        <w:rPr>
          <w:sz w:val="22"/>
          <w:szCs w:val="22"/>
        </w:rPr>
      </w:pPr>
      <w:r>
        <w:rPr>
          <w:sz w:val="22"/>
          <w:szCs w:val="22"/>
        </w:rPr>
        <w:t>Beneficiary Account Number / IBAN</w:t>
      </w:r>
    </w:p>
    <w:p w14:paraId="72FEBC84" w14:textId="0B758E44" w:rsidR="001A0ED7" w:rsidRDefault="00E70D38" w:rsidP="00872582">
      <w:pPr>
        <w:pStyle w:val="ListParagraph"/>
        <w:numPr>
          <w:ilvl w:val="1"/>
          <w:numId w:val="32"/>
        </w:numPr>
        <w:rPr>
          <w:sz w:val="22"/>
          <w:szCs w:val="22"/>
        </w:rPr>
      </w:pPr>
      <w:r>
        <w:rPr>
          <w:sz w:val="22"/>
          <w:szCs w:val="22"/>
        </w:rPr>
        <w:t>Bank Name</w:t>
      </w:r>
    </w:p>
    <w:p w14:paraId="27809F6D" w14:textId="6FB7E450" w:rsidR="008A5EFA" w:rsidRDefault="008A5EFA" w:rsidP="00872582">
      <w:pPr>
        <w:pStyle w:val="ListParagraph"/>
        <w:numPr>
          <w:ilvl w:val="0"/>
          <w:numId w:val="32"/>
        </w:numPr>
        <w:rPr>
          <w:sz w:val="22"/>
          <w:szCs w:val="22"/>
        </w:rPr>
      </w:pPr>
      <w:r>
        <w:rPr>
          <w:sz w:val="22"/>
          <w:szCs w:val="22"/>
        </w:rPr>
        <w:t>On select a record, user w</w:t>
      </w:r>
      <w:r w:rsidR="00E15F72">
        <w:rPr>
          <w:sz w:val="22"/>
          <w:szCs w:val="22"/>
        </w:rPr>
        <w:t>ill have the following options:</w:t>
      </w:r>
    </w:p>
    <w:p w14:paraId="3FAB4CA9" w14:textId="0EFBFF98" w:rsidR="00E15F72" w:rsidRDefault="00E15F72" w:rsidP="00872582">
      <w:pPr>
        <w:pStyle w:val="ListParagraph"/>
        <w:numPr>
          <w:ilvl w:val="1"/>
          <w:numId w:val="32"/>
        </w:numPr>
        <w:rPr>
          <w:sz w:val="22"/>
          <w:szCs w:val="22"/>
        </w:rPr>
      </w:pPr>
      <w:r>
        <w:rPr>
          <w:sz w:val="22"/>
          <w:szCs w:val="22"/>
        </w:rPr>
        <w:t>Repeat Transfer – On click the button, app will redirect to the respective fund transfers screen and all the details will be prefilled and user can proceed further.</w:t>
      </w:r>
    </w:p>
    <w:p w14:paraId="7EA18964" w14:textId="54434B50" w:rsidR="00E15F72" w:rsidRDefault="00E15F72" w:rsidP="00872582">
      <w:pPr>
        <w:pStyle w:val="ListParagraph"/>
        <w:numPr>
          <w:ilvl w:val="1"/>
          <w:numId w:val="25"/>
        </w:numPr>
        <w:rPr>
          <w:sz w:val="22"/>
          <w:szCs w:val="22"/>
        </w:rPr>
      </w:pPr>
      <w:r>
        <w:rPr>
          <w:sz w:val="22"/>
          <w:szCs w:val="22"/>
        </w:rPr>
        <w:t xml:space="preserve">Delete - On click delete in the </w:t>
      </w:r>
      <w:r w:rsidR="007C7705">
        <w:rPr>
          <w:sz w:val="22"/>
          <w:szCs w:val="22"/>
        </w:rPr>
        <w:t>favorites</w:t>
      </w:r>
      <w:r>
        <w:rPr>
          <w:sz w:val="22"/>
          <w:szCs w:val="22"/>
        </w:rPr>
        <w:t xml:space="preserve"> list view or details screen, app will prompt a message “Are you sure, you want to delete the </w:t>
      </w:r>
      <w:r w:rsidR="007C7705">
        <w:rPr>
          <w:sz w:val="22"/>
          <w:szCs w:val="22"/>
        </w:rPr>
        <w:t>favorite</w:t>
      </w:r>
      <w:r w:rsidR="001D51B9">
        <w:rPr>
          <w:sz w:val="22"/>
          <w:szCs w:val="22"/>
        </w:rPr>
        <w:t>d transaction</w:t>
      </w:r>
      <w:r>
        <w:rPr>
          <w:sz w:val="22"/>
          <w:szCs w:val="22"/>
        </w:rPr>
        <w:t>?” with Yes and No option.</w:t>
      </w:r>
    </w:p>
    <w:p w14:paraId="1620CAD3" w14:textId="57CB1B15" w:rsidR="00E15F72" w:rsidRDefault="00E15F72" w:rsidP="00872582">
      <w:pPr>
        <w:pStyle w:val="ListParagraph"/>
        <w:numPr>
          <w:ilvl w:val="2"/>
          <w:numId w:val="25"/>
        </w:numPr>
        <w:rPr>
          <w:sz w:val="22"/>
          <w:szCs w:val="22"/>
        </w:rPr>
      </w:pPr>
      <w:r>
        <w:rPr>
          <w:sz w:val="22"/>
          <w:szCs w:val="22"/>
        </w:rPr>
        <w:t xml:space="preserve">On select Yes, the </w:t>
      </w:r>
      <w:r w:rsidR="007C7705">
        <w:rPr>
          <w:sz w:val="22"/>
          <w:szCs w:val="22"/>
        </w:rPr>
        <w:t xml:space="preserve">favorites </w:t>
      </w:r>
      <w:r>
        <w:rPr>
          <w:sz w:val="22"/>
          <w:szCs w:val="22"/>
        </w:rPr>
        <w:t xml:space="preserve">will be deleted, and </w:t>
      </w:r>
      <w:r w:rsidR="007C7705">
        <w:rPr>
          <w:sz w:val="22"/>
          <w:szCs w:val="22"/>
        </w:rPr>
        <w:t>app will display success message and redirects to the favorites view screen.</w:t>
      </w:r>
    </w:p>
    <w:p w14:paraId="4AA40E94" w14:textId="2DC13DA2" w:rsidR="00E15F72" w:rsidRPr="00E15F72" w:rsidRDefault="00E15F72" w:rsidP="00872582">
      <w:pPr>
        <w:pStyle w:val="ListParagraph"/>
        <w:numPr>
          <w:ilvl w:val="2"/>
          <w:numId w:val="32"/>
        </w:numPr>
        <w:rPr>
          <w:sz w:val="22"/>
          <w:szCs w:val="22"/>
        </w:rPr>
      </w:pPr>
      <w:r w:rsidRPr="00E15F72">
        <w:rPr>
          <w:sz w:val="22"/>
          <w:szCs w:val="22"/>
        </w:rPr>
        <w:t xml:space="preserve">On select No, app will remain in the </w:t>
      </w:r>
      <w:r w:rsidR="007C7705">
        <w:rPr>
          <w:sz w:val="22"/>
          <w:szCs w:val="22"/>
        </w:rPr>
        <w:t>favorites</w:t>
      </w:r>
      <w:r w:rsidRPr="00E15F72">
        <w:rPr>
          <w:sz w:val="22"/>
          <w:szCs w:val="22"/>
        </w:rPr>
        <w:t xml:space="preserve"> list view or details screen.</w:t>
      </w:r>
    </w:p>
    <w:p w14:paraId="6CF0A94A" w14:textId="77777777" w:rsidR="00FB73BF" w:rsidRDefault="00FB73BF" w:rsidP="00FB73BF">
      <w:pPr>
        <w:pStyle w:val="Heading1"/>
        <w:numPr>
          <w:ilvl w:val="0"/>
          <w:numId w:val="4"/>
        </w:numPr>
        <w:jc w:val="both"/>
        <w:rPr>
          <w:rFonts w:cstheme="minorHAnsi"/>
          <w:sz w:val="24"/>
          <w:szCs w:val="24"/>
        </w:rPr>
      </w:pPr>
      <w:bookmarkStart w:id="108" w:name="_Toc117274632"/>
      <w:r>
        <w:rPr>
          <w:rFonts w:cstheme="minorHAnsi"/>
          <w:sz w:val="24"/>
          <w:szCs w:val="24"/>
        </w:rPr>
        <w:t>Bill Payments</w:t>
      </w:r>
      <w:bookmarkEnd w:id="108"/>
    </w:p>
    <w:p w14:paraId="679B66E1" w14:textId="77777777" w:rsidR="00FB73BF" w:rsidRPr="0099195F" w:rsidRDefault="00FB73BF" w:rsidP="00FB73BF">
      <w:pPr>
        <w:pStyle w:val="ListParagraph"/>
        <w:numPr>
          <w:ilvl w:val="0"/>
          <w:numId w:val="13"/>
        </w:numPr>
      </w:pPr>
      <w:r w:rsidRPr="0099195F">
        <w:rPr>
          <w:sz w:val="22"/>
          <w:szCs w:val="22"/>
        </w:rPr>
        <w:t>This section is for the customers to Manage the Bill Payments</w:t>
      </w:r>
      <w:r>
        <w:rPr>
          <w:sz w:val="22"/>
          <w:szCs w:val="22"/>
        </w:rPr>
        <w:t>.</w:t>
      </w:r>
    </w:p>
    <w:p w14:paraId="4FC6AE43" w14:textId="77777777" w:rsidR="00FB73BF" w:rsidRDefault="00FB73BF" w:rsidP="00FB73BF">
      <w:pPr>
        <w:pStyle w:val="ListParagraph"/>
        <w:numPr>
          <w:ilvl w:val="0"/>
          <w:numId w:val="13"/>
        </w:numPr>
      </w:pPr>
      <w:r>
        <w:lastRenderedPageBreak/>
        <w:t>The bill payment section includes the following features:</w:t>
      </w:r>
    </w:p>
    <w:p w14:paraId="14182918" w14:textId="77777777" w:rsidR="00FB73BF" w:rsidRDefault="00FB73BF" w:rsidP="00FB73BF">
      <w:pPr>
        <w:pStyle w:val="ListParagraph"/>
        <w:numPr>
          <w:ilvl w:val="1"/>
          <w:numId w:val="13"/>
        </w:numPr>
      </w:pPr>
      <w:r>
        <w:t>Manage Billers</w:t>
      </w:r>
    </w:p>
    <w:p w14:paraId="0F23613C" w14:textId="1F14BB69" w:rsidR="00FB73BF" w:rsidRDefault="00FB73BF" w:rsidP="00FB73BF">
      <w:pPr>
        <w:pStyle w:val="ListParagraph"/>
        <w:numPr>
          <w:ilvl w:val="1"/>
          <w:numId w:val="13"/>
        </w:numPr>
      </w:pPr>
      <w:r>
        <w:t>Pay Bills</w:t>
      </w:r>
    </w:p>
    <w:p w14:paraId="79666F2D" w14:textId="6D9B98D6" w:rsidR="00FB0E43" w:rsidRDefault="00FB0E43" w:rsidP="00FB73BF">
      <w:pPr>
        <w:pStyle w:val="ListParagraph"/>
        <w:numPr>
          <w:ilvl w:val="1"/>
          <w:numId w:val="13"/>
        </w:numPr>
      </w:pPr>
      <w:r>
        <w:t>Pay Adhoc Bills</w:t>
      </w:r>
    </w:p>
    <w:p w14:paraId="5B5606D9" w14:textId="77777777" w:rsidR="00FB73BF" w:rsidRDefault="00FB73BF" w:rsidP="00FB73BF">
      <w:pPr>
        <w:pStyle w:val="ListParagraph"/>
        <w:numPr>
          <w:ilvl w:val="1"/>
          <w:numId w:val="13"/>
        </w:numPr>
      </w:pPr>
      <w:r>
        <w:t>Payment History</w:t>
      </w:r>
    </w:p>
    <w:p w14:paraId="0E519AB0" w14:textId="77777777" w:rsidR="00FB73BF" w:rsidRDefault="00FB73BF" w:rsidP="00FB73BF">
      <w:pPr>
        <w:pStyle w:val="Heading2"/>
        <w:numPr>
          <w:ilvl w:val="1"/>
          <w:numId w:val="4"/>
        </w:numPr>
        <w:rPr>
          <w:sz w:val="24"/>
          <w:szCs w:val="24"/>
        </w:rPr>
      </w:pPr>
      <w:bookmarkStart w:id="109" w:name="_Toc117274633"/>
      <w:r w:rsidRPr="00FB73BF">
        <w:rPr>
          <w:sz w:val="24"/>
          <w:szCs w:val="24"/>
        </w:rPr>
        <w:t>Manage Billers</w:t>
      </w:r>
      <w:bookmarkEnd w:id="109"/>
    </w:p>
    <w:p w14:paraId="7F70E7D3" w14:textId="1D4136C8" w:rsidR="00FB73BF" w:rsidRPr="00816B83" w:rsidRDefault="00FB73BF" w:rsidP="00FB73BF">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Bill Payments</w:t>
      </w:r>
      <w:r w:rsidRPr="00816B83">
        <w:rPr>
          <w:sz w:val="22"/>
          <w:szCs w:val="22"/>
        </w:rPr>
        <w:t xml:space="preserve"> -&gt; Manage </w:t>
      </w:r>
      <w:r>
        <w:rPr>
          <w:sz w:val="22"/>
          <w:szCs w:val="22"/>
        </w:rPr>
        <w:t>Billers</w:t>
      </w:r>
    </w:p>
    <w:p w14:paraId="297A824A" w14:textId="2F0FE203" w:rsidR="00FB73BF" w:rsidRPr="00816B83" w:rsidRDefault="00FB73BF" w:rsidP="00FB73BF">
      <w:pPr>
        <w:pStyle w:val="ListParagraph"/>
        <w:numPr>
          <w:ilvl w:val="0"/>
          <w:numId w:val="13"/>
        </w:numPr>
        <w:rPr>
          <w:sz w:val="22"/>
          <w:szCs w:val="22"/>
        </w:rPr>
      </w:pPr>
      <w:r w:rsidRPr="00816B83">
        <w:rPr>
          <w:sz w:val="22"/>
          <w:szCs w:val="22"/>
        </w:rPr>
        <w:t xml:space="preserve">This section is for the customer to manage the </w:t>
      </w:r>
      <w:r>
        <w:rPr>
          <w:sz w:val="22"/>
          <w:szCs w:val="22"/>
        </w:rPr>
        <w:t>billers</w:t>
      </w:r>
      <w:r w:rsidRPr="00816B83">
        <w:rPr>
          <w:sz w:val="22"/>
          <w:szCs w:val="22"/>
        </w:rPr>
        <w:t xml:space="preserve">. </w:t>
      </w:r>
    </w:p>
    <w:p w14:paraId="5BE51571" w14:textId="77777777" w:rsidR="00FB73BF" w:rsidRPr="00816B83" w:rsidRDefault="00FB73BF" w:rsidP="00FB73BF">
      <w:pPr>
        <w:pStyle w:val="ListParagraph"/>
        <w:numPr>
          <w:ilvl w:val="0"/>
          <w:numId w:val="13"/>
        </w:numPr>
        <w:rPr>
          <w:sz w:val="22"/>
          <w:szCs w:val="22"/>
        </w:rPr>
      </w:pPr>
      <w:r w:rsidRPr="00816B83">
        <w:rPr>
          <w:sz w:val="22"/>
          <w:szCs w:val="22"/>
        </w:rPr>
        <w:t>The user will have the option to do the following:</w:t>
      </w:r>
    </w:p>
    <w:p w14:paraId="7E74719B" w14:textId="2722CC25" w:rsidR="00FB73BF" w:rsidRPr="00816B83" w:rsidRDefault="00FB73BF" w:rsidP="00FB73BF">
      <w:pPr>
        <w:pStyle w:val="ListParagraph"/>
        <w:numPr>
          <w:ilvl w:val="1"/>
          <w:numId w:val="13"/>
        </w:numPr>
        <w:rPr>
          <w:sz w:val="22"/>
          <w:szCs w:val="22"/>
        </w:rPr>
      </w:pPr>
      <w:r w:rsidRPr="00816B83">
        <w:rPr>
          <w:sz w:val="22"/>
          <w:szCs w:val="22"/>
        </w:rPr>
        <w:t xml:space="preserve">View </w:t>
      </w:r>
      <w:r>
        <w:rPr>
          <w:sz w:val="22"/>
          <w:szCs w:val="22"/>
        </w:rPr>
        <w:t>Billers</w:t>
      </w:r>
    </w:p>
    <w:p w14:paraId="5437342E" w14:textId="08DA2106" w:rsidR="00FB73BF" w:rsidRPr="00816B83" w:rsidRDefault="00FB73BF" w:rsidP="00FB73BF">
      <w:pPr>
        <w:pStyle w:val="ListParagraph"/>
        <w:numPr>
          <w:ilvl w:val="1"/>
          <w:numId w:val="13"/>
        </w:numPr>
        <w:rPr>
          <w:sz w:val="22"/>
          <w:szCs w:val="22"/>
        </w:rPr>
      </w:pPr>
      <w:r w:rsidRPr="00816B83">
        <w:rPr>
          <w:sz w:val="22"/>
          <w:szCs w:val="22"/>
        </w:rPr>
        <w:t xml:space="preserve">Add New </w:t>
      </w:r>
      <w:r>
        <w:rPr>
          <w:sz w:val="22"/>
          <w:szCs w:val="22"/>
        </w:rPr>
        <w:t>Billers</w:t>
      </w:r>
    </w:p>
    <w:p w14:paraId="64D99FB3" w14:textId="11F18B3F" w:rsidR="00FB73BF" w:rsidRPr="00816B83" w:rsidRDefault="00FB73BF" w:rsidP="00FB73BF">
      <w:pPr>
        <w:pStyle w:val="ListParagraph"/>
        <w:numPr>
          <w:ilvl w:val="1"/>
          <w:numId w:val="13"/>
        </w:numPr>
        <w:rPr>
          <w:sz w:val="22"/>
          <w:szCs w:val="22"/>
        </w:rPr>
      </w:pPr>
      <w:r w:rsidRPr="00816B83">
        <w:rPr>
          <w:sz w:val="22"/>
          <w:szCs w:val="22"/>
        </w:rPr>
        <w:t xml:space="preserve">Edit </w:t>
      </w:r>
      <w:r>
        <w:rPr>
          <w:sz w:val="22"/>
          <w:szCs w:val="22"/>
        </w:rPr>
        <w:t>Billers</w:t>
      </w:r>
    </w:p>
    <w:p w14:paraId="0BD091D0" w14:textId="5D8EB841" w:rsidR="00FB73BF" w:rsidRPr="00816B83" w:rsidRDefault="00FB73BF" w:rsidP="00FB73BF">
      <w:pPr>
        <w:pStyle w:val="ListParagraph"/>
        <w:numPr>
          <w:ilvl w:val="1"/>
          <w:numId w:val="13"/>
        </w:numPr>
        <w:rPr>
          <w:sz w:val="22"/>
          <w:szCs w:val="22"/>
        </w:rPr>
      </w:pPr>
      <w:r w:rsidRPr="00816B83">
        <w:rPr>
          <w:sz w:val="22"/>
          <w:szCs w:val="22"/>
        </w:rPr>
        <w:t xml:space="preserve">Delete </w:t>
      </w:r>
      <w:r>
        <w:rPr>
          <w:sz w:val="22"/>
          <w:szCs w:val="22"/>
        </w:rPr>
        <w:t>Billers</w:t>
      </w:r>
    </w:p>
    <w:p w14:paraId="5B768EBC" w14:textId="35BB9640" w:rsidR="00FB73BF" w:rsidRDefault="00FB73BF" w:rsidP="00FB73BF">
      <w:pPr>
        <w:pStyle w:val="ListParagraph"/>
        <w:numPr>
          <w:ilvl w:val="0"/>
          <w:numId w:val="13"/>
        </w:numPr>
        <w:rPr>
          <w:sz w:val="22"/>
          <w:szCs w:val="22"/>
        </w:rPr>
      </w:pPr>
      <w:r w:rsidRPr="0A7F2548">
        <w:rPr>
          <w:sz w:val="22"/>
          <w:szCs w:val="22"/>
        </w:rPr>
        <w:t xml:space="preserve">By </w:t>
      </w:r>
      <w:r w:rsidR="001D6A3D" w:rsidRPr="0A7F2548">
        <w:rPr>
          <w:sz w:val="22"/>
          <w:szCs w:val="22"/>
        </w:rPr>
        <w:t>default,</w:t>
      </w:r>
      <w:r w:rsidRPr="0A7F2548">
        <w:rPr>
          <w:sz w:val="22"/>
          <w:szCs w:val="22"/>
        </w:rPr>
        <w:t xml:space="preserve"> on click manage </w:t>
      </w:r>
      <w:r>
        <w:rPr>
          <w:sz w:val="22"/>
          <w:szCs w:val="22"/>
        </w:rPr>
        <w:t>billers,</w:t>
      </w:r>
      <w:r w:rsidRPr="0A7F2548">
        <w:rPr>
          <w:sz w:val="22"/>
          <w:szCs w:val="22"/>
        </w:rPr>
        <w:t xml:space="preserve"> app will launch the view </w:t>
      </w:r>
      <w:r>
        <w:rPr>
          <w:sz w:val="22"/>
          <w:szCs w:val="22"/>
        </w:rPr>
        <w:t>billers</w:t>
      </w:r>
      <w:r w:rsidRPr="0A7F2548">
        <w:rPr>
          <w:sz w:val="22"/>
          <w:szCs w:val="22"/>
        </w:rPr>
        <w:t xml:space="preserve"> screen where the list of </w:t>
      </w:r>
      <w:r>
        <w:rPr>
          <w:sz w:val="22"/>
          <w:szCs w:val="22"/>
        </w:rPr>
        <w:t>billers</w:t>
      </w:r>
      <w:r w:rsidRPr="0A7F2548">
        <w:rPr>
          <w:sz w:val="22"/>
          <w:szCs w:val="22"/>
        </w:rPr>
        <w:t xml:space="preserve"> will be displayed. </w:t>
      </w:r>
    </w:p>
    <w:p w14:paraId="6E4EA8A5" w14:textId="5F808DAB" w:rsidR="00FB73BF" w:rsidRDefault="00FB73BF" w:rsidP="00FB73BF">
      <w:pPr>
        <w:pStyle w:val="Heading3"/>
        <w:numPr>
          <w:ilvl w:val="2"/>
          <w:numId w:val="4"/>
        </w:numPr>
        <w:rPr>
          <w:sz w:val="24"/>
          <w:szCs w:val="24"/>
        </w:rPr>
      </w:pPr>
      <w:bookmarkStart w:id="110" w:name="_Toc117274634"/>
      <w:r w:rsidRPr="00375285">
        <w:rPr>
          <w:sz w:val="24"/>
          <w:szCs w:val="24"/>
        </w:rPr>
        <w:t xml:space="preserve">View </w:t>
      </w:r>
      <w:r w:rsidR="0038637B">
        <w:rPr>
          <w:sz w:val="24"/>
          <w:szCs w:val="24"/>
        </w:rPr>
        <w:t>Billers</w:t>
      </w:r>
      <w:bookmarkEnd w:id="110"/>
    </w:p>
    <w:p w14:paraId="6E66C4C8" w14:textId="7E7DC944" w:rsidR="00FB73BF" w:rsidRPr="00816B83" w:rsidRDefault="00FB73BF" w:rsidP="00FB73BF">
      <w:pPr>
        <w:pStyle w:val="ListParagraph"/>
        <w:numPr>
          <w:ilvl w:val="0"/>
          <w:numId w:val="13"/>
        </w:numPr>
        <w:rPr>
          <w:sz w:val="22"/>
          <w:szCs w:val="22"/>
        </w:rPr>
      </w:pPr>
      <w:r w:rsidRPr="00816B83">
        <w:rPr>
          <w:sz w:val="22"/>
          <w:szCs w:val="22"/>
        </w:rPr>
        <w:t xml:space="preserve">This section is for the customer is to view the list of </w:t>
      </w:r>
      <w:r>
        <w:rPr>
          <w:sz w:val="22"/>
          <w:szCs w:val="22"/>
        </w:rPr>
        <w:t xml:space="preserve">billers </w:t>
      </w:r>
      <w:r w:rsidRPr="00816B83">
        <w:rPr>
          <w:sz w:val="22"/>
          <w:szCs w:val="22"/>
        </w:rPr>
        <w:t xml:space="preserve">added and to view a particular beneficiary detail. </w:t>
      </w:r>
    </w:p>
    <w:p w14:paraId="77D55CBA" w14:textId="2019840B" w:rsidR="00FB73BF" w:rsidRPr="00816B83" w:rsidRDefault="00692D2D" w:rsidP="00FB73BF">
      <w:pPr>
        <w:pStyle w:val="ListParagraph"/>
        <w:numPr>
          <w:ilvl w:val="0"/>
          <w:numId w:val="13"/>
        </w:numPr>
        <w:rPr>
          <w:sz w:val="22"/>
          <w:szCs w:val="22"/>
        </w:rPr>
      </w:pPr>
      <w:r>
        <w:rPr>
          <w:sz w:val="22"/>
          <w:szCs w:val="22"/>
        </w:rPr>
        <w:t>App will display the following details of the billers</w:t>
      </w:r>
      <w:r w:rsidR="00FB73BF" w:rsidRPr="00816B83">
        <w:rPr>
          <w:sz w:val="22"/>
          <w:szCs w:val="22"/>
        </w:rPr>
        <w:t>:</w:t>
      </w:r>
    </w:p>
    <w:p w14:paraId="00E99612" w14:textId="77777777" w:rsidR="00692D2D" w:rsidRDefault="00692D2D" w:rsidP="00FB73BF">
      <w:pPr>
        <w:pStyle w:val="ListParagraph"/>
        <w:numPr>
          <w:ilvl w:val="1"/>
          <w:numId w:val="13"/>
        </w:numPr>
        <w:rPr>
          <w:sz w:val="22"/>
          <w:szCs w:val="22"/>
        </w:rPr>
      </w:pPr>
      <w:r>
        <w:rPr>
          <w:sz w:val="22"/>
          <w:szCs w:val="22"/>
        </w:rPr>
        <w:t>Biller Logo</w:t>
      </w:r>
    </w:p>
    <w:p w14:paraId="693CF70A" w14:textId="7C195AF2" w:rsidR="00692D2D" w:rsidRDefault="00692D2D" w:rsidP="00FB73BF">
      <w:pPr>
        <w:pStyle w:val="ListParagraph"/>
        <w:numPr>
          <w:ilvl w:val="1"/>
          <w:numId w:val="13"/>
        </w:numPr>
        <w:rPr>
          <w:sz w:val="22"/>
          <w:szCs w:val="22"/>
        </w:rPr>
      </w:pPr>
      <w:r>
        <w:rPr>
          <w:sz w:val="22"/>
          <w:szCs w:val="22"/>
        </w:rPr>
        <w:t>Nick Name</w:t>
      </w:r>
    </w:p>
    <w:p w14:paraId="1142818E" w14:textId="77777777" w:rsidR="00692D2D" w:rsidRDefault="00692D2D" w:rsidP="00FB73BF">
      <w:pPr>
        <w:pStyle w:val="ListParagraph"/>
        <w:numPr>
          <w:ilvl w:val="1"/>
          <w:numId w:val="13"/>
        </w:numPr>
        <w:rPr>
          <w:sz w:val="22"/>
          <w:szCs w:val="22"/>
        </w:rPr>
      </w:pPr>
      <w:r>
        <w:rPr>
          <w:sz w:val="22"/>
          <w:szCs w:val="22"/>
        </w:rPr>
        <w:t>Consumer Number</w:t>
      </w:r>
    </w:p>
    <w:p w14:paraId="0BCA3B7E" w14:textId="685911A9" w:rsidR="00692D2D" w:rsidRDefault="00692D2D" w:rsidP="00692D2D">
      <w:pPr>
        <w:pStyle w:val="ListParagraph"/>
        <w:numPr>
          <w:ilvl w:val="1"/>
          <w:numId w:val="13"/>
        </w:numPr>
        <w:rPr>
          <w:sz w:val="22"/>
          <w:szCs w:val="22"/>
        </w:rPr>
      </w:pPr>
      <w:r>
        <w:rPr>
          <w:sz w:val="22"/>
          <w:szCs w:val="22"/>
        </w:rPr>
        <w:t>Biller Name</w:t>
      </w:r>
    </w:p>
    <w:p w14:paraId="3C0765C6" w14:textId="6C162366" w:rsidR="00692D2D" w:rsidRDefault="00692D2D" w:rsidP="00692D2D">
      <w:pPr>
        <w:pStyle w:val="ListParagraph"/>
        <w:numPr>
          <w:ilvl w:val="0"/>
          <w:numId w:val="13"/>
        </w:numPr>
        <w:rPr>
          <w:sz w:val="22"/>
          <w:szCs w:val="22"/>
        </w:rPr>
      </w:pPr>
      <w:r>
        <w:rPr>
          <w:sz w:val="22"/>
          <w:szCs w:val="22"/>
        </w:rPr>
        <w:t>Customer Will have a delete icon next to the record.</w:t>
      </w:r>
    </w:p>
    <w:p w14:paraId="52337FDA" w14:textId="772E04D2" w:rsidR="00FB73BF" w:rsidRDefault="00FB73BF" w:rsidP="00FB73BF">
      <w:pPr>
        <w:pStyle w:val="Heading3"/>
        <w:numPr>
          <w:ilvl w:val="2"/>
          <w:numId w:val="4"/>
        </w:numPr>
        <w:rPr>
          <w:sz w:val="24"/>
          <w:szCs w:val="24"/>
        </w:rPr>
      </w:pPr>
      <w:bookmarkStart w:id="111" w:name="_Toc117274635"/>
      <w:r w:rsidRPr="00375285">
        <w:rPr>
          <w:sz w:val="24"/>
          <w:szCs w:val="24"/>
        </w:rPr>
        <w:t xml:space="preserve">Add </w:t>
      </w:r>
      <w:r w:rsidR="00692D2D">
        <w:rPr>
          <w:sz w:val="24"/>
          <w:szCs w:val="24"/>
        </w:rPr>
        <w:t>Biller</w:t>
      </w:r>
      <w:bookmarkEnd w:id="111"/>
    </w:p>
    <w:p w14:paraId="1CBCC1D0" w14:textId="5408CBAE" w:rsidR="00FB73BF" w:rsidRPr="00816B83" w:rsidRDefault="00FB73BF" w:rsidP="00FB73BF">
      <w:pPr>
        <w:ind w:firstLine="360"/>
        <w:rPr>
          <w:sz w:val="22"/>
          <w:szCs w:val="22"/>
        </w:rPr>
      </w:pPr>
      <w:r w:rsidRPr="00816B83">
        <w:rPr>
          <w:b/>
          <w:bCs/>
          <w:sz w:val="22"/>
          <w:szCs w:val="22"/>
        </w:rPr>
        <w:t>Navigations:</w:t>
      </w:r>
      <w:r w:rsidRPr="00816B83">
        <w:rPr>
          <w:sz w:val="22"/>
          <w:szCs w:val="22"/>
        </w:rPr>
        <w:t xml:space="preserve"> Login -&gt; Menu -&gt; </w:t>
      </w:r>
      <w:r w:rsidR="00692D2D">
        <w:rPr>
          <w:sz w:val="22"/>
          <w:szCs w:val="22"/>
        </w:rPr>
        <w:t>Bill Payment</w:t>
      </w:r>
      <w:r w:rsidRPr="00816B83">
        <w:rPr>
          <w:sz w:val="22"/>
          <w:szCs w:val="22"/>
        </w:rPr>
        <w:t xml:space="preserve"> -&gt; Manage </w:t>
      </w:r>
      <w:r w:rsidR="00692D2D">
        <w:rPr>
          <w:sz w:val="22"/>
          <w:szCs w:val="22"/>
        </w:rPr>
        <w:t>Billers</w:t>
      </w:r>
      <w:r w:rsidRPr="00816B83">
        <w:rPr>
          <w:sz w:val="22"/>
          <w:szCs w:val="22"/>
        </w:rPr>
        <w:t xml:space="preserve"> -&gt; Add </w:t>
      </w:r>
      <w:r w:rsidR="00692D2D">
        <w:rPr>
          <w:sz w:val="22"/>
          <w:szCs w:val="22"/>
        </w:rPr>
        <w:t>Biller</w:t>
      </w:r>
    </w:p>
    <w:p w14:paraId="5ABE97A4" w14:textId="77777777" w:rsidR="00A62F17" w:rsidRPr="00816B83" w:rsidRDefault="00A62F17" w:rsidP="00A62F17">
      <w:pPr>
        <w:ind w:left="360"/>
        <w:rPr>
          <w:b/>
          <w:bCs/>
          <w:sz w:val="24"/>
          <w:szCs w:val="24"/>
        </w:rPr>
      </w:pPr>
      <w:r w:rsidRPr="00816B83">
        <w:rPr>
          <w:b/>
          <w:bCs/>
          <w:sz w:val="24"/>
          <w:szCs w:val="24"/>
        </w:rPr>
        <w:t>Screen 1:</w:t>
      </w:r>
    </w:p>
    <w:p w14:paraId="2D3B5F7E" w14:textId="58399856" w:rsidR="00692D2D" w:rsidRPr="00A62F17" w:rsidRDefault="00FB73BF" w:rsidP="005436F9">
      <w:pPr>
        <w:pStyle w:val="ListParagraph"/>
        <w:numPr>
          <w:ilvl w:val="0"/>
          <w:numId w:val="13"/>
        </w:numPr>
        <w:rPr>
          <w:sz w:val="22"/>
          <w:szCs w:val="22"/>
        </w:rPr>
      </w:pPr>
      <w:r w:rsidRPr="00A62F17">
        <w:rPr>
          <w:sz w:val="22"/>
          <w:szCs w:val="22"/>
        </w:rPr>
        <w:t xml:space="preserve">This section is for the customer is to add a new </w:t>
      </w:r>
      <w:r w:rsidR="00692D2D" w:rsidRPr="00A62F17">
        <w:rPr>
          <w:sz w:val="22"/>
          <w:szCs w:val="22"/>
        </w:rPr>
        <w:t>biller</w:t>
      </w:r>
      <w:r w:rsidRPr="00A62F17">
        <w:rPr>
          <w:sz w:val="22"/>
          <w:szCs w:val="22"/>
        </w:rPr>
        <w:t>.</w:t>
      </w:r>
    </w:p>
    <w:p w14:paraId="6EC8C640" w14:textId="77777777" w:rsidR="00692D2D" w:rsidRDefault="00692D2D" w:rsidP="00FB73BF">
      <w:pPr>
        <w:pStyle w:val="ListParagraph"/>
        <w:numPr>
          <w:ilvl w:val="0"/>
          <w:numId w:val="13"/>
        </w:numPr>
        <w:rPr>
          <w:sz w:val="22"/>
          <w:szCs w:val="22"/>
        </w:rPr>
      </w:pPr>
      <w:r>
        <w:rPr>
          <w:sz w:val="22"/>
          <w:szCs w:val="22"/>
        </w:rPr>
        <w:t>User needs to select biller category from Dropdown which includes</w:t>
      </w:r>
    </w:p>
    <w:p w14:paraId="3CF977F0" w14:textId="1C7C8910" w:rsidR="00692D2D" w:rsidRDefault="00692D2D" w:rsidP="00692D2D">
      <w:pPr>
        <w:pStyle w:val="ListParagraph"/>
        <w:numPr>
          <w:ilvl w:val="1"/>
          <w:numId w:val="13"/>
        </w:numPr>
        <w:rPr>
          <w:sz w:val="22"/>
          <w:szCs w:val="22"/>
        </w:rPr>
      </w:pPr>
      <w:r>
        <w:rPr>
          <w:sz w:val="22"/>
          <w:szCs w:val="22"/>
        </w:rPr>
        <w:t>Telephony Payment</w:t>
      </w:r>
    </w:p>
    <w:p w14:paraId="0DF69647" w14:textId="14569EE3" w:rsidR="00692D2D" w:rsidRDefault="00692D2D" w:rsidP="00692D2D">
      <w:pPr>
        <w:pStyle w:val="ListParagraph"/>
        <w:numPr>
          <w:ilvl w:val="1"/>
          <w:numId w:val="13"/>
        </w:numPr>
        <w:rPr>
          <w:sz w:val="22"/>
          <w:szCs w:val="22"/>
        </w:rPr>
      </w:pPr>
      <w:r>
        <w:rPr>
          <w:sz w:val="22"/>
          <w:szCs w:val="22"/>
        </w:rPr>
        <w:t>Electricity &amp; Water</w:t>
      </w:r>
    </w:p>
    <w:p w14:paraId="72D0F5E1" w14:textId="1254D2D6" w:rsidR="00A62F17" w:rsidRDefault="00A62F17" w:rsidP="00692D2D">
      <w:pPr>
        <w:pStyle w:val="ListParagraph"/>
        <w:numPr>
          <w:ilvl w:val="1"/>
          <w:numId w:val="13"/>
        </w:numPr>
        <w:rPr>
          <w:sz w:val="22"/>
          <w:szCs w:val="22"/>
        </w:rPr>
      </w:pPr>
      <w:r>
        <w:rPr>
          <w:sz w:val="22"/>
          <w:szCs w:val="22"/>
        </w:rPr>
        <w:t>Roads &amp; Tolls</w:t>
      </w:r>
    </w:p>
    <w:p w14:paraId="1544A2C1" w14:textId="415F4F00" w:rsidR="00A62F17" w:rsidRDefault="00A62F17" w:rsidP="00692D2D">
      <w:pPr>
        <w:pStyle w:val="ListParagraph"/>
        <w:numPr>
          <w:ilvl w:val="1"/>
          <w:numId w:val="13"/>
        </w:numPr>
        <w:rPr>
          <w:sz w:val="22"/>
          <w:szCs w:val="22"/>
        </w:rPr>
      </w:pPr>
      <w:r>
        <w:rPr>
          <w:sz w:val="22"/>
          <w:szCs w:val="22"/>
        </w:rPr>
        <w:t>Charity</w:t>
      </w:r>
    </w:p>
    <w:p w14:paraId="3A78014B" w14:textId="65CD4556" w:rsidR="00A62F17" w:rsidRDefault="00A62F17" w:rsidP="00692D2D">
      <w:pPr>
        <w:pStyle w:val="ListParagraph"/>
        <w:numPr>
          <w:ilvl w:val="1"/>
          <w:numId w:val="13"/>
        </w:numPr>
        <w:rPr>
          <w:sz w:val="22"/>
          <w:szCs w:val="22"/>
        </w:rPr>
      </w:pPr>
      <w:r>
        <w:rPr>
          <w:sz w:val="22"/>
          <w:szCs w:val="22"/>
        </w:rPr>
        <w:t>Other</w:t>
      </w:r>
    </w:p>
    <w:p w14:paraId="656D2F9A" w14:textId="37ACEEC4" w:rsidR="00A62F17" w:rsidRDefault="00A62F17" w:rsidP="00A62F17">
      <w:pPr>
        <w:pStyle w:val="ListParagraph"/>
        <w:numPr>
          <w:ilvl w:val="0"/>
          <w:numId w:val="13"/>
        </w:numPr>
        <w:rPr>
          <w:sz w:val="22"/>
          <w:szCs w:val="22"/>
        </w:rPr>
      </w:pPr>
      <w:r>
        <w:rPr>
          <w:sz w:val="22"/>
          <w:szCs w:val="22"/>
        </w:rPr>
        <w:t>The following are list of billers for each category:</w:t>
      </w:r>
    </w:p>
    <w:p w14:paraId="7F4EB792" w14:textId="77777777" w:rsidR="00A62F17" w:rsidRDefault="00A62F17" w:rsidP="00A62F17">
      <w:pPr>
        <w:pStyle w:val="ListParagraph"/>
        <w:numPr>
          <w:ilvl w:val="1"/>
          <w:numId w:val="13"/>
        </w:numPr>
        <w:rPr>
          <w:sz w:val="22"/>
          <w:szCs w:val="22"/>
        </w:rPr>
      </w:pPr>
      <w:r>
        <w:rPr>
          <w:sz w:val="22"/>
          <w:szCs w:val="22"/>
        </w:rPr>
        <w:lastRenderedPageBreak/>
        <w:t>Telephony Payment</w:t>
      </w:r>
    </w:p>
    <w:p w14:paraId="09E55DF8" w14:textId="77777777" w:rsidR="00A62F17" w:rsidRDefault="00A62F17" w:rsidP="00A62F17">
      <w:pPr>
        <w:pStyle w:val="ListParagraph"/>
        <w:numPr>
          <w:ilvl w:val="2"/>
          <w:numId w:val="13"/>
        </w:numPr>
        <w:rPr>
          <w:sz w:val="22"/>
          <w:szCs w:val="22"/>
        </w:rPr>
      </w:pPr>
      <w:r>
        <w:rPr>
          <w:sz w:val="22"/>
          <w:szCs w:val="22"/>
        </w:rPr>
        <w:t>Etisalat</w:t>
      </w:r>
    </w:p>
    <w:p w14:paraId="3F52A55F" w14:textId="77777777" w:rsidR="00A62F17" w:rsidRDefault="00A62F17" w:rsidP="00A62F17">
      <w:pPr>
        <w:pStyle w:val="ListParagraph"/>
        <w:numPr>
          <w:ilvl w:val="2"/>
          <w:numId w:val="13"/>
        </w:numPr>
        <w:rPr>
          <w:sz w:val="22"/>
          <w:szCs w:val="22"/>
        </w:rPr>
      </w:pPr>
      <w:r>
        <w:rPr>
          <w:sz w:val="22"/>
          <w:szCs w:val="22"/>
        </w:rPr>
        <w:t>DU</w:t>
      </w:r>
    </w:p>
    <w:p w14:paraId="609F02C7" w14:textId="77777777" w:rsidR="00A62F17" w:rsidRDefault="00A62F17" w:rsidP="00A62F17">
      <w:pPr>
        <w:pStyle w:val="ListParagraph"/>
        <w:numPr>
          <w:ilvl w:val="1"/>
          <w:numId w:val="13"/>
        </w:numPr>
        <w:rPr>
          <w:sz w:val="22"/>
          <w:szCs w:val="22"/>
        </w:rPr>
      </w:pPr>
      <w:r>
        <w:rPr>
          <w:sz w:val="22"/>
          <w:szCs w:val="22"/>
        </w:rPr>
        <w:t>Electricity &amp; Water</w:t>
      </w:r>
    </w:p>
    <w:p w14:paraId="4F3A8141" w14:textId="77777777" w:rsidR="00A62F17" w:rsidRDefault="00A62F17" w:rsidP="00A62F17">
      <w:pPr>
        <w:pStyle w:val="ListParagraph"/>
        <w:numPr>
          <w:ilvl w:val="2"/>
          <w:numId w:val="13"/>
        </w:numPr>
        <w:rPr>
          <w:sz w:val="22"/>
          <w:szCs w:val="22"/>
        </w:rPr>
      </w:pPr>
      <w:r>
        <w:rPr>
          <w:sz w:val="22"/>
          <w:szCs w:val="22"/>
        </w:rPr>
        <w:t>DEWA</w:t>
      </w:r>
    </w:p>
    <w:p w14:paraId="127D8936" w14:textId="77777777" w:rsidR="00A62F17" w:rsidRDefault="00A62F17" w:rsidP="00A62F17">
      <w:pPr>
        <w:pStyle w:val="ListParagraph"/>
        <w:numPr>
          <w:ilvl w:val="2"/>
          <w:numId w:val="13"/>
        </w:numPr>
        <w:rPr>
          <w:sz w:val="22"/>
          <w:szCs w:val="22"/>
        </w:rPr>
      </w:pPr>
      <w:r>
        <w:rPr>
          <w:sz w:val="22"/>
          <w:szCs w:val="22"/>
        </w:rPr>
        <w:t>SEWA</w:t>
      </w:r>
    </w:p>
    <w:p w14:paraId="750593FC" w14:textId="77777777" w:rsidR="00A62F17" w:rsidRDefault="00A62F17" w:rsidP="00A62F17">
      <w:pPr>
        <w:pStyle w:val="ListParagraph"/>
        <w:numPr>
          <w:ilvl w:val="2"/>
          <w:numId w:val="13"/>
        </w:numPr>
        <w:rPr>
          <w:sz w:val="22"/>
          <w:szCs w:val="22"/>
        </w:rPr>
      </w:pPr>
      <w:r>
        <w:rPr>
          <w:sz w:val="22"/>
          <w:szCs w:val="22"/>
        </w:rPr>
        <w:t>ADDC</w:t>
      </w:r>
    </w:p>
    <w:p w14:paraId="720B33AA" w14:textId="77777777" w:rsidR="00A62F17" w:rsidRDefault="00A62F17" w:rsidP="00A62F17">
      <w:pPr>
        <w:pStyle w:val="ListParagraph"/>
        <w:numPr>
          <w:ilvl w:val="2"/>
          <w:numId w:val="13"/>
        </w:numPr>
        <w:rPr>
          <w:sz w:val="22"/>
          <w:szCs w:val="22"/>
        </w:rPr>
      </w:pPr>
      <w:r>
        <w:rPr>
          <w:sz w:val="22"/>
          <w:szCs w:val="22"/>
        </w:rPr>
        <w:t>AADC</w:t>
      </w:r>
    </w:p>
    <w:p w14:paraId="32C9EA2F" w14:textId="77777777" w:rsidR="00A62F17" w:rsidRDefault="00A62F17" w:rsidP="00A62F17">
      <w:pPr>
        <w:pStyle w:val="ListParagraph"/>
        <w:numPr>
          <w:ilvl w:val="2"/>
          <w:numId w:val="13"/>
        </w:numPr>
        <w:rPr>
          <w:sz w:val="22"/>
          <w:szCs w:val="22"/>
        </w:rPr>
      </w:pPr>
      <w:r>
        <w:rPr>
          <w:sz w:val="22"/>
          <w:szCs w:val="22"/>
        </w:rPr>
        <w:t>FEWA</w:t>
      </w:r>
    </w:p>
    <w:p w14:paraId="0729D66F" w14:textId="77777777" w:rsidR="00A62F17" w:rsidRDefault="00A62F17" w:rsidP="00A62F17">
      <w:pPr>
        <w:pStyle w:val="ListParagraph"/>
        <w:numPr>
          <w:ilvl w:val="1"/>
          <w:numId w:val="13"/>
        </w:numPr>
        <w:rPr>
          <w:sz w:val="22"/>
          <w:szCs w:val="22"/>
        </w:rPr>
      </w:pPr>
      <w:r>
        <w:rPr>
          <w:sz w:val="22"/>
          <w:szCs w:val="22"/>
        </w:rPr>
        <w:t>Roads &amp; Tolls</w:t>
      </w:r>
    </w:p>
    <w:p w14:paraId="6B140D21" w14:textId="77777777" w:rsidR="00A62F17" w:rsidRDefault="00A62F17" w:rsidP="00A62F17">
      <w:pPr>
        <w:pStyle w:val="ListParagraph"/>
        <w:numPr>
          <w:ilvl w:val="2"/>
          <w:numId w:val="13"/>
        </w:numPr>
        <w:rPr>
          <w:sz w:val="22"/>
          <w:szCs w:val="22"/>
        </w:rPr>
      </w:pPr>
      <w:r>
        <w:rPr>
          <w:sz w:val="22"/>
          <w:szCs w:val="22"/>
        </w:rPr>
        <w:t>Salik Dubai</w:t>
      </w:r>
    </w:p>
    <w:p w14:paraId="7B489CA7" w14:textId="77777777" w:rsidR="00A62F17" w:rsidRDefault="00A62F17" w:rsidP="00A62F17">
      <w:pPr>
        <w:pStyle w:val="ListParagraph"/>
        <w:numPr>
          <w:ilvl w:val="2"/>
          <w:numId w:val="13"/>
        </w:numPr>
        <w:rPr>
          <w:sz w:val="22"/>
          <w:szCs w:val="22"/>
        </w:rPr>
      </w:pPr>
      <w:r>
        <w:rPr>
          <w:sz w:val="22"/>
          <w:szCs w:val="22"/>
        </w:rPr>
        <w:t>Abu Dhabi Toll</w:t>
      </w:r>
    </w:p>
    <w:p w14:paraId="2BAEA1A3" w14:textId="77777777" w:rsidR="00A62F17" w:rsidRDefault="00A62F17" w:rsidP="00A62F17">
      <w:pPr>
        <w:pStyle w:val="ListParagraph"/>
        <w:numPr>
          <w:ilvl w:val="2"/>
          <w:numId w:val="13"/>
        </w:numPr>
        <w:rPr>
          <w:sz w:val="22"/>
          <w:szCs w:val="22"/>
        </w:rPr>
      </w:pPr>
      <w:r>
        <w:rPr>
          <w:sz w:val="22"/>
          <w:szCs w:val="22"/>
        </w:rPr>
        <w:t>Noll Top Up</w:t>
      </w:r>
    </w:p>
    <w:p w14:paraId="657BC480" w14:textId="77777777" w:rsidR="00A62F17" w:rsidRDefault="00A62F17" w:rsidP="00A62F17">
      <w:pPr>
        <w:pStyle w:val="ListParagraph"/>
        <w:numPr>
          <w:ilvl w:val="2"/>
          <w:numId w:val="13"/>
        </w:numPr>
        <w:rPr>
          <w:sz w:val="22"/>
          <w:szCs w:val="22"/>
        </w:rPr>
      </w:pPr>
      <w:r>
        <w:rPr>
          <w:sz w:val="22"/>
          <w:szCs w:val="22"/>
        </w:rPr>
        <w:t>Dubai Police</w:t>
      </w:r>
    </w:p>
    <w:p w14:paraId="582E5DFB" w14:textId="5D83963F" w:rsidR="00A62F17" w:rsidRDefault="00A62F17" w:rsidP="00A62F17">
      <w:pPr>
        <w:pStyle w:val="ListParagraph"/>
        <w:numPr>
          <w:ilvl w:val="2"/>
          <w:numId w:val="13"/>
        </w:numPr>
        <w:rPr>
          <w:sz w:val="22"/>
          <w:szCs w:val="22"/>
        </w:rPr>
      </w:pPr>
      <w:proofErr w:type="spellStart"/>
      <w:r>
        <w:rPr>
          <w:sz w:val="22"/>
          <w:szCs w:val="22"/>
        </w:rPr>
        <w:t>Mawaqi</w:t>
      </w:r>
      <w:r w:rsidR="004B02F2">
        <w:rPr>
          <w:sz w:val="22"/>
          <w:szCs w:val="22"/>
        </w:rPr>
        <w:t>f</w:t>
      </w:r>
      <w:proofErr w:type="spellEnd"/>
    </w:p>
    <w:p w14:paraId="05D84D37" w14:textId="77777777" w:rsidR="00A62F17" w:rsidRDefault="00A62F17" w:rsidP="00A62F17">
      <w:pPr>
        <w:pStyle w:val="ListParagraph"/>
        <w:numPr>
          <w:ilvl w:val="1"/>
          <w:numId w:val="13"/>
        </w:numPr>
        <w:rPr>
          <w:sz w:val="22"/>
          <w:szCs w:val="22"/>
        </w:rPr>
      </w:pPr>
      <w:r>
        <w:rPr>
          <w:sz w:val="22"/>
          <w:szCs w:val="22"/>
        </w:rPr>
        <w:t>Charity</w:t>
      </w:r>
    </w:p>
    <w:p w14:paraId="5616E117" w14:textId="77777777" w:rsidR="00A62F17" w:rsidRDefault="00A62F17" w:rsidP="00A62F17">
      <w:pPr>
        <w:pStyle w:val="ListParagraph"/>
        <w:numPr>
          <w:ilvl w:val="2"/>
          <w:numId w:val="13"/>
        </w:numPr>
        <w:rPr>
          <w:sz w:val="22"/>
          <w:szCs w:val="22"/>
        </w:rPr>
      </w:pPr>
      <w:r>
        <w:rPr>
          <w:sz w:val="22"/>
          <w:szCs w:val="22"/>
        </w:rPr>
        <w:t>Zakat Fund</w:t>
      </w:r>
    </w:p>
    <w:p w14:paraId="46C60C57" w14:textId="77777777" w:rsidR="00A62F17" w:rsidRDefault="00A62F17" w:rsidP="00A62F17">
      <w:pPr>
        <w:pStyle w:val="ListParagraph"/>
        <w:numPr>
          <w:ilvl w:val="2"/>
          <w:numId w:val="13"/>
        </w:numPr>
        <w:rPr>
          <w:sz w:val="22"/>
          <w:szCs w:val="22"/>
        </w:rPr>
      </w:pPr>
      <w:r>
        <w:rPr>
          <w:sz w:val="22"/>
          <w:szCs w:val="22"/>
        </w:rPr>
        <w:t xml:space="preserve">Beit Al </w:t>
      </w:r>
      <w:proofErr w:type="spellStart"/>
      <w:r>
        <w:rPr>
          <w:sz w:val="22"/>
          <w:szCs w:val="22"/>
        </w:rPr>
        <w:t>Khair</w:t>
      </w:r>
      <w:proofErr w:type="spellEnd"/>
    </w:p>
    <w:p w14:paraId="36D44F68" w14:textId="77777777" w:rsidR="00A62F17" w:rsidRDefault="00A62F17" w:rsidP="00A62F17">
      <w:pPr>
        <w:pStyle w:val="ListParagraph"/>
        <w:numPr>
          <w:ilvl w:val="1"/>
          <w:numId w:val="13"/>
        </w:numPr>
        <w:rPr>
          <w:sz w:val="22"/>
          <w:szCs w:val="22"/>
        </w:rPr>
      </w:pPr>
      <w:r>
        <w:rPr>
          <w:sz w:val="22"/>
          <w:szCs w:val="22"/>
        </w:rPr>
        <w:t>Other</w:t>
      </w:r>
    </w:p>
    <w:p w14:paraId="0050A5FB" w14:textId="195394E8" w:rsidR="00A62F17" w:rsidRPr="00A62F17" w:rsidRDefault="00A62F17" w:rsidP="005436F9">
      <w:pPr>
        <w:pStyle w:val="ListParagraph"/>
        <w:numPr>
          <w:ilvl w:val="1"/>
          <w:numId w:val="13"/>
        </w:numPr>
        <w:rPr>
          <w:sz w:val="22"/>
          <w:szCs w:val="22"/>
        </w:rPr>
      </w:pPr>
      <w:r w:rsidRPr="00A62F17">
        <w:rPr>
          <w:sz w:val="22"/>
          <w:szCs w:val="22"/>
        </w:rPr>
        <w:t>E-</w:t>
      </w:r>
      <w:proofErr w:type="spellStart"/>
      <w:r w:rsidRPr="00A62F17">
        <w:rPr>
          <w:sz w:val="22"/>
          <w:szCs w:val="22"/>
        </w:rPr>
        <w:t>Dhiram</w:t>
      </w:r>
      <w:proofErr w:type="spellEnd"/>
    </w:p>
    <w:p w14:paraId="008DA9B7" w14:textId="1B307895" w:rsidR="00FB73BF" w:rsidRPr="00816B83" w:rsidRDefault="00FB73BF" w:rsidP="00FB73BF">
      <w:pPr>
        <w:pStyle w:val="ListParagraph"/>
        <w:numPr>
          <w:ilvl w:val="0"/>
          <w:numId w:val="13"/>
        </w:numPr>
        <w:rPr>
          <w:sz w:val="22"/>
          <w:szCs w:val="22"/>
        </w:rPr>
      </w:pPr>
      <w:r w:rsidRPr="00816B83">
        <w:rPr>
          <w:sz w:val="22"/>
          <w:szCs w:val="22"/>
        </w:rPr>
        <w:t xml:space="preserve">The </w:t>
      </w:r>
      <w:r w:rsidR="00A62F17">
        <w:rPr>
          <w:sz w:val="22"/>
          <w:szCs w:val="22"/>
        </w:rPr>
        <w:t>following are list of fields to be captured for each biller:</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FB73BF" w14:paraId="0F8910F9"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5B486E7" w14:textId="77777777" w:rsidR="00FB73BF" w:rsidRDefault="00FB73BF" w:rsidP="005436F9">
            <w:proofErr w:type="gramStart"/>
            <w:r>
              <w:rPr>
                <w:rFonts w:ascii="Calibri" w:hAnsi="Calibri" w:cs="Calibri"/>
                <w:b w:val="0"/>
                <w:bCs w:val="0"/>
                <w:color w:val="FFFFFF"/>
              </w:rPr>
              <w:t>#.No</w:t>
            </w:r>
            <w:proofErr w:type="gramEnd"/>
          </w:p>
        </w:tc>
        <w:tc>
          <w:tcPr>
            <w:tcW w:w="1675" w:type="dxa"/>
          </w:tcPr>
          <w:p w14:paraId="09A83951"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15AB9EDC"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73FA2DDE"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5FBE9695"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2DA3B290"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7C060F62"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FB73BF" w14:paraId="1F90216D"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85CE95D" w14:textId="77777777" w:rsidR="00FB73BF" w:rsidRPr="001A09D4" w:rsidRDefault="00FB73BF" w:rsidP="00692D2D">
            <w:pPr>
              <w:pStyle w:val="ListParagraph"/>
              <w:numPr>
                <w:ilvl w:val="0"/>
                <w:numId w:val="62"/>
              </w:numPr>
              <w:spacing w:before="60"/>
              <w:contextualSpacing w:val="0"/>
              <w:jc w:val="both"/>
            </w:pPr>
          </w:p>
        </w:tc>
        <w:tc>
          <w:tcPr>
            <w:tcW w:w="1675" w:type="dxa"/>
          </w:tcPr>
          <w:p w14:paraId="3F716482"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Nick Name</w:t>
            </w:r>
          </w:p>
        </w:tc>
        <w:tc>
          <w:tcPr>
            <w:tcW w:w="1335" w:type="dxa"/>
          </w:tcPr>
          <w:p w14:paraId="7C29B341"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66CEB142"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Numeric</w:t>
            </w:r>
          </w:p>
        </w:tc>
        <w:tc>
          <w:tcPr>
            <w:tcW w:w="1043" w:type="dxa"/>
          </w:tcPr>
          <w:p w14:paraId="22731981"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4A62C40"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65FC6A8A"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r>
      <w:tr w:rsidR="00FB73BF" w14:paraId="48FD9E8E"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75F1EA6" w14:textId="77777777" w:rsidR="00FB73BF" w:rsidRPr="001A09D4" w:rsidRDefault="00FB73BF" w:rsidP="00692D2D">
            <w:pPr>
              <w:pStyle w:val="ListParagraph"/>
              <w:numPr>
                <w:ilvl w:val="0"/>
                <w:numId w:val="62"/>
              </w:numPr>
              <w:spacing w:before="60"/>
              <w:contextualSpacing w:val="0"/>
              <w:jc w:val="both"/>
            </w:pPr>
          </w:p>
        </w:tc>
        <w:tc>
          <w:tcPr>
            <w:tcW w:w="1675" w:type="dxa"/>
          </w:tcPr>
          <w:p w14:paraId="1727AE28" w14:textId="3B282F58" w:rsidR="00D94C19" w:rsidRDefault="00787032" w:rsidP="005436F9">
            <w:pPr>
              <w:cnfStyle w:val="000000000000" w:firstRow="0" w:lastRow="0" w:firstColumn="0" w:lastColumn="0" w:oddVBand="0" w:evenVBand="0" w:oddHBand="0" w:evenHBand="0" w:firstRowFirstColumn="0" w:firstRowLastColumn="0" w:lastRowFirstColumn="0" w:lastRowLastColumn="0"/>
            </w:pPr>
            <w:r>
              <w:t>Consumer Number</w:t>
            </w:r>
            <w:r w:rsidR="00D94C19">
              <w:t xml:space="preserve"> / Mobile Number / NOL Card Number</w:t>
            </w:r>
          </w:p>
        </w:tc>
        <w:tc>
          <w:tcPr>
            <w:tcW w:w="1335" w:type="dxa"/>
          </w:tcPr>
          <w:p w14:paraId="68510514"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073CB439"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Numeric</w:t>
            </w:r>
          </w:p>
        </w:tc>
        <w:tc>
          <w:tcPr>
            <w:tcW w:w="1043" w:type="dxa"/>
          </w:tcPr>
          <w:p w14:paraId="3EDAAE06" w14:textId="113F8C05"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6652E250"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14C0F181"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 xml:space="preserve">By default, the primary account should be selected. </w:t>
            </w:r>
            <w:r>
              <w:br/>
            </w:r>
            <w:r>
              <w:br/>
              <w:t>If only one account is there, it should be defaulted.</w:t>
            </w:r>
          </w:p>
        </w:tc>
      </w:tr>
      <w:tr w:rsidR="00FB73BF" w14:paraId="57962C6C"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4B88C5F" w14:textId="77777777" w:rsidR="00FB73BF" w:rsidRPr="001A09D4" w:rsidRDefault="00FB73BF" w:rsidP="00692D2D">
            <w:pPr>
              <w:pStyle w:val="ListParagraph"/>
              <w:numPr>
                <w:ilvl w:val="0"/>
                <w:numId w:val="62"/>
              </w:numPr>
              <w:spacing w:before="60"/>
              <w:contextualSpacing w:val="0"/>
              <w:jc w:val="both"/>
            </w:pPr>
          </w:p>
        </w:tc>
        <w:tc>
          <w:tcPr>
            <w:tcW w:w="1675" w:type="dxa"/>
          </w:tcPr>
          <w:p w14:paraId="76EDE9BB" w14:textId="0B65EA82" w:rsidR="00FB73BF" w:rsidRDefault="00787032" w:rsidP="005436F9">
            <w:pPr>
              <w:cnfStyle w:val="000000100000" w:firstRow="0" w:lastRow="0" w:firstColumn="0" w:lastColumn="0" w:oddVBand="0" w:evenVBand="0" w:oddHBand="1" w:evenHBand="0" w:firstRowFirstColumn="0" w:firstRowLastColumn="0" w:lastRowFirstColumn="0" w:lastRowLastColumn="0"/>
            </w:pPr>
            <w:r>
              <w:t>Custom Fields</w:t>
            </w:r>
          </w:p>
        </w:tc>
        <w:tc>
          <w:tcPr>
            <w:tcW w:w="1335" w:type="dxa"/>
          </w:tcPr>
          <w:p w14:paraId="202CA73E" w14:textId="6F653E13"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467" w:type="dxa"/>
          </w:tcPr>
          <w:p w14:paraId="6C18B62F"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0B121FEA"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515F0AC8"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462D6C07" w14:textId="38FD6BA4" w:rsidR="00FB73BF" w:rsidRDefault="00787032" w:rsidP="005436F9">
            <w:pPr>
              <w:cnfStyle w:val="000000100000" w:firstRow="0" w:lastRow="0" w:firstColumn="0" w:lastColumn="0" w:oddVBand="0" w:evenVBand="0" w:oddHBand="1" w:evenHBand="0" w:firstRowFirstColumn="0" w:firstRowLastColumn="0" w:lastRowFirstColumn="0" w:lastRowLastColumn="0"/>
            </w:pPr>
            <w:r>
              <w:t>This fields applicable for the respective biller which is mentioned below</w:t>
            </w:r>
          </w:p>
        </w:tc>
      </w:tr>
      <w:tr w:rsidR="00FB73BF" w14:paraId="457AC62B" w14:textId="77777777" w:rsidTr="00443293">
        <w:tc>
          <w:tcPr>
            <w:cnfStyle w:val="001000000000" w:firstRow="0" w:lastRow="0" w:firstColumn="1" w:lastColumn="0" w:oddVBand="0" w:evenVBand="0" w:oddHBand="0" w:evenHBand="0" w:firstRowFirstColumn="0" w:firstRowLastColumn="0" w:lastRowFirstColumn="0" w:lastRowLastColumn="0"/>
            <w:tcW w:w="640" w:type="dxa"/>
          </w:tcPr>
          <w:p w14:paraId="2DEC9DD5" w14:textId="77777777" w:rsidR="00FB73BF" w:rsidRPr="001A09D4" w:rsidRDefault="00FB73BF" w:rsidP="00692D2D">
            <w:pPr>
              <w:pStyle w:val="ListParagraph"/>
              <w:numPr>
                <w:ilvl w:val="0"/>
                <w:numId w:val="62"/>
              </w:numPr>
              <w:spacing w:before="60"/>
              <w:contextualSpacing w:val="0"/>
              <w:jc w:val="both"/>
            </w:pPr>
          </w:p>
        </w:tc>
        <w:tc>
          <w:tcPr>
            <w:tcW w:w="1675" w:type="dxa"/>
            <w:shd w:val="clear" w:color="auto" w:fill="FFFF00"/>
          </w:tcPr>
          <w:p w14:paraId="696FB424"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Bank Name</w:t>
            </w:r>
          </w:p>
        </w:tc>
        <w:tc>
          <w:tcPr>
            <w:tcW w:w="1335" w:type="dxa"/>
            <w:shd w:val="clear" w:color="auto" w:fill="FFFF00"/>
          </w:tcPr>
          <w:p w14:paraId="7D5EB904"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shd w:val="clear" w:color="auto" w:fill="FFFF00"/>
          </w:tcPr>
          <w:p w14:paraId="35ECDCE5"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043" w:type="dxa"/>
            <w:shd w:val="clear" w:color="auto" w:fill="FFFF00"/>
          </w:tcPr>
          <w:p w14:paraId="5AE2FC34"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308" w:type="dxa"/>
            <w:shd w:val="clear" w:color="auto" w:fill="FFFF00"/>
          </w:tcPr>
          <w:p w14:paraId="50F24DE0"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2445" w:type="dxa"/>
            <w:shd w:val="clear" w:color="auto" w:fill="FFFF00"/>
          </w:tcPr>
          <w:p w14:paraId="7AA2754B"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r>
      <w:tr w:rsidR="00FB73BF" w14:paraId="376861C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2112648" w14:textId="77777777" w:rsidR="00FB73BF" w:rsidRPr="001A09D4" w:rsidRDefault="00FB73BF" w:rsidP="00692D2D">
            <w:pPr>
              <w:pStyle w:val="ListParagraph"/>
              <w:numPr>
                <w:ilvl w:val="0"/>
                <w:numId w:val="62"/>
              </w:numPr>
              <w:spacing w:before="60"/>
              <w:contextualSpacing w:val="0"/>
              <w:jc w:val="both"/>
            </w:pPr>
          </w:p>
        </w:tc>
        <w:tc>
          <w:tcPr>
            <w:tcW w:w="1675" w:type="dxa"/>
          </w:tcPr>
          <w:p w14:paraId="36F656A6"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2366E484"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3D5956FF"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276B5393"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5B71E732"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3BBF5D3B"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FB73BF" w14:paraId="5387328A"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3A7BAB64" w14:textId="77777777" w:rsidR="00FB73BF" w:rsidRPr="001A09D4" w:rsidRDefault="00FB73BF" w:rsidP="00692D2D">
            <w:pPr>
              <w:pStyle w:val="ListParagraph"/>
              <w:numPr>
                <w:ilvl w:val="0"/>
                <w:numId w:val="62"/>
              </w:numPr>
              <w:spacing w:before="60"/>
              <w:contextualSpacing w:val="0"/>
              <w:jc w:val="both"/>
            </w:pPr>
          </w:p>
        </w:tc>
        <w:tc>
          <w:tcPr>
            <w:tcW w:w="1675" w:type="dxa"/>
          </w:tcPr>
          <w:p w14:paraId="356AF997"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63F5DCA9"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6A1F322F"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49D51967"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0F3C6694"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B37ED4C"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 xml:space="preserve">n click the button app will prompt “Do you want to </w:t>
            </w:r>
            <w:r>
              <w:rPr>
                <w:rFonts w:cstheme="minorHAnsi"/>
              </w:rPr>
              <w:lastRenderedPageBreak/>
              <w:t>cancel the progress? With an option Yes and No”.</w:t>
            </w:r>
          </w:p>
          <w:p w14:paraId="4B97328F" w14:textId="77777777" w:rsidR="00FB73BF" w:rsidRPr="00C52459" w:rsidRDefault="00FB73BF"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rPr>
                <w:rFonts w:cstheme="minorHAnsi"/>
              </w:rPr>
            </w:pPr>
            <w:r w:rsidRPr="00C52459">
              <w:rPr>
                <w:rFonts w:cstheme="minorHAnsi"/>
              </w:rPr>
              <w:t xml:space="preserve">On click Yes, app will redirect to the main screen.  </w:t>
            </w:r>
          </w:p>
          <w:p w14:paraId="027B6966" w14:textId="77777777" w:rsidR="00FB73BF" w:rsidRPr="00C52459" w:rsidRDefault="00FB73BF"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On click No, app will remain in the same screen and user can resume further.</w:t>
            </w:r>
          </w:p>
        </w:tc>
      </w:tr>
    </w:tbl>
    <w:p w14:paraId="510E5E1F" w14:textId="11975EC4" w:rsidR="00787032" w:rsidRPr="00816B83" w:rsidRDefault="00787032" w:rsidP="00787032">
      <w:pPr>
        <w:pStyle w:val="ListParagraph"/>
        <w:numPr>
          <w:ilvl w:val="0"/>
          <w:numId w:val="13"/>
        </w:numPr>
        <w:rPr>
          <w:sz w:val="22"/>
          <w:szCs w:val="22"/>
        </w:rPr>
      </w:pPr>
      <w:r w:rsidRPr="00816B83">
        <w:rPr>
          <w:sz w:val="22"/>
          <w:szCs w:val="22"/>
        </w:rPr>
        <w:lastRenderedPageBreak/>
        <w:t xml:space="preserve">The </w:t>
      </w:r>
      <w:r>
        <w:rPr>
          <w:sz w:val="22"/>
          <w:szCs w:val="22"/>
        </w:rPr>
        <w:t xml:space="preserve">custom fields </w:t>
      </w:r>
      <w:proofErr w:type="gramStart"/>
      <w:r>
        <w:rPr>
          <w:sz w:val="22"/>
          <w:szCs w:val="22"/>
        </w:rPr>
        <w:t>includes</w:t>
      </w:r>
      <w:proofErr w:type="gramEnd"/>
      <w:r>
        <w:rPr>
          <w:sz w:val="22"/>
          <w:szCs w:val="22"/>
        </w:rPr>
        <w:t xml:space="preserve"> the following:</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312"/>
        <w:gridCol w:w="1515"/>
        <w:gridCol w:w="1217"/>
        <w:gridCol w:w="1354"/>
        <w:gridCol w:w="976"/>
        <w:gridCol w:w="1260"/>
        <w:gridCol w:w="2105"/>
      </w:tblGrid>
      <w:tr w:rsidR="009965BF" w14:paraId="4C8334AE" w14:textId="77777777" w:rsidTr="00D94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F3DB00B" w14:textId="77777777" w:rsidR="00787032" w:rsidRDefault="00787032" w:rsidP="005436F9">
            <w:proofErr w:type="gramStart"/>
            <w:r>
              <w:rPr>
                <w:rFonts w:ascii="Calibri" w:hAnsi="Calibri" w:cs="Calibri"/>
                <w:b w:val="0"/>
                <w:bCs w:val="0"/>
                <w:color w:val="FFFFFF"/>
              </w:rPr>
              <w:t>#.No</w:t>
            </w:r>
            <w:proofErr w:type="gramEnd"/>
          </w:p>
        </w:tc>
        <w:tc>
          <w:tcPr>
            <w:tcW w:w="1312" w:type="dxa"/>
          </w:tcPr>
          <w:p w14:paraId="71E00269" w14:textId="1611CAAD" w:rsidR="00787032" w:rsidRDefault="00787032"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Biller</w:t>
            </w:r>
          </w:p>
        </w:tc>
        <w:tc>
          <w:tcPr>
            <w:tcW w:w="1515" w:type="dxa"/>
          </w:tcPr>
          <w:p w14:paraId="6C97553C" w14:textId="509B5385" w:rsidR="00787032" w:rsidRDefault="0078703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17" w:type="dxa"/>
            <w:vAlign w:val="bottom"/>
          </w:tcPr>
          <w:p w14:paraId="04ADC454" w14:textId="77777777" w:rsidR="00787032" w:rsidRDefault="0078703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354" w:type="dxa"/>
            <w:vAlign w:val="bottom"/>
          </w:tcPr>
          <w:p w14:paraId="195182CA" w14:textId="77777777" w:rsidR="00787032" w:rsidRDefault="0078703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76" w:type="dxa"/>
          </w:tcPr>
          <w:p w14:paraId="671342AB" w14:textId="77777777" w:rsidR="00787032" w:rsidRDefault="00787032"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60" w:type="dxa"/>
          </w:tcPr>
          <w:p w14:paraId="68F1784E" w14:textId="77777777" w:rsidR="00787032" w:rsidRDefault="0078703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105" w:type="dxa"/>
          </w:tcPr>
          <w:p w14:paraId="12A12E8B" w14:textId="77777777" w:rsidR="00787032" w:rsidRDefault="0078703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965BF" w14:paraId="2E708718"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088DB2A" w14:textId="200FB5BD" w:rsidR="00D94C19" w:rsidRPr="00D94C19" w:rsidRDefault="00742A8A" w:rsidP="009965BF">
            <w:pPr>
              <w:spacing w:before="60"/>
              <w:jc w:val="both"/>
              <w:rPr>
                <w:b w:val="0"/>
                <w:bCs w:val="0"/>
              </w:rPr>
            </w:pPr>
            <w:r>
              <w:rPr>
                <w:b w:val="0"/>
                <w:bCs w:val="0"/>
              </w:rPr>
              <w:t>1</w:t>
            </w:r>
          </w:p>
        </w:tc>
        <w:tc>
          <w:tcPr>
            <w:tcW w:w="1312" w:type="dxa"/>
          </w:tcPr>
          <w:p w14:paraId="7DC02941" w14:textId="6882A20C" w:rsidR="00787032" w:rsidRDefault="00787032" w:rsidP="005436F9">
            <w:pPr>
              <w:cnfStyle w:val="000000100000" w:firstRow="0" w:lastRow="0" w:firstColumn="0" w:lastColumn="0" w:oddVBand="0" w:evenVBand="0" w:oddHBand="1" w:evenHBand="0" w:firstRowFirstColumn="0" w:firstRowLastColumn="0" w:lastRowFirstColumn="0" w:lastRowLastColumn="0"/>
            </w:pPr>
            <w:r>
              <w:t>Etisalat</w:t>
            </w:r>
          </w:p>
        </w:tc>
        <w:tc>
          <w:tcPr>
            <w:tcW w:w="1515" w:type="dxa"/>
          </w:tcPr>
          <w:p w14:paraId="7D4CBFEF" w14:textId="7CB19EF4" w:rsidR="00787032" w:rsidRDefault="00787032" w:rsidP="005436F9">
            <w:pPr>
              <w:cnfStyle w:val="000000100000" w:firstRow="0" w:lastRow="0" w:firstColumn="0" w:lastColumn="0" w:oddVBand="0" w:evenVBand="0" w:oddHBand="1" w:evenHBand="0" w:firstRowFirstColumn="0" w:firstRowLastColumn="0" w:lastRowFirstColumn="0" w:lastRowLastColumn="0"/>
            </w:pPr>
            <w:r>
              <w:t>Type</w:t>
            </w:r>
          </w:p>
        </w:tc>
        <w:tc>
          <w:tcPr>
            <w:tcW w:w="1217" w:type="dxa"/>
          </w:tcPr>
          <w:p w14:paraId="046C2053" w14:textId="796E7746" w:rsidR="00787032" w:rsidRDefault="00787032" w:rsidP="005436F9">
            <w:pPr>
              <w:cnfStyle w:val="000000100000" w:firstRow="0" w:lastRow="0" w:firstColumn="0" w:lastColumn="0" w:oddVBand="0" w:evenVBand="0" w:oddHBand="1" w:evenHBand="0" w:firstRowFirstColumn="0" w:firstRowLastColumn="0" w:lastRowFirstColumn="0" w:lastRowLastColumn="0"/>
            </w:pPr>
            <w:r>
              <w:t>Dropdown</w:t>
            </w:r>
          </w:p>
        </w:tc>
        <w:tc>
          <w:tcPr>
            <w:tcW w:w="1354" w:type="dxa"/>
          </w:tcPr>
          <w:p w14:paraId="4320C43A" w14:textId="4DBFACC9" w:rsidR="00787032" w:rsidRDefault="00787032" w:rsidP="005436F9">
            <w:pPr>
              <w:cnfStyle w:val="000000100000" w:firstRow="0" w:lastRow="0" w:firstColumn="0" w:lastColumn="0" w:oddVBand="0" w:evenVBand="0" w:oddHBand="1" w:evenHBand="0" w:firstRowFirstColumn="0" w:firstRowLastColumn="0" w:lastRowFirstColumn="0" w:lastRowLastColumn="0"/>
            </w:pPr>
          </w:p>
        </w:tc>
        <w:tc>
          <w:tcPr>
            <w:tcW w:w="976" w:type="dxa"/>
          </w:tcPr>
          <w:p w14:paraId="5B14C820" w14:textId="634AF5AC" w:rsidR="00787032" w:rsidRDefault="00787032" w:rsidP="005436F9">
            <w:pPr>
              <w:cnfStyle w:val="000000100000" w:firstRow="0" w:lastRow="0" w:firstColumn="0" w:lastColumn="0" w:oddVBand="0" w:evenVBand="0" w:oddHBand="1" w:evenHBand="0" w:firstRowFirstColumn="0" w:firstRowLastColumn="0" w:lastRowFirstColumn="0" w:lastRowLastColumn="0"/>
            </w:pPr>
          </w:p>
        </w:tc>
        <w:tc>
          <w:tcPr>
            <w:tcW w:w="1260" w:type="dxa"/>
          </w:tcPr>
          <w:p w14:paraId="474E5269" w14:textId="4399186D" w:rsidR="00787032" w:rsidRDefault="00787032" w:rsidP="005436F9">
            <w:pPr>
              <w:cnfStyle w:val="000000100000" w:firstRow="0" w:lastRow="0" w:firstColumn="0" w:lastColumn="0" w:oddVBand="0" w:evenVBand="0" w:oddHBand="1" w:evenHBand="0" w:firstRowFirstColumn="0" w:firstRowLastColumn="0" w:lastRowFirstColumn="0" w:lastRowLastColumn="0"/>
            </w:pPr>
          </w:p>
        </w:tc>
        <w:tc>
          <w:tcPr>
            <w:tcW w:w="2105" w:type="dxa"/>
          </w:tcPr>
          <w:p w14:paraId="39D4516B" w14:textId="77777777" w:rsidR="00787032" w:rsidRPr="00787032" w:rsidRDefault="00787032" w:rsidP="00787032">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proofErr w:type="spellStart"/>
            <w:r w:rsidRPr="00787032">
              <w:t>Wasel</w:t>
            </w:r>
            <w:proofErr w:type="spellEnd"/>
            <w:r w:rsidRPr="00787032">
              <w:t xml:space="preserve"> Recharge</w:t>
            </w:r>
          </w:p>
          <w:p w14:paraId="22BC575E" w14:textId="26D3E50E" w:rsidR="00787032" w:rsidRPr="00787032" w:rsidRDefault="00787032" w:rsidP="00787032">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rsidRPr="00787032">
              <w:t>Monthly Plan</w:t>
            </w:r>
          </w:p>
        </w:tc>
      </w:tr>
      <w:tr w:rsidR="009965BF" w14:paraId="1A2E0F22"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2DFB644F" w14:textId="19BA6DB7" w:rsidR="00787032" w:rsidRPr="009965BF" w:rsidRDefault="00742A8A" w:rsidP="009965BF">
            <w:pPr>
              <w:spacing w:before="60"/>
              <w:jc w:val="both"/>
            </w:pPr>
            <w:r>
              <w:t>2</w:t>
            </w:r>
          </w:p>
        </w:tc>
        <w:tc>
          <w:tcPr>
            <w:tcW w:w="1312" w:type="dxa"/>
          </w:tcPr>
          <w:p w14:paraId="001E463B" w14:textId="6C784615" w:rsidR="00787032" w:rsidRDefault="00787032" w:rsidP="00787032">
            <w:pPr>
              <w:cnfStyle w:val="000000000000" w:firstRow="0" w:lastRow="0" w:firstColumn="0" w:lastColumn="0" w:oddVBand="0" w:evenVBand="0" w:oddHBand="0" w:evenHBand="0" w:firstRowFirstColumn="0" w:firstRowLastColumn="0" w:lastRowFirstColumn="0" w:lastRowLastColumn="0"/>
            </w:pPr>
            <w:r>
              <w:t>Du Payment</w:t>
            </w:r>
          </w:p>
        </w:tc>
        <w:tc>
          <w:tcPr>
            <w:tcW w:w="1515" w:type="dxa"/>
          </w:tcPr>
          <w:p w14:paraId="2043F435" w14:textId="3FCB1E31" w:rsidR="00787032" w:rsidRDefault="00787032" w:rsidP="00787032">
            <w:pPr>
              <w:cnfStyle w:val="000000000000" w:firstRow="0" w:lastRow="0" w:firstColumn="0" w:lastColumn="0" w:oddVBand="0" w:evenVBand="0" w:oddHBand="0" w:evenHBand="0" w:firstRowFirstColumn="0" w:firstRowLastColumn="0" w:lastRowFirstColumn="0" w:lastRowLastColumn="0"/>
            </w:pPr>
            <w:r>
              <w:t>Type</w:t>
            </w:r>
          </w:p>
        </w:tc>
        <w:tc>
          <w:tcPr>
            <w:tcW w:w="1217" w:type="dxa"/>
          </w:tcPr>
          <w:p w14:paraId="69FC4FFF" w14:textId="5D7BCA98" w:rsidR="00787032" w:rsidRDefault="00787032" w:rsidP="00787032">
            <w:pPr>
              <w:cnfStyle w:val="000000000000" w:firstRow="0" w:lastRow="0" w:firstColumn="0" w:lastColumn="0" w:oddVBand="0" w:evenVBand="0" w:oddHBand="0" w:evenHBand="0" w:firstRowFirstColumn="0" w:firstRowLastColumn="0" w:lastRowFirstColumn="0" w:lastRowLastColumn="0"/>
            </w:pPr>
            <w:r>
              <w:t>Dropdown</w:t>
            </w:r>
          </w:p>
        </w:tc>
        <w:tc>
          <w:tcPr>
            <w:tcW w:w="1354" w:type="dxa"/>
          </w:tcPr>
          <w:p w14:paraId="0F95D310" w14:textId="10C53F88" w:rsidR="00787032" w:rsidRDefault="00787032" w:rsidP="00787032">
            <w:pPr>
              <w:cnfStyle w:val="000000000000" w:firstRow="0" w:lastRow="0" w:firstColumn="0" w:lastColumn="0" w:oddVBand="0" w:evenVBand="0" w:oddHBand="0" w:evenHBand="0" w:firstRowFirstColumn="0" w:firstRowLastColumn="0" w:lastRowFirstColumn="0" w:lastRowLastColumn="0"/>
            </w:pPr>
          </w:p>
        </w:tc>
        <w:tc>
          <w:tcPr>
            <w:tcW w:w="976" w:type="dxa"/>
          </w:tcPr>
          <w:p w14:paraId="01CED619" w14:textId="77777777" w:rsidR="00787032" w:rsidRDefault="00787032" w:rsidP="00787032">
            <w:pPr>
              <w:cnfStyle w:val="000000000000" w:firstRow="0" w:lastRow="0" w:firstColumn="0" w:lastColumn="0" w:oddVBand="0" w:evenVBand="0" w:oddHBand="0" w:evenHBand="0" w:firstRowFirstColumn="0" w:firstRowLastColumn="0" w:lastRowFirstColumn="0" w:lastRowLastColumn="0"/>
            </w:pPr>
          </w:p>
        </w:tc>
        <w:tc>
          <w:tcPr>
            <w:tcW w:w="1260" w:type="dxa"/>
          </w:tcPr>
          <w:p w14:paraId="76F822EB" w14:textId="45B01FEA" w:rsidR="00787032" w:rsidRDefault="00787032" w:rsidP="00787032">
            <w:pPr>
              <w:cnfStyle w:val="000000000000" w:firstRow="0" w:lastRow="0" w:firstColumn="0" w:lastColumn="0" w:oddVBand="0" w:evenVBand="0" w:oddHBand="0" w:evenHBand="0" w:firstRowFirstColumn="0" w:firstRowLastColumn="0" w:lastRowFirstColumn="0" w:lastRowLastColumn="0"/>
            </w:pPr>
          </w:p>
        </w:tc>
        <w:tc>
          <w:tcPr>
            <w:tcW w:w="2105" w:type="dxa"/>
          </w:tcPr>
          <w:p w14:paraId="6563B576" w14:textId="09F501F8" w:rsidR="005D6838" w:rsidRDefault="00787032" w:rsidP="005436F9">
            <w:pPr>
              <w:pStyle w:val="ListParagraph"/>
              <w:numPr>
                <w:ilvl w:val="0"/>
                <w:numId w:val="13"/>
              </w:numPr>
              <w:ind w:left="216" w:hanging="180"/>
              <w:cnfStyle w:val="000000000000" w:firstRow="0" w:lastRow="0" w:firstColumn="0" w:lastColumn="0" w:oddVBand="0" w:evenVBand="0" w:oddHBand="0" w:evenHBand="0" w:firstRowFirstColumn="0" w:firstRowLastColumn="0" w:lastRowFirstColumn="0" w:lastRowLastColumn="0"/>
            </w:pPr>
            <w:r>
              <w:t xml:space="preserve">Pay As you </w:t>
            </w:r>
            <w:r w:rsidR="005D6838">
              <w:t>Go (Additional Field Time / Data)</w:t>
            </w:r>
          </w:p>
          <w:p w14:paraId="2860872A" w14:textId="092D81BD" w:rsidR="00787032" w:rsidRPr="00124691" w:rsidRDefault="00787032" w:rsidP="00787032">
            <w:pPr>
              <w:pStyle w:val="ListParagraph"/>
              <w:numPr>
                <w:ilvl w:val="0"/>
                <w:numId w:val="13"/>
              </w:numPr>
              <w:ind w:left="216" w:hanging="180"/>
              <w:cnfStyle w:val="000000000000" w:firstRow="0" w:lastRow="0" w:firstColumn="0" w:lastColumn="0" w:oddVBand="0" w:evenVBand="0" w:oddHBand="0" w:evenHBand="0" w:firstRowFirstColumn="0" w:firstRowLastColumn="0" w:lastRowFirstColumn="0" w:lastRowLastColumn="0"/>
            </w:pPr>
            <w:r>
              <w:t>Monthly Plan</w:t>
            </w:r>
          </w:p>
        </w:tc>
      </w:tr>
      <w:tr w:rsidR="009965BF" w14:paraId="06186803"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40739A8" w14:textId="175932B4" w:rsidR="00787032" w:rsidRPr="009965BF" w:rsidRDefault="005D6838" w:rsidP="009965BF">
            <w:pPr>
              <w:spacing w:before="60"/>
              <w:jc w:val="both"/>
            </w:pPr>
            <w:r>
              <w:t>3</w:t>
            </w:r>
          </w:p>
        </w:tc>
        <w:tc>
          <w:tcPr>
            <w:tcW w:w="1312" w:type="dxa"/>
          </w:tcPr>
          <w:p w14:paraId="4FCC7600" w14:textId="06AD85D0" w:rsidR="00787032" w:rsidRDefault="00787032" w:rsidP="00787032">
            <w:pPr>
              <w:cnfStyle w:val="000000100000" w:firstRow="0" w:lastRow="0" w:firstColumn="0" w:lastColumn="0" w:oddVBand="0" w:evenVBand="0" w:oddHBand="1" w:evenHBand="0" w:firstRowFirstColumn="0" w:firstRowLastColumn="0" w:lastRowFirstColumn="0" w:lastRowLastColumn="0"/>
            </w:pPr>
            <w:r>
              <w:t>Salik Payment</w:t>
            </w:r>
          </w:p>
        </w:tc>
        <w:tc>
          <w:tcPr>
            <w:tcW w:w="1515" w:type="dxa"/>
          </w:tcPr>
          <w:p w14:paraId="543BC59C" w14:textId="31D69E27" w:rsidR="00787032" w:rsidRDefault="00787032" w:rsidP="00787032">
            <w:pPr>
              <w:cnfStyle w:val="000000100000" w:firstRow="0" w:lastRow="0" w:firstColumn="0" w:lastColumn="0" w:oddVBand="0" w:evenVBand="0" w:oddHBand="1" w:evenHBand="0" w:firstRowFirstColumn="0" w:firstRowLastColumn="0" w:lastRowFirstColumn="0" w:lastRowLastColumn="0"/>
            </w:pPr>
            <w:r>
              <w:t>Salik PIN</w:t>
            </w:r>
          </w:p>
        </w:tc>
        <w:tc>
          <w:tcPr>
            <w:tcW w:w="1217" w:type="dxa"/>
          </w:tcPr>
          <w:p w14:paraId="1418DAF3" w14:textId="74F0BC43" w:rsidR="00787032" w:rsidRDefault="00787032" w:rsidP="00787032">
            <w:pPr>
              <w:cnfStyle w:val="000000100000" w:firstRow="0" w:lastRow="0" w:firstColumn="0" w:lastColumn="0" w:oddVBand="0" w:evenVBand="0" w:oddHBand="1" w:evenHBand="0" w:firstRowFirstColumn="0" w:firstRowLastColumn="0" w:lastRowFirstColumn="0" w:lastRowLastColumn="0"/>
            </w:pPr>
            <w:r>
              <w:t>Textbox</w:t>
            </w:r>
          </w:p>
        </w:tc>
        <w:tc>
          <w:tcPr>
            <w:tcW w:w="1354" w:type="dxa"/>
          </w:tcPr>
          <w:p w14:paraId="189457A0" w14:textId="05E8B625" w:rsidR="00787032" w:rsidRDefault="00787032" w:rsidP="00787032">
            <w:pPr>
              <w:cnfStyle w:val="000000100000" w:firstRow="0" w:lastRow="0" w:firstColumn="0" w:lastColumn="0" w:oddVBand="0" w:evenVBand="0" w:oddHBand="1" w:evenHBand="0" w:firstRowFirstColumn="0" w:firstRowLastColumn="0" w:lastRowFirstColumn="0" w:lastRowLastColumn="0"/>
            </w:pPr>
            <w:r>
              <w:t>Numeric</w:t>
            </w:r>
          </w:p>
        </w:tc>
        <w:tc>
          <w:tcPr>
            <w:tcW w:w="976" w:type="dxa"/>
          </w:tcPr>
          <w:p w14:paraId="0DF24336" w14:textId="0DFF0A8B" w:rsidR="00787032" w:rsidRDefault="00787032" w:rsidP="00787032">
            <w:pPr>
              <w:cnfStyle w:val="000000100000" w:firstRow="0" w:lastRow="0" w:firstColumn="0" w:lastColumn="0" w:oddVBand="0" w:evenVBand="0" w:oddHBand="1" w:evenHBand="0" w:firstRowFirstColumn="0" w:firstRowLastColumn="0" w:lastRowFirstColumn="0" w:lastRowLastColumn="0"/>
            </w:pPr>
            <w:r>
              <w:t>4</w:t>
            </w:r>
          </w:p>
        </w:tc>
        <w:tc>
          <w:tcPr>
            <w:tcW w:w="1260" w:type="dxa"/>
          </w:tcPr>
          <w:p w14:paraId="220916EE" w14:textId="77777777" w:rsidR="00787032" w:rsidRDefault="00787032" w:rsidP="00787032">
            <w:pPr>
              <w:cnfStyle w:val="000000100000" w:firstRow="0" w:lastRow="0" w:firstColumn="0" w:lastColumn="0" w:oddVBand="0" w:evenVBand="0" w:oddHBand="1" w:evenHBand="0" w:firstRowFirstColumn="0" w:firstRowLastColumn="0" w:lastRowFirstColumn="0" w:lastRowLastColumn="0"/>
            </w:pPr>
          </w:p>
        </w:tc>
        <w:tc>
          <w:tcPr>
            <w:tcW w:w="2105" w:type="dxa"/>
          </w:tcPr>
          <w:p w14:paraId="51C177A9" w14:textId="360D98C4" w:rsidR="00787032" w:rsidRDefault="00787032" w:rsidP="00787032">
            <w:pPr>
              <w:cnfStyle w:val="000000100000" w:firstRow="0" w:lastRow="0" w:firstColumn="0" w:lastColumn="0" w:oddVBand="0" w:evenVBand="0" w:oddHBand="1" w:evenHBand="0" w:firstRowFirstColumn="0" w:firstRowLastColumn="0" w:lastRowFirstColumn="0" w:lastRowLastColumn="0"/>
            </w:pPr>
          </w:p>
        </w:tc>
      </w:tr>
      <w:tr w:rsidR="009965BF" w14:paraId="23E8C695"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715AF7DB" w14:textId="15BBC63D" w:rsidR="00787032" w:rsidRPr="009965BF" w:rsidRDefault="00742A8A" w:rsidP="009965BF">
            <w:pPr>
              <w:spacing w:before="60"/>
              <w:jc w:val="both"/>
            </w:pPr>
            <w:r>
              <w:t>4</w:t>
            </w:r>
          </w:p>
        </w:tc>
        <w:tc>
          <w:tcPr>
            <w:tcW w:w="1312" w:type="dxa"/>
          </w:tcPr>
          <w:p w14:paraId="7A52F4AE" w14:textId="2F80FFA6" w:rsidR="00787032" w:rsidRPr="002D0A52" w:rsidRDefault="00787032" w:rsidP="00787032">
            <w:pPr>
              <w:cnfStyle w:val="000000000000" w:firstRow="0" w:lastRow="0" w:firstColumn="0" w:lastColumn="0" w:oddVBand="0" w:evenVBand="0" w:oddHBand="0" w:evenHBand="0" w:firstRowFirstColumn="0" w:firstRowLastColumn="0" w:lastRowFirstColumn="0" w:lastRowLastColumn="0"/>
              <w:rPr>
                <w:highlight w:val="yellow"/>
              </w:rPr>
            </w:pPr>
            <w:r w:rsidRPr="002D0A52">
              <w:rPr>
                <w:highlight w:val="yellow"/>
              </w:rPr>
              <w:t>Ab</w:t>
            </w:r>
            <w:r w:rsidR="002D0A52" w:rsidRPr="002D0A52">
              <w:rPr>
                <w:highlight w:val="yellow"/>
              </w:rPr>
              <w:t>u</w:t>
            </w:r>
            <w:r w:rsidRPr="002D0A52">
              <w:rPr>
                <w:highlight w:val="yellow"/>
              </w:rPr>
              <w:t xml:space="preserve"> Dhabi Tolls</w:t>
            </w:r>
          </w:p>
        </w:tc>
        <w:tc>
          <w:tcPr>
            <w:tcW w:w="1515" w:type="dxa"/>
          </w:tcPr>
          <w:p w14:paraId="49E37250" w14:textId="5FF69FBB" w:rsidR="00787032" w:rsidRPr="002D0A52" w:rsidRDefault="00787032" w:rsidP="00787032">
            <w:pPr>
              <w:cnfStyle w:val="000000000000" w:firstRow="0" w:lastRow="0" w:firstColumn="0" w:lastColumn="0" w:oddVBand="0" w:evenVBand="0" w:oddHBand="0" w:evenHBand="0" w:firstRowFirstColumn="0" w:firstRowLastColumn="0" w:lastRowFirstColumn="0" w:lastRowLastColumn="0"/>
              <w:rPr>
                <w:highlight w:val="yellow"/>
              </w:rPr>
            </w:pPr>
            <w:r w:rsidRPr="002D0A52">
              <w:rPr>
                <w:highlight w:val="yellow"/>
              </w:rPr>
              <w:t>Plate Source</w:t>
            </w:r>
          </w:p>
        </w:tc>
        <w:tc>
          <w:tcPr>
            <w:tcW w:w="1217" w:type="dxa"/>
          </w:tcPr>
          <w:p w14:paraId="35A53451" w14:textId="044A12EF" w:rsidR="00787032" w:rsidRPr="002D0A52" w:rsidRDefault="00787032" w:rsidP="00787032">
            <w:pPr>
              <w:cnfStyle w:val="000000000000" w:firstRow="0" w:lastRow="0" w:firstColumn="0" w:lastColumn="0" w:oddVBand="0" w:evenVBand="0" w:oddHBand="0" w:evenHBand="0" w:firstRowFirstColumn="0" w:firstRowLastColumn="0" w:lastRowFirstColumn="0" w:lastRowLastColumn="0"/>
              <w:rPr>
                <w:highlight w:val="yellow"/>
              </w:rPr>
            </w:pPr>
            <w:r w:rsidRPr="002D0A52">
              <w:rPr>
                <w:highlight w:val="yellow"/>
              </w:rPr>
              <w:t>Dropdown</w:t>
            </w:r>
          </w:p>
        </w:tc>
        <w:tc>
          <w:tcPr>
            <w:tcW w:w="1354" w:type="dxa"/>
          </w:tcPr>
          <w:p w14:paraId="1DD4C552" w14:textId="77777777" w:rsidR="00787032" w:rsidRPr="002D0A52" w:rsidRDefault="00787032" w:rsidP="00787032">
            <w:pPr>
              <w:cnfStyle w:val="000000000000" w:firstRow="0" w:lastRow="0" w:firstColumn="0" w:lastColumn="0" w:oddVBand="0" w:evenVBand="0" w:oddHBand="0" w:evenHBand="0" w:firstRowFirstColumn="0" w:firstRowLastColumn="0" w:lastRowFirstColumn="0" w:lastRowLastColumn="0"/>
              <w:rPr>
                <w:highlight w:val="yellow"/>
              </w:rPr>
            </w:pPr>
          </w:p>
        </w:tc>
        <w:tc>
          <w:tcPr>
            <w:tcW w:w="976" w:type="dxa"/>
          </w:tcPr>
          <w:p w14:paraId="06A28F9E" w14:textId="77777777" w:rsidR="00787032" w:rsidRPr="002D0A52" w:rsidRDefault="00787032" w:rsidP="00787032">
            <w:pPr>
              <w:cnfStyle w:val="000000000000" w:firstRow="0" w:lastRow="0" w:firstColumn="0" w:lastColumn="0" w:oddVBand="0" w:evenVBand="0" w:oddHBand="0" w:evenHBand="0" w:firstRowFirstColumn="0" w:firstRowLastColumn="0" w:lastRowFirstColumn="0" w:lastRowLastColumn="0"/>
              <w:rPr>
                <w:highlight w:val="yellow"/>
              </w:rPr>
            </w:pPr>
          </w:p>
        </w:tc>
        <w:tc>
          <w:tcPr>
            <w:tcW w:w="1260" w:type="dxa"/>
          </w:tcPr>
          <w:p w14:paraId="256C560D" w14:textId="77777777" w:rsidR="00787032" w:rsidRPr="002D0A52" w:rsidRDefault="00787032" w:rsidP="00787032">
            <w:pPr>
              <w:cnfStyle w:val="000000000000" w:firstRow="0" w:lastRow="0" w:firstColumn="0" w:lastColumn="0" w:oddVBand="0" w:evenVBand="0" w:oddHBand="0" w:evenHBand="0" w:firstRowFirstColumn="0" w:firstRowLastColumn="0" w:lastRowFirstColumn="0" w:lastRowLastColumn="0"/>
              <w:rPr>
                <w:highlight w:val="yellow"/>
              </w:rPr>
            </w:pPr>
          </w:p>
        </w:tc>
        <w:tc>
          <w:tcPr>
            <w:tcW w:w="2105" w:type="dxa"/>
          </w:tcPr>
          <w:p w14:paraId="482DE64C" w14:textId="3BBEB664" w:rsidR="00787032" w:rsidRPr="002D0A52" w:rsidRDefault="00787032" w:rsidP="00787032">
            <w:pPr>
              <w:cnfStyle w:val="000000000000" w:firstRow="0" w:lastRow="0" w:firstColumn="0" w:lastColumn="0" w:oddVBand="0" w:evenVBand="0" w:oddHBand="0" w:evenHBand="0" w:firstRowFirstColumn="0" w:firstRowLastColumn="0" w:lastRowFirstColumn="0" w:lastRowLastColumn="0"/>
              <w:rPr>
                <w:highlight w:val="yellow"/>
              </w:rPr>
            </w:pPr>
            <w:r w:rsidRPr="002D0A52">
              <w:rPr>
                <w:highlight w:val="yellow"/>
              </w:rPr>
              <w:t>List of Emirates</w:t>
            </w:r>
          </w:p>
        </w:tc>
      </w:tr>
      <w:tr w:rsidR="009965BF" w14:paraId="6E213E42"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416F4DB" w14:textId="5E3670E0" w:rsidR="00787032" w:rsidRPr="009965BF" w:rsidRDefault="00742A8A" w:rsidP="009965BF">
            <w:pPr>
              <w:spacing w:before="60"/>
              <w:jc w:val="both"/>
            </w:pPr>
            <w:r>
              <w:t>5</w:t>
            </w:r>
          </w:p>
        </w:tc>
        <w:tc>
          <w:tcPr>
            <w:tcW w:w="1312" w:type="dxa"/>
          </w:tcPr>
          <w:p w14:paraId="1B9121CF" w14:textId="665F4A81" w:rsidR="00787032" w:rsidRPr="002D0A52" w:rsidRDefault="00787032" w:rsidP="00787032">
            <w:pPr>
              <w:cnfStyle w:val="000000100000" w:firstRow="0" w:lastRow="0" w:firstColumn="0" w:lastColumn="0" w:oddVBand="0" w:evenVBand="0" w:oddHBand="1" w:evenHBand="0" w:firstRowFirstColumn="0" w:firstRowLastColumn="0" w:lastRowFirstColumn="0" w:lastRowLastColumn="0"/>
              <w:rPr>
                <w:highlight w:val="yellow"/>
              </w:rPr>
            </w:pPr>
            <w:r w:rsidRPr="002D0A52">
              <w:rPr>
                <w:highlight w:val="yellow"/>
              </w:rPr>
              <w:t>Ab</w:t>
            </w:r>
            <w:r w:rsidR="002D0A52" w:rsidRPr="002D0A52">
              <w:rPr>
                <w:highlight w:val="yellow"/>
              </w:rPr>
              <w:t>u</w:t>
            </w:r>
            <w:r w:rsidRPr="002D0A52">
              <w:rPr>
                <w:highlight w:val="yellow"/>
              </w:rPr>
              <w:t xml:space="preserve"> Dhabi Tolls</w:t>
            </w:r>
          </w:p>
        </w:tc>
        <w:tc>
          <w:tcPr>
            <w:tcW w:w="1515" w:type="dxa"/>
          </w:tcPr>
          <w:p w14:paraId="6FBC4E45" w14:textId="6758F634" w:rsidR="00787032" w:rsidRPr="002D0A52" w:rsidRDefault="00787032" w:rsidP="00787032">
            <w:pPr>
              <w:cnfStyle w:val="000000100000" w:firstRow="0" w:lastRow="0" w:firstColumn="0" w:lastColumn="0" w:oddVBand="0" w:evenVBand="0" w:oddHBand="1" w:evenHBand="0" w:firstRowFirstColumn="0" w:firstRowLastColumn="0" w:lastRowFirstColumn="0" w:lastRowLastColumn="0"/>
              <w:rPr>
                <w:highlight w:val="yellow"/>
              </w:rPr>
            </w:pPr>
            <w:r w:rsidRPr="002D0A52">
              <w:rPr>
                <w:highlight w:val="yellow"/>
              </w:rPr>
              <w:t xml:space="preserve">Plate </w:t>
            </w:r>
            <w:r w:rsidR="002D0A52" w:rsidRPr="002D0A52">
              <w:rPr>
                <w:highlight w:val="yellow"/>
              </w:rPr>
              <w:t>Code</w:t>
            </w:r>
          </w:p>
        </w:tc>
        <w:tc>
          <w:tcPr>
            <w:tcW w:w="1217" w:type="dxa"/>
          </w:tcPr>
          <w:p w14:paraId="2613AFAB" w14:textId="44EC79E2" w:rsidR="00787032" w:rsidRPr="002D0A52" w:rsidRDefault="00787032" w:rsidP="00787032">
            <w:pPr>
              <w:cnfStyle w:val="000000100000" w:firstRow="0" w:lastRow="0" w:firstColumn="0" w:lastColumn="0" w:oddVBand="0" w:evenVBand="0" w:oddHBand="1" w:evenHBand="0" w:firstRowFirstColumn="0" w:firstRowLastColumn="0" w:lastRowFirstColumn="0" w:lastRowLastColumn="0"/>
              <w:rPr>
                <w:highlight w:val="yellow"/>
              </w:rPr>
            </w:pPr>
            <w:r w:rsidRPr="002D0A52">
              <w:rPr>
                <w:highlight w:val="yellow"/>
              </w:rPr>
              <w:t>Dropdown</w:t>
            </w:r>
          </w:p>
        </w:tc>
        <w:tc>
          <w:tcPr>
            <w:tcW w:w="1354" w:type="dxa"/>
          </w:tcPr>
          <w:p w14:paraId="5C46FDAC" w14:textId="77777777" w:rsidR="00787032" w:rsidRPr="002D0A52" w:rsidRDefault="00787032" w:rsidP="00787032">
            <w:pPr>
              <w:cnfStyle w:val="000000100000" w:firstRow="0" w:lastRow="0" w:firstColumn="0" w:lastColumn="0" w:oddVBand="0" w:evenVBand="0" w:oddHBand="1" w:evenHBand="0" w:firstRowFirstColumn="0" w:firstRowLastColumn="0" w:lastRowFirstColumn="0" w:lastRowLastColumn="0"/>
              <w:rPr>
                <w:highlight w:val="yellow"/>
              </w:rPr>
            </w:pPr>
          </w:p>
        </w:tc>
        <w:tc>
          <w:tcPr>
            <w:tcW w:w="976" w:type="dxa"/>
          </w:tcPr>
          <w:p w14:paraId="2A7EA56C" w14:textId="77777777" w:rsidR="00787032" w:rsidRPr="002D0A52" w:rsidRDefault="00787032" w:rsidP="00787032">
            <w:pPr>
              <w:cnfStyle w:val="000000100000" w:firstRow="0" w:lastRow="0" w:firstColumn="0" w:lastColumn="0" w:oddVBand="0" w:evenVBand="0" w:oddHBand="1" w:evenHBand="0" w:firstRowFirstColumn="0" w:firstRowLastColumn="0" w:lastRowFirstColumn="0" w:lastRowLastColumn="0"/>
              <w:rPr>
                <w:highlight w:val="yellow"/>
              </w:rPr>
            </w:pPr>
          </w:p>
        </w:tc>
        <w:tc>
          <w:tcPr>
            <w:tcW w:w="1260" w:type="dxa"/>
          </w:tcPr>
          <w:p w14:paraId="579CF653" w14:textId="77777777" w:rsidR="00787032" w:rsidRPr="002D0A52" w:rsidRDefault="00787032" w:rsidP="00787032">
            <w:pPr>
              <w:cnfStyle w:val="000000100000" w:firstRow="0" w:lastRow="0" w:firstColumn="0" w:lastColumn="0" w:oddVBand="0" w:evenVBand="0" w:oddHBand="1" w:evenHBand="0" w:firstRowFirstColumn="0" w:firstRowLastColumn="0" w:lastRowFirstColumn="0" w:lastRowLastColumn="0"/>
              <w:rPr>
                <w:highlight w:val="yellow"/>
              </w:rPr>
            </w:pPr>
          </w:p>
        </w:tc>
        <w:tc>
          <w:tcPr>
            <w:tcW w:w="2105" w:type="dxa"/>
          </w:tcPr>
          <w:p w14:paraId="3BA2C30B" w14:textId="1875D99A" w:rsidR="00787032" w:rsidRPr="002D0A52" w:rsidRDefault="00787032" w:rsidP="00787032">
            <w:pPr>
              <w:cnfStyle w:val="000000100000" w:firstRow="0" w:lastRow="0" w:firstColumn="0" w:lastColumn="0" w:oddVBand="0" w:evenVBand="0" w:oddHBand="1" w:evenHBand="0" w:firstRowFirstColumn="0" w:firstRowLastColumn="0" w:lastRowFirstColumn="0" w:lastRowLastColumn="0"/>
              <w:rPr>
                <w:highlight w:val="yellow"/>
              </w:rPr>
            </w:pPr>
            <w:r w:rsidRPr="002D0A52">
              <w:rPr>
                <w:highlight w:val="yellow"/>
              </w:rPr>
              <w:t xml:space="preserve">List of </w:t>
            </w:r>
            <w:r w:rsidR="002D0A52" w:rsidRPr="002D0A52">
              <w:rPr>
                <w:highlight w:val="yellow"/>
              </w:rPr>
              <w:t>Codes based on Plate Source</w:t>
            </w:r>
          </w:p>
        </w:tc>
      </w:tr>
      <w:tr w:rsidR="009965BF" w14:paraId="31091C65"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0C5E4BD6" w14:textId="4F6B30A8" w:rsidR="00787032" w:rsidRPr="009965BF" w:rsidRDefault="00742A8A" w:rsidP="009965BF">
            <w:pPr>
              <w:spacing w:before="60"/>
              <w:jc w:val="both"/>
            </w:pPr>
            <w:r>
              <w:t>6</w:t>
            </w:r>
          </w:p>
        </w:tc>
        <w:tc>
          <w:tcPr>
            <w:tcW w:w="1312" w:type="dxa"/>
          </w:tcPr>
          <w:p w14:paraId="60A59FA6" w14:textId="1E9A6F3E" w:rsidR="00787032" w:rsidRDefault="009965BF" w:rsidP="00787032">
            <w:pPr>
              <w:cnfStyle w:val="000000000000" w:firstRow="0" w:lastRow="0" w:firstColumn="0" w:lastColumn="0" w:oddVBand="0" w:evenVBand="0" w:oddHBand="0" w:evenHBand="0" w:firstRowFirstColumn="0" w:firstRowLastColumn="0" w:lastRowFirstColumn="0" w:lastRowLastColumn="0"/>
            </w:pPr>
            <w:r>
              <w:t>Dubai Police</w:t>
            </w:r>
          </w:p>
        </w:tc>
        <w:tc>
          <w:tcPr>
            <w:tcW w:w="1515" w:type="dxa"/>
          </w:tcPr>
          <w:p w14:paraId="0C0E6C8D" w14:textId="77777777" w:rsidR="00787032" w:rsidRDefault="009965BF" w:rsidP="00787032">
            <w:pPr>
              <w:cnfStyle w:val="000000000000" w:firstRow="0" w:lastRow="0" w:firstColumn="0" w:lastColumn="0" w:oddVBand="0" w:evenVBand="0" w:oddHBand="0" w:evenHBand="0" w:firstRowFirstColumn="0" w:firstRowLastColumn="0" w:lastRowFirstColumn="0" w:lastRowLastColumn="0"/>
            </w:pPr>
            <w:r>
              <w:t>Search By</w:t>
            </w:r>
          </w:p>
          <w:p w14:paraId="4EAF2EDF" w14:textId="77777777" w:rsidR="009965BF" w:rsidRDefault="009965BF" w:rsidP="009965BF">
            <w:pPr>
              <w:pStyle w:val="ListParagraph"/>
              <w:numPr>
                <w:ilvl w:val="0"/>
                <w:numId w:val="13"/>
              </w:numPr>
              <w:ind w:left="216" w:hanging="180"/>
              <w:cnfStyle w:val="000000000000" w:firstRow="0" w:lastRow="0" w:firstColumn="0" w:lastColumn="0" w:oddVBand="0" w:evenVBand="0" w:oddHBand="0" w:evenHBand="0" w:firstRowFirstColumn="0" w:firstRowLastColumn="0" w:lastRowFirstColumn="0" w:lastRowLastColumn="0"/>
            </w:pPr>
            <w:r>
              <w:t>Traffic File</w:t>
            </w:r>
          </w:p>
          <w:p w14:paraId="50B41A26" w14:textId="6F0F92BA" w:rsidR="009965BF" w:rsidRDefault="009965BF" w:rsidP="009965BF">
            <w:pPr>
              <w:pStyle w:val="ListParagraph"/>
              <w:numPr>
                <w:ilvl w:val="0"/>
                <w:numId w:val="13"/>
              </w:numPr>
              <w:ind w:left="216" w:hanging="180"/>
              <w:cnfStyle w:val="000000000000" w:firstRow="0" w:lastRow="0" w:firstColumn="0" w:lastColumn="0" w:oddVBand="0" w:evenVBand="0" w:oddHBand="0" w:evenHBand="0" w:firstRowFirstColumn="0" w:firstRowLastColumn="0" w:lastRowFirstColumn="0" w:lastRowLastColumn="0"/>
            </w:pPr>
            <w:r>
              <w:t>License Number</w:t>
            </w:r>
          </w:p>
          <w:p w14:paraId="4E10D0AF" w14:textId="77777777" w:rsidR="009965BF" w:rsidRDefault="009965BF" w:rsidP="009965BF">
            <w:pPr>
              <w:pStyle w:val="ListParagraph"/>
              <w:numPr>
                <w:ilvl w:val="0"/>
                <w:numId w:val="13"/>
              </w:numPr>
              <w:ind w:left="216" w:hanging="180"/>
              <w:cnfStyle w:val="000000000000" w:firstRow="0" w:lastRow="0" w:firstColumn="0" w:lastColumn="0" w:oddVBand="0" w:evenVBand="0" w:oddHBand="0" w:evenHBand="0" w:firstRowFirstColumn="0" w:firstRowLastColumn="0" w:lastRowFirstColumn="0" w:lastRowLastColumn="0"/>
            </w:pPr>
            <w:r>
              <w:t>Plate Number</w:t>
            </w:r>
          </w:p>
          <w:p w14:paraId="18900CEA" w14:textId="1010D9DC" w:rsidR="009965BF" w:rsidRDefault="009965BF" w:rsidP="009965BF">
            <w:pPr>
              <w:pStyle w:val="ListParagraph"/>
              <w:numPr>
                <w:ilvl w:val="0"/>
                <w:numId w:val="13"/>
              </w:numPr>
              <w:ind w:left="216" w:hanging="180"/>
              <w:cnfStyle w:val="000000000000" w:firstRow="0" w:lastRow="0" w:firstColumn="0" w:lastColumn="0" w:oddVBand="0" w:evenVBand="0" w:oddHBand="0" w:evenHBand="0" w:firstRowFirstColumn="0" w:firstRowLastColumn="0" w:lastRowFirstColumn="0" w:lastRowLastColumn="0"/>
            </w:pPr>
            <w:r>
              <w:t>Ticket Number</w:t>
            </w:r>
          </w:p>
        </w:tc>
        <w:tc>
          <w:tcPr>
            <w:tcW w:w="1217" w:type="dxa"/>
          </w:tcPr>
          <w:p w14:paraId="694C1B03" w14:textId="4704DB63" w:rsidR="00787032" w:rsidRDefault="00787032" w:rsidP="00787032">
            <w:pPr>
              <w:cnfStyle w:val="000000000000" w:firstRow="0" w:lastRow="0" w:firstColumn="0" w:lastColumn="0" w:oddVBand="0" w:evenVBand="0" w:oddHBand="0" w:evenHBand="0" w:firstRowFirstColumn="0" w:firstRowLastColumn="0" w:lastRowFirstColumn="0" w:lastRowLastColumn="0"/>
            </w:pPr>
          </w:p>
        </w:tc>
        <w:tc>
          <w:tcPr>
            <w:tcW w:w="1354" w:type="dxa"/>
          </w:tcPr>
          <w:p w14:paraId="27B53029" w14:textId="77777777" w:rsidR="00787032" w:rsidRDefault="00787032" w:rsidP="00787032">
            <w:pPr>
              <w:cnfStyle w:val="000000000000" w:firstRow="0" w:lastRow="0" w:firstColumn="0" w:lastColumn="0" w:oddVBand="0" w:evenVBand="0" w:oddHBand="0" w:evenHBand="0" w:firstRowFirstColumn="0" w:firstRowLastColumn="0" w:lastRowFirstColumn="0" w:lastRowLastColumn="0"/>
            </w:pPr>
          </w:p>
        </w:tc>
        <w:tc>
          <w:tcPr>
            <w:tcW w:w="976" w:type="dxa"/>
          </w:tcPr>
          <w:p w14:paraId="6D056836" w14:textId="77777777" w:rsidR="00787032" w:rsidRDefault="00787032" w:rsidP="00787032">
            <w:pPr>
              <w:cnfStyle w:val="000000000000" w:firstRow="0" w:lastRow="0" w:firstColumn="0" w:lastColumn="0" w:oddVBand="0" w:evenVBand="0" w:oddHBand="0" w:evenHBand="0" w:firstRowFirstColumn="0" w:firstRowLastColumn="0" w:lastRowFirstColumn="0" w:lastRowLastColumn="0"/>
            </w:pPr>
          </w:p>
        </w:tc>
        <w:tc>
          <w:tcPr>
            <w:tcW w:w="1260" w:type="dxa"/>
          </w:tcPr>
          <w:p w14:paraId="037BDF39" w14:textId="77777777" w:rsidR="00787032" w:rsidRDefault="00787032" w:rsidP="00787032">
            <w:pPr>
              <w:cnfStyle w:val="000000000000" w:firstRow="0" w:lastRow="0" w:firstColumn="0" w:lastColumn="0" w:oddVBand="0" w:evenVBand="0" w:oddHBand="0" w:evenHBand="0" w:firstRowFirstColumn="0" w:firstRowLastColumn="0" w:lastRowFirstColumn="0" w:lastRowLastColumn="0"/>
            </w:pPr>
          </w:p>
        </w:tc>
        <w:tc>
          <w:tcPr>
            <w:tcW w:w="2105" w:type="dxa"/>
          </w:tcPr>
          <w:p w14:paraId="546E92F8" w14:textId="2E45CE37" w:rsidR="00787032" w:rsidRPr="00787032" w:rsidRDefault="00787032" w:rsidP="00787032">
            <w:pPr>
              <w:cnfStyle w:val="000000000000" w:firstRow="0" w:lastRow="0" w:firstColumn="0" w:lastColumn="0" w:oddVBand="0" w:evenVBand="0" w:oddHBand="0" w:evenHBand="0" w:firstRowFirstColumn="0" w:firstRowLastColumn="0" w:lastRowFirstColumn="0" w:lastRowLastColumn="0"/>
            </w:pPr>
          </w:p>
        </w:tc>
      </w:tr>
      <w:tr w:rsidR="009965BF" w14:paraId="19D86CAC"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5793B4C" w14:textId="1BACCE18" w:rsidR="009965BF" w:rsidRPr="009965BF" w:rsidRDefault="00742A8A" w:rsidP="009965BF">
            <w:pPr>
              <w:spacing w:before="60"/>
              <w:jc w:val="both"/>
              <w:rPr>
                <w:b w:val="0"/>
                <w:bCs w:val="0"/>
              </w:rPr>
            </w:pPr>
            <w:r>
              <w:rPr>
                <w:b w:val="0"/>
                <w:bCs w:val="0"/>
              </w:rPr>
              <w:t>7</w:t>
            </w:r>
          </w:p>
        </w:tc>
        <w:tc>
          <w:tcPr>
            <w:tcW w:w="1312" w:type="dxa"/>
          </w:tcPr>
          <w:p w14:paraId="26E4AAE0" w14:textId="64C611D8" w:rsidR="009965BF" w:rsidRDefault="009965BF" w:rsidP="009965BF">
            <w:pPr>
              <w:cnfStyle w:val="000000100000" w:firstRow="0" w:lastRow="0" w:firstColumn="0" w:lastColumn="0" w:oddVBand="0" w:evenVBand="0" w:oddHBand="1" w:evenHBand="0" w:firstRowFirstColumn="0" w:firstRowLastColumn="0" w:lastRowFirstColumn="0" w:lastRowLastColumn="0"/>
            </w:pPr>
            <w:r>
              <w:t>Dubai Police</w:t>
            </w:r>
          </w:p>
        </w:tc>
        <w:tc>
          <w:tcPr>
            <w:tcW w:w="1515" w:type="dxa"/>
          </w:tcPr>
          <w:p w14:paraId="2D7C2C2B" w14:textId="2B55ADC6" w:rsidR="009965BF" w:rsidRDefault="009965BF" w:rsidP="009965BF">
            <w:pPr>
              <w:cnfStyle w:val="000000100000" w:firstRow="0" w:lastRow="0" w:firstColumn="0" w:lastColumn="0" w:oddVBand="0" w:evenVBand="0" w:oddHBand="1" w:evenHBand="0" w:firstRowFirstColumn="0" w:firstRowLastColumn="0" w:lastRowFirstColumn="0" w:lastRowLastColumn="0"/>
            </w:pPr>
            <w:r>
              <w:t>Traffic File</w:t>
            </w:r>
          </w:p>
        </w:tc>
        <w:tc>
          <w:tcPr>
            <w:tcW w:w="1217" w:type="dxa"/>
          </w:tcPr>
          <w:p w14:paraId="0FB72A77" w14:textId="249D617F" w:rsidR="009965BF" w:rsidRDefault="009965BF" w:rsidP="009965BF">
            <w:pPr>
              <w:cnfStyle w:val="000000100000" w:firstRow="0" w:lastRow="0" w:firstColumn="0" w:lastColumn="0" w:oddVBand="0" w:evenVBand="0" w:oddHBand="1" w:evenHBand="0" w:firstRowFirstColumn="0" w:firstRowLastColumn="0" w:lastRowFirstColumn="0" w:lastRowLastColumn="0"/>
            </w:pPr>
            <w:r>
              <w:t>Textbox</w:t>
            </w:r>
          </w:p>
        </w:tc>
        <w:tc>
          <w:tcPr>
            <w:tcW w:w="1354" w:type="dxa"/>
          </w:tcPr>
          <w:p w14:paraId="00E4DD98" w14:textId="0F740261" w:rsidR="009965BF" w:rsidRDefault="009965BF" w:rsidP="009965BF">
            <w:pPr>
              <w:cnfStyle w:val="000000100000" w:firstRow="0" w:lastRow="0" w:firstColumn="0" w:lastColumn="0" w:oddVBand="0" w:evenVBand="0" w:oddHBand="1" w:evenHBand="0" w:firstRowFirstColumn="0" w:firstRowLastColumn="0" w:lastRowFirstColumn="0" w:lastRowLastColumn="0"/>
            </w:pPr>
            <w:r>
              <w:t>Numeric</w:t>
            </w:r>
          </w:p>
        </w:tc>
        <w:tc>
          <w:tcPr>
            <w:tcW w:w="976" w:type="dxa"/>
          </w:tcPr>
          <w:p w14:paraId="6715B2D5" w14:textId="5A625606" w:rsidR="009965BF" w:rsidRDefault="009965BF" w:rsidP="009965BF">
            <w:pPr>
              <w:cnfStyle w:val="000000100000" w:firstRow="0" w:lastRow="0" w:firstColumn="0" w:lastColumn="0" w:oddVBand="0" w:evenVBand="0" w:oddHBand="1" w:evenHBand="0" w:firstRowFirstColumn="0" w:firstRowLastColumn="0" w:lastRowFirstColumn="0" w:lastRowLastColumn="0"/>
            </w:pPr>
            <w:r>
              <w:t>10</w:t>
            </w:r>
          </w:p>
        </w:tc>
        <w:tc>
          <w:tcPr>
            <w:tcW w:w="1260" w:type="dxa"/>
          </w:tcPr>
          <w:p w14:paraId="467A926F" w14:textId="77777777" w:rsidR="009965BF" w:rsidRDefault="009965BF" w:rsidP="009965BF">
            <w:pPr>
              <w:cnfStyle w:val="000000100000" w:firstRow="0" w:lastRow="0" w:firstColumn="0" w:lastColumn="0" w:oddVBand="0" w:evenVBand="0" w:oddHBand="1" w:evenHBand="0" w:firstRowFirstColumn="0" w:firstRowLastColumn="0" w:lastRowFirstColumn="0" w:lastRowLastColumn="0"/>
            </w:pPr>
          </w:p>
        </w:tc>
        <w:tc>
          <w:tcPr>
            <w:tcW w:w="2105" w:type="dxa"/>
          </w:tcPr>
          <w:p w14:paraId="675097B2" w14:textId="77777777" w:rsidR="009965BF" w:rsidRPr="00787032" w:rsidRDefault="009965BF" w:rsidP="009965BF">
            <w:pPr>
              <w:cnfStyle w:val="000000100000" w:firstRow="0" w:lastRow="0" w:firstColumn="0" w:lastColumn="0" w:oddVBand="0" w:evenVBand="0" w:oddHBand="1" w:evenHBand="0" w:firstRowFirstColumn="0" w:firstRowLastColumn="0" w:lastRowFirstColumn="0" w:lastRowLastColumn="0"/>
            </w:pPr>
          </w:p>
        </w:tc>
      </w:tr>
      <w:tr w:rsidR="009965BF" w14:paraId="2FE38B80"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1ECDB045" w14:textId="16AA3B2C" w:rsidR="009965BF" w:rsidRPr="009965BF" w:rsidRDefault="00742A8A" w:rsidP="009965BF">
            <w:pPr>
              <w:spacing w:before="60"/>
              <w:jc w:val="both"/>
              <w:rPr>
                <w:b w:val="0"/>
                <w:bCs w:val="0"/>
              </w:rPr>
            </w:pPr>
            <w:r>
              <w:rPr>
                <w:b w:val="0"/>
                <w:bCs w:val="0"/>
              </w:rPr>
              <w:t>8</w:t>
            </w:r>
          </w:p>
        </w:tc>
        <w:tc>
          <w:tcPr>
            <w:tcW w:w="1312" w:type="dxa"/>
          </w:tcPr>
          <w:p w14:paraId="53EFF9DE" w14:textId="7B1687D2" w:rsidR="009965BF" w:rsidRDefault="009965BF" w:rsidP="009965BF">
            <w:pPr>
              <w:cnfStyle w:val="000000000000" w:firstRow="0" w:lastRow="0" w:firstColumn="0" w:lastColumn="0" w:oddVBand="0" w:evenVBand="0" w:oddHBand="0" w:evenHBand="0" w:firstRowFirstColumn="0" w:firstRowLastColumn="0" w:lastRowFirstColumn="0" w:lastRowLastColumn="0"/>
            </w:pPr>
            <w:r>
              <w:t>Dubai Police</w:t>
            </w:r>
          </w:p>
        </w:tc>
        <w:tc>
          <w:tcPr>
            <w:tcW w:w="1515" w:type="dxa"/>
          </w:tcPr>
          <w:p w14:paraId="38519955" w14:textId="51711FBD" w:rsidR="009965BF" w:rsidRDefault="009965BF" w:rsidP="009965BF">
            <w:pPr>
              <w:cnfStyle w:val="000000000000" w:firstRow="0" w:lastRow="0" w:firstColumn="0" w:lastColumn="0" w:oddVBand="0" w:evenVBand="0" w:oddHBand="0" w:evenHBand="0" w:firstRowFirstColumn="0" w:firstRowLastColumn="0" w:lastRowFirstColumn="0" w:lastRowLastColumn="0"/>
            </w:pPr>
            <w:r>
              <w:t>License Number</w:t>
            </w:r>
          </w:p>
        </w:tc>
        <w:tc>
          <w:tcPr>
            <w:tcW w:w="1217" w:type="dxa"/>
          </w:tcPr>
          <w:p w14:paraId="2D7429FF" w14:textId="61A3A3AD" w:rsidR="009965BF" w:rsidRDefault="009965BF" w:rsidP="009965BF">
            <w:pPr>
              <w:cnfStyle w:val="000000000000" w:firstRow="0" w:lastRow="0" w:firstColumn="0" w:lastColumn="0" w:oddVBand="0" w:evenVBand="0" w:oddHBand="0" w:evenHBand="0" w:firstRowFirstColumn="0" w:firstRowLastColumn="0" w:lastRowFirstColumn="0" w:lastRowLastColumn="0"/>
            </w:pPr>
            <w:r>
              <w:t>Textbox</w:t>
            </w:r>
          </w:p>
        </w:tc>
        <w:tc>
          <w:tcPr>
            <w:tcW w:w="1354" w:type="dxa"/>
          </w:tcPr>
          <w:p w14:paraId="5C7BE67D" w14:textId="2196D1E5" w:rsidR="009965BF" w:rsidRDefault="009965BF" w:rsidP="009965BF">
            <w:pPr>
              <w:cnfStyle w:val="000000000000" w:firstRow="0" w:lastRow="0" w:firstColumn="0" w:lastColumn="0" w:oddVBand="0" w:evenVBand="0" w:oddHBand="0" w:evenHBand="0" w:firstRowFirstColumn="0" w:firstRowLastColumn="0" w:lastRowFirstColumn="0" w:lastRowLastColumn="0"/>
            </w:pPr>
            <w:r>
              <w:t>Numeric</w:t>
            </w:r>
          </w:p>
        </w:tc>
        <w:tc>
          <w:tcPr>
            <w:tcW w:w="976" w:type="dxa"/>
          </w:tcPr>
          <w:p w14:paraId="184634DC" w14:textId="532D6FAC" w:rsidR="009965BF" w:rsidRDefault="009965BF" w:rsidP="009965BF">
            <w:pPr>
              <w:cnfStyle w:val="000000000000" w:firstRow="0" w:lastRow="0" w:firstColumn="0" w:lastColumn="0" w:oddVBand="0" w:evenVBand="0" w:oddHBand="0" w:evenHBand="0" w:firstRowFirstColumn="0" w:firstRowLastColumn="0" w:lastRowFirstColumn="0" w:lastRowLastColumn="0"/>
            </w:pPr>
            <w:r>
              <w:t>10</w:t>
            </w:r>
          </w:p>
        </w:tc>
        <w:tc>
          <w:tcPr>
            <w:tcW w:w="1260" w:type="dxa"/>
          </w:tcPr>
          <w:p w14:paraId="5866A187" w14:textId="77777777" w:rsidR="009965BF" w:rsidRDefault="009965BF" w:rsidP="009965BF">
            <w:pPr>
              <w:cnfStyle w:val="000000000000" w:firstRow="0" w:lastRow="0" w:firstColumn="0" w:lastColumn="0" w:oddVBand="0" w:evenVBand="0" w:oddHBand="0" w:evenHBand="0" w:firstRowFirstColumn="0" w:firstRowLastColumn="0" w:lastRowFirstColumn="0" w:lastRowLastColumn="0"/>
            </w:pPr>
          </w:p>
        </w:tc>
        <w:tc>
          <w:tcPr>
            <w:tcW w:w="2105" w:type="dxa"/>
          </w:tcPr>
          <w:p w14:paraId="744FAE6D" w14:textId="77777777" w:rsidR="009965BF" w:rsidRPr="00787032" w:rsidRDefault="009965BF" w:rsidP="009965BF">
            <w:pPr>
              <w:cnfStyle w:val="000000000000" w:firstRow="0" w:lastRow="0" w:firstColumn="0" w:lastColumn="0" w:oddVBand="0" w:evenVBand="0" w:oddHBand="0" w:evenHBand="0" w:firstRowFirstColumn="0" w:firstRowLastColumn="0" w:lastRowFirstColumn="0" w:lastRowLastColumn="0"/>
            </w:pPr>
          </w:p>
        </w:tc>
      </w:tr>
      <w:tr w:rsidR="009965BF" w14:paraId="34B803AC"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76B89BD" w14:textId="673FD3B9" w:rsidR="009965BF" w:rsidRPr="009965BF" w:rsidRDefault="00742A8A" w:rsidP="009965BF">
            <w:pPr>
              <w:spacing w:before="60"/>
              <w:jc w:val="both"/>
              <w:rPr>
                <w:b w:val="0"/>
                <w:bCs w:val="0"/>
              </w:rPr>
            </w:pPr>
            <w:r>
              <w:rPr>
                <w:b w:val="0"/>
                <w:bCs w:val="0"/>
              </w:rPr>
              <w:t>9</w:t>
            </w:r>
          </w:p>
        </w:tc>
        <w:tc>
          <w:tcPr>
            <w:tcW w:w="1312" w:type="dxa"/>
          </w:tcPr>
          <w:p w14:paraId="038FE225" w14:textId="2BE3A749" w:rsidR="009965BF" w:rsidRDefault="009965BF" w:rsidP="009965BF">
            <w:pPr>
              <w:cnfStyle w:val="000000100000" w:firstRow="0" w:lastRow="0" w:firstColumn="0" w:lastColumn="0" w:oddVBand="0" w:evenVBand="0" w:oddHBand="1" w:evenHBand="0" w:firstRowFirstColumn="0" w:firstRowLastColumn="0" w:lastRowFirstColumn="0" w:lastRowLastColumn="0"/>
            </w:pPr>
            <w:r>
              <w:t>Dubai Police</w:t>
            </w:r>
          </w:p>
        </w:tc>
        <w:tc>
          <w:tcPr>
            <w:tcW w:w="1515" w:type="dxa"/>
          </w:tcPr>
          <w:p w14:paraId="41E347AF" w14:textId="588410B0" w:rsidR="009965BF" w:rsidRDefault="009965BF" w:rsidP="009965BF">
            <w:pPr>
              <w:cnfStyle w:val="000000100000" w:firstRow="0" w:lastRow="0" w:firstColumn="0" w:lastColumn="0" w:oddVBand="0" w:evenVBand="0" w:oddHBand="1" w:evenHBand="0" w:firstRowFirstColumn="0" w:firstRowLastColumn="0" w:lastRowFirstColumn="0" w:lastRowLastColumn="0"/>
            </w:pPr>
            <w:r>
              <w:t>License Issue Source</w:t>
            </w:r>
          </w:p>
        </w:tc>
        <w:tc>
          <w:tcPr>
            <w:tcW w:w="1217" w:type="dxa"/>
          </w:tcPr>
          <w:p w14:paraId="4741DECA" w14:textId="44AED856" w:rsidR="009965BF" w:rsidRDefault="009965BF" w:rsidP="009965BF">
            <w:pPr>
              <w:cnfStyle w:val="000000100000" w:firstRow="0" w:lastRow="0" w:firstColumn="0" w:lastColumn="0" w:oddVBand="0" w:evenVBand="0" w:oddHBand="1" w:evenHBand="0" w:firstRowFirstColumn="0" w:firstRowLastColumn="0" w:lastRowFirstColumn="0" w:lastRowLastColumn="0"/>
            </w:pPr>
            <w:r>
              <w:t>Dropdown</w:t>
            </w:r>
          </w:p>
        </w:tc>
        <w:tc>
          <w:tcPr>
            <w:tcW w:w="1354" w:type="dxa"/>
          </w:tcPr>
          <w:p w14:paraId="450CB988" w14:textId="77777777" w:rsidR="009965BF" w:rsidRDefault="009965BF" w:rsidP="009965BF">
            <w:pPr>
              <w:cnfStyle w:val="000000100000" w:firstRow="0" w:lastRow="0" w:firstColumn="0" w:lastColumn="0" w:oddVBand="0" w:evenVBand="0" w:oddHBand="1" w:evenHBand="0" w:firstRowFirstColumn="0" w:firstRowLastColumn="0" w:lastRowFirstColumn="0" w:lastRowLastColumn="0"/>
            </w:pPr>
          </w:p>
        </w:tc>
        <w:tc>
          <w:tcPr>
            <w:tcW w:w="976" w:type="dxa"/>
          </w:tcPr>
          <w:p w14:paraId="1436818F" w14:textId="77777777" w:rsidR="009965BF" w:rsidRDefault="009965BF" w:rsidP="009965BF">
            <w:pPr>
              <w:cnfStyle w:val="000000100000" w:firstRow="0" w:lastRow="0" w:firstColumn="0" w:lastColumn="0" w:oddVBand="0" w:evenVBand="0" w:oddHBand="1" w:evenHBand="0" w:firstRowFirstColumn="0" w:firstRowLastColumn="0" w:lastRowFirstColumn="0" w:lastRowLastColumn="0"/>
            </w:pPr>
          </w:p>
        </w:tc>
        <w:tc>
          <w:tcPr>
            <w:tcW w:w="1260" w:type="dxa"/>
          </w:tcPr>
          <w:p w14:paraId="0A14F4B0" w14:textId="57737E4B" w:rsidR="009965BF" w:rsidRDefault="00D94C19" w:rsidP="009965BF">
            <w:pPr>
              <w:cnfStyle w:val="000000100000" w:firstRow="0" w:lastRow="0" w:firstColumn="0" w:lastColumn="0" w:oddVBand="0" w:evenVBand="0" w:oddHBand="1" w:evenHBand="0" w:firstRowFirstColumn="0" w:firstRowLastColumn="0" w:lastRowFirstColumn="0" w:lastRowLastColumn="0"/>
            </w:pPr>
            <w:r>
              <w:t>CM</w:t>
            </w:r>
          </w:p>
        </w:tc>
        <w:tc>
          <w:tcPr>
            <w:tcW w:w="2105" w:type="dxa"/>
          </w:tcPr>
          <w:p w14:paraId="2A0CB19A"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Abu Dhabi</w:t>
            </w:r>
          </w:p>
          <w:p w14:paraId="44062B80"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Ajman</w:t>
            </w:r>
          </w:p>
          <w:p w14:paraId="3BBF9D13"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Dubai</w:t>
            </w:r>
          </w:p>
          <w:p w14:paraId="40F9B7FF"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Fujairah</w:t>
            </w:r>
          </w:p>
          <w:p w14:paraId="47148029"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Ras Al Khaimah</w:t>
            </w:r>
          </w:p>
          <w:p w14:paraId="78858C84"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Sharjah</w:t>
            </w:r>
          </w:p>
          <w:p w14:paraId="60FBBE15" w14:textId="69E5273E" w:rsidR="009965BF" w:rsidRPr="009965BF"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 xml:space="preserve">Um Al </w:t>
            </w:r>
            <w:proofErr w:type="spellStart"/>
            <w:r>
              <w:t>Qween</w:t>
            </w:r>
            <w:proofErr w:type="spellEnd"/>
          </w:p>
        </w:tc>
      </w:tr>
      <w:tr w:rsidR="00D94C19" w14:paraId="6765EC3A"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1271A15F" w14:textId="5FB0DCF0" w:rsidR="00D94C19" w:rsidRPr="009965BF" w:rsidRDefault="00742A8A" w:rsidP="00D94C19">
            <w:pPr>
              <w:spacing w:before="60"/>
              <w:jc w:val="both"/>
              <w:rPr>
                <w:b w:val="0"/>
                <w:bCs w:val="0"/>
              </w:rPr>
            </w:pPr>
            <w:r>
              <w:rPr>
                <w:b w:val="0"/>
                <w:bCs w:val="0"/>
              </w:rPr>
              <w:t>10</w:t>
            </w:r>
          </w:p>
        </w:tc>
        <w:tc>
          <w:tcPr>
            <w:tcW w:w="1312" w:type="dxa"/>
          </w:tcPr>
          <w:p w14:paraId="2C4882B8" w14:textId="076093D0" w:rsidR="00D94C19" w:rsidRDefault="00D94C19" w:rsidP="00D94C19">
            <w:pPr>
              <w:cnfStyle w:val="000000000000" w:firstRow="0" w:lastRow="0" w:firstColumn="0" w:lastColumn="0" w:oddVBand="0" w:evenVBand="0" w:oddHBand="0" w:evenHBand="0" w:firstRowFirstColumn="0" w:firstRowLastColumn="0" w:lastRowFirstColumn="0" w:lastRowLastColumn="0"/>
            </w:pPr>
            <w:r>
              <w:t>Dubai Police</w:t>
            </w:r>
          </w:p>
        </w:tc>
        <w:tc>
          <w:tcPr>
            <w:tcW w:w="1515" w:type="dxa"/>
          </w:tcPr>
          <w:p w14:paraId="74CB9213" w14:textId="1F135673" w:rsidR="00D94C19" w:rsidRDefault="00D94C19" w:rsidP="00D94C19">
            <w:pPr>
              <w:cnfStyle w:val="000000000000" w:firstRow="0" w:lastRow="0" w:firstColumn="0" w:lastColumn="0" w:oddVBand="0" w:evenVBand="0" w:oddHBand="0" w:evenHBand="0" w:firstRowFirstColumn="0" w:firstRowLastColumn="0" w:lastRowFirstColumn="0" w:lastRowLastColumn="0"/>
            </w:pPr>
            <w:r>
              <w:t>Plate Number</w:t>
            </w:r>
          </w:p>
        </w:tc>
        <w:tc>
          <w:tcPr>
            <w:tcW w:w="1217" w:type="dxa"/>
          </w:tcPr>
          <w:p w14:paraId="40AFDCD0" w14:textId="471F5D1B" w:rsidR="00D94C19" w:rsidRDefault="00D94C19" w:rsidP="00D94C19">
            <w:pPr>
              <w:cnfStyle w:val="000000000000" w:firstRow="0" w:lastRow="0" w:firstColumn="0" w:lastColumn="0" w:oddVBand="0" w:evenVBand="0" w:oddHBand="0" w:evenHBand="0" w:firstRowFirstColumn="0" w:firstRowLastColumn="0" w:lastRowFirstColumn="0" w:lastRowLastColumn="0"/>
            </w:pPr>
            <w:r>
              <w:t>Textbox</w:t>
            </w:r>
          </w:p>
        </w:tc>
        <w:tc>
          <w:tcPr>
            <w:tcW w:w="1354" w:type="dxa"/>
          </w:tcPr>
          <w:p w14:paraId="35B6DF6B" w14:textId="1943B997" w:rsidR="00D94C19" w:rsidRDefault="00D94C19" w:rsidP="00D94C19">
            <w:pPr>
              <w:cnfStyle w:val="000000000000" w:firstRow="0" w:lastRow="0" w:firstColumn="0" w:lastColumn="0" w:oddVBand="0" w:evenVBand="0" w:oddHBand="0" w:evenHBand="0" w:firstRowFirstColumn="0" w:firstRowLastColumn="0" w:lastRowFirstColumn="0" w:lastRowLastColumn="0"/>
            </w:pPr>
            <w:r>
              <w:t>Numeric</w:t>
            </w:r>
          </w:p>
        </w:tc>
        <w:tc>
          <w:tcPr>
            <w:tcW w:w="976" w:type="dxa"/>
          </w:tcPr>
          <w:p w14:paraId="43A5ED21" w14:textId="51491272" w:rsidR="00D94C19" w:rsidRDefault="00D94C19" w:rsidP="00D94C19">
            <w:pPr>
              <w:cnfStyle w:val="000000000000" w:firstRow="0" w:lastRow="0" w:firstColumn="0" w:lastColumn="0" w:oddVBand="0" w:evenVBand="0" w:oddHBand="0" w:evenHBand="0" w:firstRowFirstColumn="0" w:firstRowLastColumn="0" w:lastRowFirstColumn="0" w:lastRowLastColumn="0"/>
            </w:pPr>
            <w:r>
              <w:t>6</w:t>
            </w:r>
          </w:p>
        </w:tc>
        <w:tc>
          <w:tcPr>
            <w:tcW w:w="1260" w:type="dxa"/>
          </w:tcPr>
          <w:p w14:paraId="4F86DBFC" w14:textId="77777777"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2105" w:type="dxa"/>
          </w:tcPr>
          <w:p w14:paraId="03B239F4" w14:textId="77777777" w:rsidR="00D94C19" w:rsidRPr="00787032" w:rsidRDefault="00D94C19" w:rsidP="00D94C19">
            <w:pPr>
              <w:cnfStyle w:val="000000000000" w:firstRow="0" w:lastRow="0" w:firstColumn="0" w:lastColumn="0" w:oddVBand="0" w:evenVBand="0" w:oddHBand="0" w:evenHBand="0" w:firstRowFirstColumn="0" w:firstRowLastColumn="0" w:lastRowFirstColumn="0" w:lastRowLastColumn="0"/>
            </w:pPr>
          </w:p>
        </w:tc>
      </w:tr>
      <w:tr w:rsidR="00D94C19" w14:paraId="53A727F9"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E85CA72" w14:textId="1F18C7AB" w:rsidR="00D94C19" w:rsidRPr="009965BF" w:rsidRDefault="00742A8A" w:rsidP="00D94C19">
            <w:pPr>
              <w:spacing w:before="60"/>
              <w:jc w:val="both"/>
              <w:rPr>
                <w:b w:val="0"/>
                <w:bCs w:val="0"/>
              </w:rPr>
            </w:pPr>
            <w:r>
              <w:rPr>
                <w:b w:val="0"/>
                <w:bCs w:val="0"/>
              </w:rPr>
              <w:t>11</w:t>
            </w:r>
          </w:p>
        </w:tc>
        <w:tc>
          <w:tcPr>
            <w:tcW w:w="1312" w:type="dxa"/>
          </w:tcPr>
          <w:p w14:paraId="4DB46196" w14:textId="63B9AA91" w:rsidR="00D94C19" w:rsidRDefault="00D94C19" w:rsidP="00D94C19">
            <w:pPr>
              <w:cnfStyle w:val="000000100000" w:firstRow="0" w:lastRow="0" w:firstColumn="0" w:lastColumn="0" w:oddVBand="0" w:evenVBand="0" w:oddHBand="1" w:evenHBand="0" w:firstRowFirstColumn="0" w:firstRowLastColumn="0" w:lastRowFirstColumn="0" w:lastRowLastColumn="0"/>
            </w:pPr>
            <w:r>
              <w:t>Dubai Police</w:t>
            </w:r>
          </w:p>
        </w:tc>
        <w:tc>
          <w:tcPr>
            <w:tcW w:w="1515" w:type="dxa"/>
          </w:tcPr>
          <w:p w14:paraId="1C10A018" w14:textId="11ABF4B9" w:rsidR="00D94C19" w:rsidRDefault="00D94C19" w:rsidP="00D94C19">
            <w:pPr>
              <w:cnfStyle w:val="000000100000" w:firstRow="0" w:lastRow="0" w:firstColumn="0" w:lastColumn="0" w:oddVBand="0" w:evenVBand="0" w:oddHBand="1" w:evenHBand="0" w:firstRowFirstColumn="0" w:firstRowLastColumn="0" w:lastRowFirstColumn="0" w:lastRowLastColumn="0"/>
            </w:pPr>
            <w:r>
              <w:t>Plate Source</w:t>
            </w:r>
          </w:p>
        </w:tc>
        <w:tc>
          <w:tcPr>
            <w:tcW w:w="1217" w:type="dxa"/>
          </w:tcPr>
          <w:p w14:paraId="44DA8213" w14:textId="52774381" w:rsidR="00D94C19" w:rsidRDefault="00D94C19" w:rsidP="00D94C19">
            <w:pPr>
              <w:cnfStyle w:val="000000100000" w:firstRow="0" w:lastRow="0" w:firstColumn="0" w:lastColumn="0" w:oddVBand="0" w:evenVBand="0" w:oddHBand="1" w:evenHBand="0" w:firstRowFirstColumn="0" w:firstRowLastColumn="0" w:lastRowFirstColumn="0" w:lastRowLastColumn="0"/>
            </w:pPr>
            <w:r>
              <w:t>Dropdown</w:t>
            </w:r>
          </w:p>
        </w:tc>
        <w:tc>
          <w:tcPr>
            <w:tcW w:w="1354" w:type="dxa"/>
          </w:tcPr>
          <w:p w14:paraId="0DBCE613" w14:textId="77777777" w:rsidR="00D94C19" w:rsidRDefault="00D94C19" w:rsidP="00D94C19">
            <w:pPr>
              <w:cnfStyle w:val="000000100000" w:firstRow="0" w:lastRow="0" w:firstColumn="0" w:lastColumn="0" w:oddVBand="0" w:evenVBand="0" w:oddHBand="1" w:evenHBand="0" w:firstRowFirstColumn="0" w:firstRowLastColumn="0" w:lastRowFirstColumn="0" w:lastRowLastColumn="0"/>
            </w:pPr>
          </w:p>
        </w:tc>
        <w:tc>
          <w:tcPr>
            <w:tcW w:w="976" w:type="dxa"/>
          </w:tcPr>
          <w:p w14:paraId="22D33235" w14:textId="77777777" w:rsidR="00D94C19" w:rsidRDefault="00D94C19" w:rsidP="00D94C19">
            <w:pPr>
              <w:cnfStyle w:val="000000100000" w:firstRow="0" w:lastRow="0" w:firstColumn="0" w:lastColumn="0" w:oddVBand="0" w:evenVBand="0" w:oddHBand="1" w:evenHBand="0" w:firstRowFirstColumn="0" w:firstRowLastColumn="0" w:lastRowFirstColumn="0" w:lastRowLastColumn="0"/>
            </w:pPr>
          </w:p>
        </w:tc>
        <w:tc>
          <w:tcPr>
            <w:tcW w:w="1260" w:type="dxa"/>
          </w:tcPr>
          <w:p w14:paraId="1B39E3C9" w14:textId="7A3880B9" w:rsidR="00D94C19" w:rsidRDefault="00D94C19" w:rsidP="00D94C19">
            <w:pPr>
              <w:cnfStyle w:val="000000100000" w:firstRow="0" w:lastRow="0" w:firstColumn="0" w:lastColumn="0" w:oddVBand="0" w:evenVBand="0" w:oddHBand="1" w:evenHBand="0" w:firstRowFirstColumn="0" w:firstRowLastColumn="0" w:lastRowFirstColumn="0" w:lastRowLastColumn="0"/>
            </w:pPr>
            <w:r>
              <w:t>CM</w:t>
            </w:r>
          </w:p>
        </w:tc>
        <w:tc>
          <w:tcPr>
            <w:tcW w:w="2105" w:type="dxa"/>
          </w:tcPr>
          <w:p w14:paraId="4465A074"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Abu Dhabi</w:t>
            </w:r>
          </w:p>
          <w:p w14:paraId="09C94DE6"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Ajman</w:t>
            </w:r>
          </w:p>
          <w:p w14:paraId="0ABE162C"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Dubai</w:t>
            </w:r>
          </w:p>
          <w:p w14:paraId="39655081"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Fujairah</w:t>
            </w:r>
          </w:p>
          <w:p w14:paraId="7ECE3961"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Ras Al Khaimah</w:t>
            </w:r>
          </w:p>
          <w:p w14:paraId="487C3A3F"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Sharjah</w:t>
            </w:r>
          </w:p>
          <w:p w14:paraId="16E46945" w14:textId="60D34E0A" w:rsidR="00D94C19" w:rsidRPr="00787032" w:rsidRDefault="00D94C19" w:rsidP="00D94C19">
            <w:pPr>
              <w:cnfStyle w:val="000000100000" w:firstRow="0" w:lastRow="0" w:firstColumn="0" w:lastColumn="0" w:oddVBand="0" w:evenVBand="0" w:oddHBand="1" w:evenHBand="0" w:firstRowFirstColumn="0" w:firstRowLastColumn="0" w:lastRowFirstColumn="0" w:lastRowLastColumn="0"/>
            </w:pPr>
            <w:r>
              <w:lastRenderedPageBreak/>
              <w:t xml:space="preserve">Um Al </w:t>
            </w:r>
            <w:proofErr w:type="spellStart"/>
            <w:r>
              <w:t>Qween</w:t>
            </w:r>
            <w:proofErr w:type="spellEnd"/>
          </w:p>
        </w:tc>
      </w:tr>
      <w:tr w:rsidR="00D94C19" w14:paraId="07B6805F"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58BE1644" w14:textId="14B0B4DA" w:rsidR="00D94C19" w:rsidRPr="009965BF" w:rsidRDefault="00742A8A" w:rsidP="00D94C19">
            <w:pPr>
              <w:spacing w:before="60"/>
              <w:jc w:val="both"/>
              <w:rPr>
                <w:b w:val="0"/>
                <w:bCs w:val="0"/>
              </w:rPr>
            </w:pPr>
            <w:r>
              <w:rPr>
                <w:b w:val="0"/>
                <w:bCs w:val="0"/>
              </w:rPr>
              <w:lastRenderedPageBreak/>
              <w:t>12</w:t>
            </w:r>
          </w:p>
        </w:tc>
        <w:tc>
          <w:tcPr>
            <w:tcW w:w="1312" w:type="dxa"/>
          </w:tcPr>
          <w:p w14:paraId="0F69240B" w14:textId="665211BA" w:rsidR="00D94C19" w:rsidRDefault="00D94C19" w:rsidP="00D94C19">
            <w:pPr>
              <w:cnfStyle w:val="000000000000" w:firstRow="0" w:lastRow="0" w:firstColumn="0" w:lastColumn="0" w:oddVBand="0" w:evenVBand="0" w:oddHBand="0" w:evenHBand="0" w:firstRowFirstColumn="0" w:firstRowLastColumn="0" w:lastRowFirstColumn="0" w:lastRowLastColumn="0"/>
            </w:pPr>
            <w:r>
              <w:t>Dubai Police</w:t>
            </w:r>
          </w:p>
        </w:tc>
        <w:tc>
          <w:tcPr>
            <w:tcW w:w="1515" w:type="dxa"/>
          </w:tcPr>
          <w:p w14:paraId="4F987EB4" w14:textId="79A22083" w:rsidR="00D94C19" w:rsidRDefault="00D94C19" w:rsidP="00D94C19">
            <w:pPr>
              <w:cnfStyle w:val="000000000000" w:firstRow="0" w:lastRow="0" w:firstColumn="0" w:lastColumn="0" w:oddVBand="0" w:evenVBand="0" w:oddHBand="0" w:evenHBand="0" w:firstRowFirstColumn="0" w:firstRowLastColumn="0" w:lastRowFirstColumn="0" w:lastRowLastColumn="0"/>
            </w:pPr>
            <w:r>
              <w:t>Plate Category</w:t>
            </w:r>
          </w:p>
        </w:tc>
        <w:tc>
          <w:tcPr>
            <w:tcW w:w="1217" w:type="dxa"/>
          </w:tcPr>
          <w:p w14:paraId="2841AEE3" w14:textId="25B286FB" w:rsidR="00D94C19" w:rsidRDefault="00D94C19" w:rsidP="00D94C19">
            <w:pPr>
              <w:cnfStyle w:val="000000000000" w:firstRow="0" w:lastRow="0" w:firstColumn="0" w:lastColumn="0" w:oddVBand="0" w:evenVBand="0" w:oddHBand="0" w:evenHBand="0" w:firstRowFirstColumn="0" w:firstRowLastColumn="0" w:lastRowFirstColumn="0" w:lastRowLastColumn="0"/>
            </w:pPr>
            <w:r>
              <w:t>Dropdown</w:t>
            </w:r>
          </w:p>
        </w:tc>
        <w:tc>
          <w:tcPr>
            <w:tcW w:w="1354" w:type="dxa"/>
          </w:tcPr>
          <w:p w14:paraId="7ADEF8BA" w14:textId="77777777"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976" w:type="dxa"/>
          </w:tcPr>
          <w:p w14:paraId="56F8F599" w14:textId="77777777"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1260" w:type="dxa"/>
          </w:tcPr>
          <w:p w14:paraId="27F2DC81" w14:textId="2FC1B3C2" w:rsidR="00D94C19" w:rsidRDefault="00D94C19" w:rsidP="00D94C19">
            <w:pPr>
              <w:cnfStyle w:val="000000000000" w:firstRow="0" w:lastRow="0" w:firstColumn="0" w:lastColumn="0" w:oddVBand="0" w:evenVBand="0" w:oddHBand="0" w:evenHBand="0" w:firstRowFirstColumn="0" w:firstRowLastColumn="0" w:lastRowFirstColumn="0" w:lastRowLastColumn="0"/>
            </w:pPr>
            <w:r>
              <w:t>CM</w:t>
            </w:r>
          </w:p>
        </w:tc>
        <w:tc>
          <w:tcPr>
            <w:tcW w:w="2105" w:type="dxa"/>
          </w:tcPr>
          <w:p w14:paraId="2B020640" w14:textId="09252C09" w:rsidR="00D94C19" w:rsidRPr="00787032" w:rsidRDefault="00D94C19" w:rsidP="00D94C19">
            <w:pPr>
              <w:cnfStyle w:val="000000000000" w:firstRow="0" w:lastRow="0" w:firstColumn="0" w:lastColumn="0" w:oddVBand="0" w:evenVBand="0" w:oddHBand="0" w:evenHBand="0" w:firstRowFirstColumn="0" w:firstRowLastColumn="0" w:lastRowFirstColumn="0" w:lastRowLastColumn="0"/>
            </w:pPr>
            <w:r w:rsidRPr="00D94C19">
              <w:t>List should auto retrieve as per selected Plate source</w:t>
            </w:r>
          </w:p>
        </w:tc>
      </w:tr>
      <w:tr w:rsidR="00D94C19" w14:paraId="5257C000"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2C0BA66" w14:textId="14EB0DFA" w:rsidR="00D94C19" w:rsidRPr="009965BF" w:rsidRDefault="00742A8A" w:rsidP="00D94C19">
            <w:pPr>
              <w:spacing w:before="60"/>
              <w:jc w:val="both"/>
              <w:rPr>
                <w:b w:val="0"/>
                <w:bCs w:val="0"/>
              </w:rPr>
            </w:pPr>
            <w:r>
              <w:rPr>
                <w:b w:val="0"/>
                <w:bCs w:val="0"/>
              </w:rPr>
              <w:t>13</w:t>
            </w:r>
          </w:p>
        </w:tc>
        <w:tc>
          <w:tcPr>
            <w:tcW w:w="1312" w:type="dxa"/>
          </w:tcPr>
          <w:p w14:paraId="26BBA1CA" w14:textId="13CC81AF" w:rsidR="00D94C19" w:rsidRDefault="00D94C19" w:rsidP="00D94C19">
            <w:pPr>
              <w:cnfStyle w:val="000000100000" w:firstRow="0" w:lastRow="0" w:firstColumn="0" w:lastColumn="0" w:oddVBand="0" w:evenVBand="0" w:oddHBand="1" w:evenHBand="0" w:firstRowFirstColumn="0" w:firstRowLastColumn="0" w:lastRowFirstColumn="0" w:lastRowLastColumn="0"/>
            </w:pPr>
            <w:r>
              <w:t>Dubai Police</w:t>
            </w:r>
          </w:p>
        </w:tc>
        <w:tc>
          <w:tcPr>
            <w:tcW w:w="1515" w:type="dxa"/>
          </w:tcPr>
          <w:p w14:paraId="073A87D8" w14:textId="39C7DFD3" w:rsidR="00D94C19" w:rsidRDefault="00D94C19" w:rsidP="00D94C19">
            <w:pPr>
              <w:cnfStyle w:val="000000100000" w:firstRow="0" w:lastRow="0" w:firstColumn="0" w:lastColumn="0" w:oddVBand="0" w:evenVBand="0" w:oddHBand="1" w:evenHBand="0" w:firstRowFirstColumn="0" w:firstRowLastColumn="0" w:lastRowFirstColumn="0" w:lastRowLastColumn="0"/>
            </w:pPr>
            <w:r>
              <w:t>Plate Code</w:t>
            </w:r>
          </w:p>
        </w:tc>
        <w:tc>
          <w:tcPr>
            <w:tcW w:w="1217" w:type="dxa"/>
          </w:tcPr>
          <w:p w14:paraId="6B7A2B8E" w14:textId="03F2F4A0" w:rsidR="00D94C19" w:rsidRDefault="00D94C19" w:rsidP="00D94C19">
            <w:pPr>
              <w:cnfStyle w:val="000000100000" w:firstRow="0" w:lastRow="0" w:firstColumn="0" w:lastColumn="0" w:oddVBand="0" w:evenVBand="0" w:oddHBand="1" w:evenHBand="0" w:firstRowFirstColumn="0" w:firstRowLastColumn="0" w:lastRowFirstColumn="0" w:lastRowLastColumn="0"/>
            </w:pPr>
            <w:r>
              <w:t>Dropdown</w:t>
            </w:r>
          </w:p>
        </w:tc>
        <w:tc>
          <w:tcPr>
            <w:tcW w:w="1354" w:type="dxa"/>
          </w:tcPr>
          <w:p w14:paraId="48E5C85E" w14:textId="77777777" w:rsidR="00D94C19" w:rsidRDefault="00D94C19" w:rsidP="00D94C19">
            <w:pPr>
              <w:cnfStyle w:val="000000100000" w:firstRow="0" w:lastRow="0" w:firstColumn="0" w:lastColumn="0" w:oddVBand="0" w:evenVBand="0" w:oddHBand="1" w:evenHBand="0" w:firstRowFirstColumn="0" w:firstRowLastColumn="0" w:lastRowFirstColumn="0" w:lastRowLastColumn="0"/>
            </w:pPr>
          </w:p>
        </w:tc>
        <w:tc>
          <w:tcPr>
            <w:tcW w:w="976" w:type="dxa"/>
          </w:tcPr>
          <w:p w14:paraId="324499A3" w14:textId="77777777" w:rsidR="00D94C19" w:rsidRDefault="00D94C19" w:rsidP="00D94C19">
            <w:pPr>
              <w:cnfStyle w:val="000000100000" w:firstRow="0" w:lastRow="0" w:firstColumn="0" w:lastColumn="0" w:oddVBand="0" w:evenVBand="0" w:oddHBand="1" w:evenHBand="0" w:firstRowFirstColumn="0" w:firstRowLastColumn="0" w:lastRowFirstColumn="0" w:lastRowLastColumn="0"/>
            </w:pPr>
          </w:p>
        </w:tc>
        <w:tc>
          <w:tcPr>
            <w:tcW w:w="1260" w:type="dxa"/>
          </w:tcPr>
          <w:p w14:paraId="0CC6D3BE" w14:textId="3FF15817" w:rsidR="00D94C19" w:rsidRDefault="00D94C19" w:rsidP="00D94C19">
            <w:pPr>
              <w:cnfStyle w:val="000000100000" w:firstRow="0" w:lastRow="0" w:firstColumn="0" w:lastColumn="0" w:oddVBand="0" w:evenVBand="0" w:oddHBand="1" w:evenHBand="0" w:firstRowFirstColumn="0" w:firstRowLastColumn="0" w:lastRowFirstColumn="0" w:lastRowLastColumn="0"/>
            </w:pPr>
            <w:r>
              <w:t>CM</w:t>
            </w:r>
          </w:p>
        </w:tc>
        <w:tc>
          <w:tcPr>
            <w:tcW w:w="2105" w:type="dxa"/>
          </w:tcPr>
          <w:p w14:paraId="42B5C51D" w14:textId="79C41F97" w:rsidR="00D94C19" w:rsidRPr="00D94C19" w:rsidRDefault="00D94C19" w:rsidP="00D94C19">
            <w:pPr>
              <w:cnfStyle w:val="000000100000" w:firstRow="0" w:lastRow="0" w:firstColumn="0" w:lastColumn="0" w:oddVBand="0" w:evenVBand="0" w:oddHBand="1" w:evenHBand="0" w:firstRowFirstColumn="0" w:firstRowLastColumn="0" w:lastRowFirstColumn="0" w:lastRowLastColumn="0"/>
            </w:pPr>
            <w:r w:rsidRPr="00D94C19">
              <w:t xml:space="preserve">List should auto retrieve as per selected Plate </w:t>
            </w:r>
            <w:r>
              <w:t>Code</w:t>
            </w:r>
          </w:p>
        </w:tc>
      </w:tr>
      <w:tr w:rsidR="00D94C19" w14:paraId="57EF668D"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4C245BD0" w14:textId="1ACCDD14" w:rsidR="00D94C19" w:rsidRPr="009965BF" w:rsidRDefault="00742A8A" w:rsidP="00D94C19">
            <w:pPr>
              <w:spacing w:before="60"/>
              <w:jc w:val="both"/>
              <w:rPr>
                <w:b w:val="0"/>
                <w:bCs w:val="0"/>
              </w:rPr>
            </w:pPr>
            <w:r>
              <w:rPr>
                <w:b w:val="0"/>
                <w:bCs w:val="0"/>
              </w:rPr>
              <w:t>14</w:t>
            </w:r>
          </w:p>
        </w:tc>
        <w:tc>
          <w:tcPr>
            <w:tcW w:w="1312" w:type="dxa"/>
          </w:tcPr>
          <w:p w14:paraId="29E3263C" w14:textId="43E842FB" w:rsidR="00D94C19" w:rsidRDefault="00D94C19" w:rsidP="00D94C19">
            <w:pPr>
              <w:cnfStyle w:val="000000000000" w:firstRow="0" w:lastRow="0" w:firstColumn="0" w:lastColumn="0" w:oddVBand="0" w:evenVBand="0" w:oddHBand="0" w:evenHBand="0" w:firstRowFirstColumn="0" w:firstRowLastColumn="0" w:lastRowFirstColumn="0" w:lastRowLastColumn="0"/>
            </w:pPr>
            <w:r>
              <w:t>Dubai Police</w:t>
            </w:r>
          </w:p>
        </w:tc>
        <w:tc>
          <w:tcPr>
            <w:tcW w:w="1515" w:type="dxa"/>
          </w:tcPr>
          <w:p w14:paraId="0A3EA650" w14:textId="405E82C8" w:rsidR="00D94C19" w:rsidRDefault="00D94C19" w:rsidP="00D94C19">
            <w:pPr>
              <w:cnfStyle w:val="000000000000" w:firstRow="0" w:lastRow="0" w:firstColumn="0" w:lastColumn="0" w:oddVBand="0" w:evenVBand="0" w:oddHBand="0" w:evenHBand="0" w:firstRowFirstColumn="0" w:firstRowLastColumn="0" w:lastRowFirstColumn="0" w:lastRowLastColumn="0"/>
            </w:pPr>
            <w:r>
              <w:t>Ticket Number</w:t>
            </w:r>
          </w:p>
        </w:tc>
        <w:tc>
          <w:tcPr>
            <w:tcW w:w="1217" w:type="dxa"/>
          </w:tcPr>
          <w:p w14:paraId="207F0EBA" w14:textId="77777777"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1354" w:type="dxa"/>
          </w:tcPr>
          <w:p w14:paraId="4564A9DF" w14:textId="0B8689E9" w:rsidR="00D94C19" w:rsidRDefault="00D94C19" w:rsidP="00D94C19">
            <w:pPr>
              <w:cnfStyle w:val="000000000000" w:firstRow="0" w:lastRow="0" w:firstColumn="0" w:lastColumn="0" w:oddVBand="0" w:evenVBand="0" w:oddHBand="0" w:evenHBand="0" w:firstRowFirstColumn="0" w:firstRowLastColumn="0" w:lastRowFirstColumn="0" w:lastRowLastColumn="0"/>
            </w:pPr>
            <w:r>
              <w:t>Alphanumeric</w:t>
            </w:r>
          </w:p>
        </w:tc>
        <w:tc>
          <w:tcPr>
            <w:tcW w:w="976" w:type="dxa"/>
          </w:tcPr>
          <w:p w14:paraId="41D5A19C" w14:textId="43656F55" w:rsidR="00D94C19" w:rsidRDefault="00D94C19" w:rsidP="00D94C19">
            <w:pPr>
              <w:cnfStyle w:val="000000000000" w:firstRow="0" w:lastRow="0" w:firstColumn="0" w:lastColumn="0" w:oddVBand="0" w:evenVBand="0" w:oddHBand="0" w:evenHBand="0" w:firstRowFirstColumn="0" w:firstRowLastColumn="0" w:lastRowFirstColumn="0" w:lastRowLastColumn="0"/>
            </w:pPr>
            <w:r>
              <w:t>6</w:t>
            </w:r>
          </w:p>
        </w:tc>
        <w:tc>
          <w:tcPr>
            <w:tcW w:w="1260" w:type="dxa"/>
          </w:tcPr>
          <w:p w14:paraId="3BA5B018" w14:textId="63839F44"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2105" w:type="dxa"/>
          </w:tcPr>
          <w:p w14:paraId="5E615B10" w14:textId="77777777" w:rsidR="00D94C19" w:rsidRPr="00787032" w:rsidRDefault="00D94C19" w:rsidP="00D94C19">
            <w:pPr>
              <w:cnfStyle w:val="000000000000" w:firstRow="0" w:lastRow="0" w:firstColumn="0" w:lastColumn="0" w:oddVBand="0" w:evenVBand="0" w:oddHBand="0" w:evenHBand="0" w:firstRowFirstColumn="0" w:firstRowLastColumn="0" w:lastRowFirstColumn="0" w:lastRowLastColumn="0"/>
            </w:pPr>
          </w:p>
        </w:tc>
      </w:tr>
      <w:tr w:rsidR="00D94C19" w14:paraId="70FBC6DE" w14:textId="77777777" w:rsidTr="00D9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63E2516" w14:textId="75C66617" w:rsidR="00D94C19" w:rsidRPr="009965BF" w:rsidRDefault="00742A8A" w:rsidP="00D94C19">
            <w:pPr>
              <w:spacing w:before="60"/>
              <w:jc w:val="both"/>
              <w:rPr>
                <w:b w:val="0"/>
                <w:bCs w:val="0"/>
              </w:rPr>
            </w:pPr>
            <w:r>
              <w:rPr>
                <w:b w:val="0"/>
                <w:bCs w:val="0"/>
              </w:rPr>
              <w:t>15</w:t>
            </w:r>
          </w:p>
        </w:tc>
        <w:tc>
          <w:tcPr>
            <w:tcW w:w="1312" w:type="dxa"/>
          </w:tcPr>
          <w:p w14:paraId="69218C1D" w14:textId="743DE3BD" w:rsidR="00D94C19" w:rsidRDefault="00D94C19" w:rsidP="00D94C19">
            <w:pPr>
              <w:cnfStyle w:val="000000100000" w:firstRow="0" w:lastRow="0" w:firstColumn="0" w:lastColumn="0" w:oddVBand="0" w:evenVBand="0" w:oddHBand="1" w:evenHBand="0" w:firstRowFirstColumn="0" w:firstRowLastColumn="0" w:lastRowFirstColumn="0" w:lastRowLastColumn="0"/>
            </w:pPr>
            <w:r>
              <w:t>Dubai Police</w:t>
            </w:r>
          </w:p>
        </w:tc>
        <w:tc>
          <w:tcPr>
            <w:tcW w:w="1515" w:type="dxa"/>
          </w:tcPr>
          <w:p w14:paraId="47092D8B" w14:textId="256A477F" w:rsidR="00D94C19" w:rsidRDefault="00D94C19" w:rsidP="00D94C19">
            <w:pPr>
              <w:cnfStyle w:val="000000100000" w:firstRow="0" w:lastRow="0" w:firstColumn="0" w:lastColumn="0" w:oddVBand="0" w:evenVBand="0" w:oddHBand="1" w:evenHBand="0" w:firstRowFirstColumn="0" w:firstRowLastColumn="0" w:lastRowFirstColumn="0" w:lastRowLastColumn="0"/>
            </w:pPr>
            <w:r>
              <w:t>Ticket Issue Place</w:t>
            </w:r>
          </w:p>
        </w:tc>
        <w:tc>
          <w:tcPr>
            <w:tcW w:w="1217" w:type="dxa"/>
          </w:tcPr>
          <w:p w14:paraId="462514BF" w14:textId="587BCBC4" w:rsidR="00D94C19" w:rsidRDefault="00D94C19" w:rsidP="00D94C19">
            <w:pPr>
              <w:cnfStyle w:val="000000100000" w:firstRow="0" w:lastRow="0" w:firstColumn="0" w:lastColumn="0" w:oddVBand="0" w:evenVBand="0" w:oddHBand="1" w:evenHBand="0" w:firstRowFirstColumn="0" w:firstRowLastColumn="0" w:lastRowFirstColumn="0" w:lastRowLastColumn="0"/>
            </w:pPr>
            <w:r>
              <w:t>Dropdown</w:t>
            </w:r>
          </w:p>
        </w:tc>
        <w:tc>
          <w:tcPr>
            <w:tcW w:w="1354" w:type="dxa"/>
          </w:tcPr>
          <w:p w14:paraId="1799C8C4" w14:textId="6607A741" w:rsidR="00D94C19" w:rsidRDefault="00D94C19" w:rsidP="00D94C19">
            <w:pPr>
              <w:cnfStyle w:val="000000100000" w:firstRow="0" w:lastRow="0" w:firstColumn="0" w:lastColumn="0" w:oddVBand="0" w:evenVBand="0" w:oddHBand="1" w:evenHBand="0" w:firstRowFirstColumn="0" w:firstRowLastColumn="0" w:lastRowFirstColumn="0" w:lastRowLastColumn="0"/>
            </w:pPr>
          </w:p>
        </w:tc>
        <w:tc>
          <w:tcPr>
            <w:tcW w:w="976" w:type="dxa"/>
          </w:tcPr>
          <w:p w14:paraId="01B7D7D5" w14:textId="7A714241" w:rsidR="00D94C19" w:rsidRDefault="00D94C19" w:rsidP="00D94C19">
            <w:pPr>
              <w:cnfStyle w:val="000000100000" w:firstRow="0" w:lastRow="0" w:firstColumn="0" w:lastColumn="0" w:oddVBand="0" w:evenVBand="0" w:oddHBand="1" w:evenHBand="0" w:firstRowFirstColumn="0" w:firstRowLastColumn="0" w:lastRowFirstColumn="0" w:lastRowLastColumn="0"/>
            </w:pPr>
          </w:p>
        </w:tc>
        <w:tc>
          <w:tcPr>
            <w:tcW w:w="1260" w:type="dxa"/>
          </w:tcPr>
          <w:p w14:paraId="04DFA494" w14:textId="4DA5DFF2" w:rsidR="00D94C19" w:rsidRDefault="00D94C19" w:rsidP="00D94C19">
            <w:pPr>
              <w:cnfStyle w:val="000000100000" w:firstRow="0" w:lastRow="0" w:firstColumn="0" w:lastColumn="0" w:oddVBand="0" w:evenVBand="0" w:oddHBand="1" w:evenHBand="0" w:firstRowFirstColumn="0" w:firstRowLastColumn="0" w:lastRowFirstColumn="0" w:lastRowLastColumn="0"/>
            </w:pPr>
            <w:r>
              <w:t>CM</w:t>
            </w:r>
          </w:p>
        </w:tc>
        <w:tc>
          <w:tcPr>
            <w:tcW w:w="2105" w:type="dxa"/>
          </w:tcPr>
          <w:p w14:paraId="20450741"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Abu Dhabi</w:t>
            </w:r>
          </w:p>
          <w:p w14:paraId="1334156B"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Ajman</w:t>
            </w:r>
          </w:p>
          <w:p w14:paraId="50266451"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Dubai</w:t>
            </w:r>
          </w:p>
          <w:p w14:paraId="6BE344F9"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Fujairah</w:t>
            </w:r>
          </w:p>
          <w:p w14:paraId="08DA0497"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Ras Al Khaimah</w:t>
            </w:r>
          </w:p>
          <w:p w14:paraId="2EEEB959" w14:textId="77777777" w:rsidR="00D94C19" w:rsidRDefault="00D94C19" w:rsidP="00D94C19">
            <w:pPr>
              <w:pStyle w:val="ListParagraph"/>
              <w:numPr>
                <w:ilvl w:val="0"/>
                <w:numId w:val="13"/>
              </w:numPr>
              <w:ind w:left="216" w:hanging="180"/>
              <w:cnfStyle w:val="000000100000" w:firstRow="0" w:lastRow="0" w:firstColumn="0" w:lastColumn="0" w:oddVBand="0" w:evenVBand="0" w:oddHBand="1" w:evenHBand="0" w:firstRowFirstColumn="0" w:firstRowLastColumn="0" w:lastRowFirstColumn="0" w:lastRowLastColumn="0"/>
            </w:pPr>
            <w:r>
              <w:t>Sharjah</w:t>
            </w:r>
          </w:p>
          <w:p w14:paraId="12B97CF7" w14:textId="1749506B" w:rsidR="00D94C19" w:rsidRPr="00787032" w:rsidRDefault="00D94C19" w:rsidP="00D94C19">
            <w:pPr>
              <w:cnfStyle w:val="000000100000" w:firstRow="0" w:lastRow="0" w:firstColumn="0" w:lastColumn="0" w:oddVBand="0" w:evenVBand="0" w:oddHBand="1" w:evenHBand="0" w:firstRowFirstColumn="0" w:firstRowLastColumn="0" w:lastRowFirstColumn="0" w:lastRowLastColumn="0"/>
            </w:pPr>
            <w:r>
              <w:t xml:space="preserve">Um Al </w:t>
            </w:r>
            <w:proofErr w:type="spellStart"/>
            <w:r>
              <w:t>Qween</w:t>
            </w:r>
            <w:proofErr w:type="spellEnd"/>
          </w:p>
        </w:tc>
      </w:tr>
      <w:tr w:rsidR="00D94C19" w14:paraId="60B0910F" w14:textId="77777777" w:rsidTr="00D94C19">
        <w:tc>
          <w:tcPr>
            <w:cnfStyle w:val="001000000000" w:firstRow="0" w:lastRow="0" w:firstColumn="1" w:lastColumn="0" w:oddVBand="0" w:evenVBand="0" w:oddHBand="0" w:evenHBand="0" w:firstRowFirstColumn="0" w:firstRowLastColumn="0" w:lastRowFirstColumn="0" w:lastRowLastColumn="0"/>
            <w:tcW w:w="630" w:type="dxa"/>
          </w:tcPr>
          <w:p w14:paraId="5A169B78" w14:textId="6DD69736" w:rsidR="00D94C19" w:rsidRPr="009965BF" w:rsidRDefault="00742A8A" w:rsidP="00D94C19">
            <w:pPr>
              <w:spacing w:before="60"/>
              <w:jc w:val="both"/>
              <w:rPr>
                <w:b w:val="0"/>
                <w:bCs w:val="0"/>
              </w:rPr>
            </w:pPr>
            <w:r>
              <w:rPr>
                <w:b w:val="0"/>
                <w:bCs w:val="0"/>
              </w:rPr>
              <w:t>16</w:t>
            </w:r>
          </w:p>
        </w:tc>
        <w:tc>
          <w:tcPr>
            <w:tcW w:w="1312" w:type="dxa"/>
          </w:tcPr>
          <w:p w14:paraId="30573F2F" w14:textId="46EED30D" w:rsidR="00D94C19" w:rsidRDefault="00D94C19" w:rsidP="00D94C19">
            <w:pPr>
              <w:cnfStyle w:val="000000000000" w:firstRow="0" w:lastRow="0" w:firstColumn="0" w:lastColumn="0" w:oddVBand="0" w:evenVBand="0" w:oddHBand="0" w:evenHBand="0" w:firstRowFirstColumn="0" w:firstRowLastColumn="0" w:lastRowFirstColumn="0" w:lastRowLastColumn="0"/>
            </w:pPr>
            <w:r>
              <w:t>Dubai Police</w:t>
            </w:r>
          </w:p>
        </w:tc>
        <w:tc>
          <w:tcPr>
            <w:tcW w:w="1515" w:type="dxa"/>
          </w:tcPr>
          <w:p w14:paraId="1E1FB9D4" w14:textId="6706E821" w:rsidR="00D94C19" w:rsidRDefault="00D94C19" w:rsidP="00D94C19">
            <w:pPr>
              <w:cnfStyle w:val="000000000000" w:firstRow="0" w:lastRow="0" w:firstColumn="0" w:lastColumn="0" w:oddVBand="0" w:evenVBand="0" w:oddHBand="0" w:evenHBand="0" w:firstRowFirstColumn="0" w:firstRowLastColumn="0" w:lastRowFirstColumn="0" w:lastRowLastColumn="0"/>
            </w:pPr>
            <w:r>
              <w:t>Ticket Issue Year</w:t>
            </w:r>
          </w:p>
        </w:tc>
        <w:tc>
          <w:tcPr>
            <w:tcW w:w="1217" w:type="dxa"/>
          </w:tcPr>
          <w:p w14:paraId="4228C5FE" w14:textId="77777777"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1354" w:type="dxa"/>
          </w:tcPr>
          <w:p w14:paraId="31408228" w14:textId="77777777"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976" w:type="dxa"/>
          </w:tcPr>
          <w:p w14:paraId="12CE0D0E" w14:textId="77777777" w:rsidR="00D94C19" w:rsidRDefault="00D94C19" w:rsidP="00D94C19">
            <w:pPr>
              <w:cnfStyle w:val="000000000000" w:firstRow="0" w:lastRow="0" w:firstColumn="0" w:lastColumn="0" w:oddVBand="0" w:evenVBand="0" w:oddHBand="0" w:evenHBand="0" w:firstRowFirstColumn="0" w:firstRowLastColumn="0" w:lastRowFirstColumn="0" w:lastRowLastColumn="0"/>
            </w:pPr>
          </w:p>
        </w:tc>
        <w:tc>
          <w:tcPr>
            <w:tcW w:w="1260" w:type="dxa"/>
          </w:tcPr>
          <w:p w14:paraId="05D7815F" w14:textId="1211F61A" w:rsidR="00D94C19" w:rsidRDefault="00D94C19" w:rsidP="00D94C19">
            <w:pPr>
              <w:cnfStyle w:val="000000000000" w:firstRow="0" w:lastRow="0" w:firstColumn="0" w:lastColumn="0" w:oddVBand="0" w:evenVBand="0" w:oddHBand="0" w:evenHBand="0" w:firstRowFirstColumn="0" w:firstRowLastColumn="0" w:lastRowFirstColumn="0" w:lastRowLastColumn="0"/>
            </w:pPr>
            <w:r>
              <w:t>CM</w:t>
            </w:r>
          </w:p>
        </w:tc>
        <w:tc>
          <w:tcPr>
            <w:tcW w:w="2105" w:type="dxa"/>
          </w:tcPr>
          <w:p w14:paraId="378ABE3A" w14:textId="25607C98" w:rsidR="00D94C19" w:rsidRPr="00D94C19" w:rsidRDefault="00D94C19" w:rsidP="00D94C19">
            <w:pPr>
              <w:cnfStyle w:val="000000000000" w:firstRow="0" w:lastRow="0" w:firstColumn="0" w:lastColumn="0" w:oddVBand="0" w:evenVBand="0" w:oddHBand="0" w:evenHBand="0" w:firstRowFirstColumn="0" w:firstRowLastColumn="0" w:lastRowFirstColumn="0" w:lastRowLastColumn="0"/>
            </w:pPr>
            <w:r>
              <w:t>List of Last 10 Years. Should be configurable</w:t>
            </w:r>
          </w:p>
        </w:tc>
      </w:tr>
    </w:tbl>
    <w:p w14:paraId="35DA0CAD" w14:textId="77777777" w:rsidR="00787032" w:rsidRDefault="00787032" w:rsidP="00FB73BF">
      <w:pPr>
        <w:ind w:firstLine="426"/>
        <w:rPr>
          <w:b/>
          <w:bCs/>
          <w:sz w:val="24"/>
          <w:szCs w:val="24"/>
        </w:rPr>
      </w:pPr>
    </w:p>
    <w:p w14:paraId="04AAB2BA" w14:textId="354BBE8E" w:rsidR="00FB73BF" w:rsidRDefault="00FB73BF" w:rsidP="00FB73BF">
      <w:pPr>
        <w:ind w:firstLine="426"/>
        <w:rPr>
          <w:b/>
          <w:bCs/>
          <w:sz w:val="24"/>
          <w:szCs w:val="24"/>
        </w:rPr>
      </w:pPr>
      <w:r w:rsidRPr="009616A4">
        <w:rPr>
          <w:b/>
          <w:bCs/>
          <w:sz w:val="24"/>
          <w:szCs w:val="24"/>
        </w:rPr>
        <w:t>Screen 2:</w:t>
      </w:r>
    </w:p>
    <w:p w14:paraId="239744D7" w14:textId="77777777" w:rsidR="00FB73BF" w:rsidRPr="00816B83" w:rsidRDefault="00FB73BF" w:rsidP="00FB73BF">
      <w:pPr>
        <w:pStyle w:val="ListParagraph"/>
        <w:numPr>
          <w:ilvl w:val="0"/>
          <w:numId w:val="13"/>
        </w:numPr>
        <w:rPr>
          <w:sz w:val="22"/>
          <w:szCs w:val="22"/>
        </w:rPr>
      </w:pPr>
      <w:r w:rsidRPr="00816B83">
        <w:rPr>
          <w:sz w:val="22"/>
          <w:szCs w:val="22"/>
        </w:rPr>
        <w:t>This section is for the customer to review the details entered in the previous screen and to confirm the same to proceed further for authentication.</w:t>
      </w:r>
    </w:p>
    <w:tbl>
      <w:tblPr>
        <w:tblStyle w:val="GridTable4-Accent1"/>
        <w:tblW w:w="0" w:type="auto"/>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FB73BF" w14:paraId="48B1B311"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D38B994" w14:textId="77777777" w:rsidR="00FB73BF" w:rsidRDefault="00FB73BF" w:rsidP="005436F9">
            <w:proofErr w:type="gramStart"/>
            <w:r>
              <w:rPr>
                <w:rFonts w:ascii="Calibri" w:hAnsi="Calibri" w:cs="Calibri"/>
                <w:b w:val="0"/>
                <w:bCs w:val="0"/>
                <w:color w:val="FFFFFF"/>
              </w:rPr>
              <w:t>#.No</w:t>
            </w:r>
            <w:proofErr w:type="gramEnd"/>
          </w:p>
        </w:tc>
        <w:tc>
          <w:tcPr>
            <w:tcW w:w="1675" w:type="dxa"/>
          </w:tcPr>
          <w:p w14:paraId="04345BEE"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67B761FF"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013757BF"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432DE146"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52281EAF"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682E0639" w14:textId="77777777" w:rsidR="00FB73BF" w:rsidRDefault="00FB73BF"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FB73BF" w14:paraId="30D3F2E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42F5E67" w14:textId="77777777" w:rsidR="00FB73BF" w:rsidRPr="004B0B79" w:rsidRDefault="00FB73BF">
            <w:pPr>
              <w:pStyle w:val="ListParagraph"/>
              <w:numPr>
                <w:ilvl w:val="0"/>
                <w:numId w:val="63"/>
              </w:numPr>
              <w:spacing w:before="60"/>
              <w:contextualSpacing w:val="0"/>
              <w:jc w:val="both"/>
            </w:pPr>
          </w:p>
        </w:tc>
        <w:tc>
          <w:tcPr>
            <w:tcW w:w="1675" w:type="dxa"/>
          </w:tcPr>
          <w:p w14:paraId="08457D59" w14:textId="52C7E8FA" w:rsidR="00FB73BF" w:rsidRDefault="00066CD6" w:rsidP="005436F9">
            <w:pPr>
              <w:cnfStyle w:val="000000100000" w:firstRow="0" w:lastRow="0" w:firstColumn="0" w:lastColumn="0" w:oddVBand="0" w:evenVBand="0" w:oddHBand="1" w:evenHBand="0" w:firstRowFirstColumn="0" w:firstRowLastColumn="0" w:lastRowFirstColumn="0" w:lastRowLastColumn="0"/>
            </w:pPr>
            <w:r>
              <w:t>Biller Category</w:t>
            </w:r>
          </w:p>
        </w:tc>
        <w:tc>
          <w:tcPr>
            <w:tcW w:w="1335" w:type="dxa"/>
          </w:tcPr>
          <w:p w14:paraId="6CE67055"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5F706523"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75E4DE15"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6828BAD2"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D93F967" w14:textId="77777777" w:rsidR="00FB73BF" w:rsidRDefault="00FB73BF" w:rsidP="005436F9">
            <w:pPr>
              <w:cnfStyle w:val="000000100000" w:firstRow="0" w:lastRow="0" w:firstColumn="0" w:lastColumn="0" w:oddVBand="0" w:evenVBand="0" w:oddHBand="1" w:evenHBand="0" w:firstRowFirstColumn="0" w:firstRowLastColumn="0" w:lastRowFirstColumn="0" w:lastRowLastColumn="0"/>
            </w:pPr>
          </w:p>
        </w:tc>
      </w:tr>
      <w:tr w:rsidR="00FB73BF" w14:paraId="6F5BCC17"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4E1B80E2" w14:textId="77777777" w:rsidR="00FB73BF" w:rsidRPr="004B0B79" w:rsidRDefault="00FB73BF">
            <w:pPr>
              <w:pStyle w:val="ListParagraph"/>
              <w:numPr>
                <w:ilvl w:val="0"/>
                <w:numId w:val="63"/>
              </w:numPr>
              <w:spacing w:before="60"/>
              <w:contextualSpacing w:val="0"/>
              <w:jc w:val="both"/>
            </w:pPr>
          </w:p>
        </w:tc>
        <w:tc>
          <w:tcPr>
            <w:tcW w:w="1675" w:type="dxa"/>
          </w:tcPr>
          <w:p w14:paraId="102C3193" w14:textId="31DD9EC8" w:rsidR="00FB73BF" w:rsidRDefault="00066CD6" w:rsidP="005436F9">
            <w:pPr>
              <w:cnfStyle w:val="000000000000" w:firstRow="0" w:lastRow="0" w:firstColumn="0" w:lastColumn="0" w:oddVBand="0" w:evenVBand="0" w:oddHBand="0" w:evenHBand="0" w:firstRowFirstColumn="0" w:firstRowLastColumn="0" w:lastRowFirstColumn="0" w:lastRowLastColumn="0"/>
            </w:pPr>
            <w:r>
              <w:t>Biller Name</w:t>
            </w:r>
          </w:p>
        </w:tc>
        <w:tc>
          <w:tcPr>
            <w:tcW w:w="1335" w:type="dxa"/>
          </w:tcPr>
          <w:p w14:paraId="0A769538"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02473D65"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020AFA13"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7A286F16"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7C3A9B11"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r>
      <w:tr w:rsidR="00066CD6" w14:paraId="5B0C32F3"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FB1845E" w14:textId="77777777" w:rsidR="00066CD6" w:rsidRPr="004B0B79" w:rsidRDefault="00066CD6">
            <w:pPr>
              <w:pStyle w:val="ListParagraph"/>
              <w:numPr>
                <w:ilvl w:val="0"/>
                <w:numId w:val="63"/>
              </w:numPr>
              <w:spacing w:before="60"/>
              <w:contextualSpacing w:val="0"/>
              <w:jc w:val="both"/>
            </w:pPr>
          </w:p>
        </w:tc>
        <w:tc>
          <w:tcPr>
            <w:tcW w:w="1675" w:type="dxa"/>
          </w:tcPr>
          <w:p w14:paraId="482FE749" w14:textId="12630137" w:rsidR="00066CD6" w:rsidRDefault="00066CD6" w:rsidP="00066CD6">
            <w:pPr>
              <w:cnfStyle w:val="000000100000" w:firstRow="0" w:lastRow="0" w:firstColumn="0" w:lastColumn="0" w:oddVBand="0" w:evenVBand="0" w:oddHBand="1" w:evenHBand="0" w:firstRowFirstColumn="0" w:firstRowLastColumn="0" w:lastRowFirstColumn="0" w:lastRowLastColumn="0"/>
            </w:pPr>
            <w:r>
              <w:t>Nick Name</w:t>
            </w:r>
          </w:p>
        </w:tc>
        <w:tc>
          <w:tcPr>
            <w:tcW w:w="1335" w:type="dxa"/>
          </w:tcPr>
          <w:p w14:paraId="70C8ACE4"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5D9D8AB5"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1043" w:type="dxa"/>
          </w:tcPr>
          <w:p w14:paraId="7FDF2089"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1308" w:type="dxa"/>
          </w:tcPr>
          <w:p w14:paraId="2DF01F5B"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2445" w:type="dxa"/>
          </w:tcPr>
          <w:p w14:paraId="6FEFBC00"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r>
      <w:tr w:rsidR="00FB73BF" w14:paraId="76608F52"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E0B844B" w14:textId="77777777" w:rsidR="00FB73BF" w:rsidRPr="004B0B79" w:rsidRDefault="00FB73BF">
            <w:pPr>
              <w:pStyle w:val="ListParagraph"/>
              <w:numPr>
                <w:ilvl w:val="0"/>
                <w:numId w:val="63"/>
              </w:numPr>
              <w:spacing w:before="60"/>
              <w:contextualSpacing w:val="0"/>
              <w:jc w:val="both"/>
            </w:pPr>
          </w:p>
        </w:tc>
        <w:tc>
          <w:tcPr>
            <w:tcW w:w="1675" w:type="dxa"/>
          </w:tcPr>
          <w:p w14:paraId="1ADF204B" w14:textId="7C7866AF" w:rsidR="00FB73BF" w:rsidRDefault="00066CD6" w:rsidP="005436F9">
            <w:pPr>
              <w:cnfStyle w:val="000000000000" w:firstRow="0" w:lastRow="0" w:firstColumn="0" w:lastColumn="0" w:oddVBand="0" w:evenVBand="0" w:oddHBand="0" w:evenHBand="0" w:firstRowFirstColumn="0" w:firstRowLastColumn="0" w:lastRowFirstColumn="0" w:lastRowLastColumn="0"/>
            </w:pPr>
            <w:r>
              <w:t>Consumer Number / Mobile Number / NOL Card Number</w:t>
            </w:r>
          </w:p>
        </w:tc>
        <w:tc>
          <w:tcPr>
            <w:tcW w:w="1335" w:type="dxa"/>
          </w:tcPr>
          <w:p w14:paraId="7CE69836"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356A4DF3"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4A3D2058"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260EAB3C"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BCBD96B" w14:textId="77777777" w:rsidR="00FB73BF" w:rsidRDefault="00FB73BF" w:rsidP="005436F9">
            <w:pPr>
              <w:cnfStyle w:val="000000000000" w:firstRow="0" w:lastRow="0" w:firstColumn="0" w:lastColumn="0" w:oddVBand="0" w:evenVBand="0" w:oddHBand="0" w:evenHBand="0" w:firstRowFirstColumn="0" w:firstRowLastColumn="0" w:lastRowFirstColumn="0" w:lastRowLastColumn="0"/>
            </w:pPr>
          </w:p>
        </w:tc>
      </w:tr>
      <w:tr w:rsidR="00066CD6" w14:paraId="5C090BEA"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167387E" w14:textId="77777777" w:rsidR="00066CD6" w:rsidRPr="004B0B79" w:rsidRDefault="00066CD6">
            <w:pPr>
              <w:pStyle w:val="ListParagraph"/>
              <w:numPr>
                <w:ilvl w:val="0"/>
                <w:numId w:val="63"/>
              </w:numPr>
              <w:spacing w:before="60"/>
              <w:contextualSpacing w:val="0"/>
              <w:jc w:val="both"/>
            </w:pPr>
          </w:p>
        </w:tc>
        <w:tc>
          <w:tcPr>
            <w:tcW w:w="1675" w:type="dxa"/>
          </w:tcPr>
          <w:p w14:paraId="1FEF35C8" w14:textId="7C84EE74" w:rsidR="00066CD6" w:rsidRDefault="00066CD6" w:rsidP="00066CD6">
            <w:pPr>
              <w:cnfStyle w:val="000000100000" w:firstRow="0" w:lastRow="0" w:firstColumn="0" w:lastColumn="0" w:oddVBand="0" w:evenVBand="0" w:oddHBand="1" w:evenHBand="0" w:firstRowFirstColumn="0" w:firstRowLastColumn="0" w:lastRowFirstColumn="0" w:lastRowLastColumn="0"/>
            </w:pPr>
            <w:r>
              <w:t>Custom Field</w:t>
            </w:r>
          </w:p>
        </w:tc>
        <w:tc>
          <w:tcPr>
            <w:tcW w:w="1335" w:type="dxa"/>
          </w:tcPr>
          <w:p w14:paraId="36EF04CF"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0A985A29"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1043" w:type="dxa"/>
          </w:tcPr>
          <w:p w14:paraId="11C78C06"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1308" w:type="dxa"/>
          </w:tcPr>
          <w:p w14:paraId="2F536D57"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2445" w:type="dxa"/>
          </w:tcPr>
          <w:p w14:paraId="2E966E0F"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r>
      <w:tr w:rsidR="00066CD6" w14:paraId="73096D0F"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621B015F" w14:textId="77777777" w:rsidR="00066CD6" w:rsidRPr="004B0B79" w:rsidRDefault="00066CD6">
            <w:pPr>
              <w:pStyle w:val="ListParagraph"/>
              <w:numPr>
                <w:ilvl w:val="0"/>
                <w:numId w:val="63"/>
              </w:numPr>
              <w:spacing w:before="60"/>
              <w:contextualSpacing w:val="0"/>
              <w:jc w:val="both"/>
              <w:rPr>
                <w:b w:val="0"/>
                <w:bCs w:val="0"/>
              </w:rPr>
            </w:pPr>
          </w:p>
        </w:tc>
        <w:tc>
          <w:tcPr>
            <w:tcW w:w="1675" w:type="dxa"/>
          </w:tcPr>
          <w:p w14:paraId="411092E5"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33E03EEC"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3CDAB482"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p>
        </w:tc>
        <w:tc>
          <w:tcPr>
            <w:tcW w:w="1043" w:type="dxa"/>
          </w:tcPr>
          <w:p w14:paraId="2D4BB1B9"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p>
        </w:tc>
        <w:tc>
          <w:tcPr>
            <w:tcW w:w="1308" w:type="dxa"/>
          </w:tcPr>
          <w:p w14:paraId="4BEDDF85"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p>
        </w:tc>
        <w:tc>
          <w:tcPr>
            <w:tcW w:w="2445" w:type="dxa"/>
          </w:tcPr>
          <w:p w14:paraId="7FA4DEEF"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066CD6" w14:paraId="66CF1E9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BA9CA91" w14:textId="77777777" w:rsidR="00066CD6" w:rsidRPr="004B0B79" w:rsidRDefault="00066CD6">
            <w:pPr>
              <w:pStyle w:val="ListParagraph"/>
              <w:numPr>
                <w:ilvl w:val="0"/>
                <w:numId w:val="63"/>
              </w:numPr>
              <w:spacing w:before="60"/>
              <w:contextualSpacing w:val="0"/>
              <w:jc w:val="both"/>
            </w:pPr>
          </w:p>
        </w:tc>
        <w:tc>
          <w:tcPr>
            <w:tcW w:w="1675" w:type="dxa"/>
          </w:tcPr>
          <w:p w14:paraId="4BCCE8BA"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r>
              <w:t>Confirm</w:t>
            </w:r>
          </w:p>
        </w:tc>
        <w:tc>
          <w:tcPr>
            <w:tcW w:w="1335" w:type="dxa"/>
          </w:tcPr>
          <w:p w14:paraId="0F090F6D"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69A172A1"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1043" w:type="dxa"/>
          </w:tcPr>
          <w:p w14:paraId="71B786DE"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1308" w:type="dxa"/>
          </w:tcPr>
          <w:p w14:paraId="28BDE092"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p>
        </w:tc>
        <w:tc>
          <w:tcPr>
            <w:tcW w:w="2445" w:type="dxa"/>
          </w:tcPr>
          <w:p w14:paraId="175D0680" w14:textId="77777777" w:rsidR="00066CD6" w:rsidRDefault="00066CD6" w:rsidP="00066CD6">
            <w:pPr>
              <w:cnfStyle w:val="000000100000" w:firstRow="0" w:lastRow="0" w:firstColumn="0" w:lastColumn="0" w:oddVBand="0" w:evenVBand="0" w:oddHBand="1" w:evenHBand="0" w:firstRowFirstColumn="0" w:firstRowLastColumn="0" w:lastRowFirstColumn="0" w:lastRowLastColumn="0"/>
            </w:pPr>
            <w:r>
              <w:t>On click back button, app redirect to next screen.</w:t>
            </w:r>
          </w:p>
        </w:tc>
      </w:tr>
      <w:tr w:rsidR="00066CD6" w14:paraId="152A38DC"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32D54246" w14:textId="77777777" w:rsidR="00066CD6" w:rsidRPr="004B0B79" w:rsidRDefault="00066CD6">
            <w:pPr>
              <w:pStyle w:val="ListParagraph"/>
              <w:numPr>
                <w:ilvl w:val="0"/>
                <w:numId w:val="63"/>
              </w:numPr>
              <w:spacing w:before="60"/>
              <w:contextualSpacing w:val="0"/>
              <w:jc w:val="both"/>
            </w:pPr>
          </w:p>
        </w:tc>
        <w:tc>
          <w:tcPr>
            <w:tcW w:w="1675" w:type="dxa"/>
          </w:tcPr>
          <w:p w14:paraId="3A5C52D8"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02E2F307"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5791FCC1"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p>
        </w:tc>
        <w:tc>
          <w:tcPr>
            <w:tcW w:w="1043" w:type="dxa"/>
          </w:tcPr>
          <w:p w14:paraId="169A4E36"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p>
        </w:tc>
        <w:tc>
          <w:tcPr>
            <w:tcW w:w="1308" w:type="dxa"/>
          </w:tcPr>
          <w:p w14:paraId="38B72CC8"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p>
        </w:tc>
        <w:tc>
          <w:tcPr>
            <w:tcW w:w="2445" w:type="dxa"/>
          </w:tcPr>
          <w:p w14:paraId="663DD337"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6CDCC7A9" w14:textId="77777777" w:rsidR="00066CD6" w:rsidRPr="00C52459" w:rsidRDefault="00066CD6" w:rsidP="00066CD6">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rPr>
                <w:rFonts w:cstheme="minorHAnsi"/>
              </w:rPr>
            </w:pPr>
            <w:r w:rsidRPr="00C52459">
              <w:rPr>
                <w:rFonts w:cstheme="minorHAnsi"/>
              </w:rPr>
              <w:t xml:space="preserve">On click Yes, app will redirect to the main screen.  </w:t>
            </w:r>
          </w:p>
          <w:p w14:paraId="6CE480B3" w14:textId="77777777" w:rsidR="00066CD6" w:rsidRDefault="00066CD6" w:rsidP="00066CD6">
            <w:pPr>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No, app will remain in the same screen </w:t>
            </w:r>
            <w:r w:rsidRPr="00C52459">
              <w:rPr>
                <w:rFonts w:cstheme="minorHAnsi"/>
              </w:rPr>
              <w:lastRenderedPageBreak/>
              <w:t>and user can resume further.</w:t>
            </w:r>
          </w:p>
        </w:tc>
      </w:tr>
    </w:tbl>
    <w:p w14:paraId="0FD3FDB5" w14:textId="77777777" w:rsidR="00FB73BF" w:rsidRDefault="00FB73BF" w:rsidP="00FB73BF">
      <w:pPr>
        <w:ind w:firstLine="426"/>
        <w:rPr>
          <w:b/>
          <w:bCs/>
          <w:sz w:val="24"/>
          <w:szCs w:val="24"/>
        </w:rPr>
      </w:pPr>
      <w:r w:rsidRPr="009616A4">
        <w:rPr>
          <w:b/>
          <w:bCs/>
          <w:sz w:val="24"/>
          <w:szCs w:val="24"/>
        </w:rPr>
        <w:lastRenderedPageBreak/>
        <w:t xml:space="preserve">Screen </w:t>
      </w:r>
      <w:r>
        <w:rPr>
          <w:b/>
          <w:bCs/>
          <w:sz w:val="24"/>
          <w:szCs w:val="24"/>
        </w:rPr>
        <w:t>3</w:t>
      </w:r>
      <w:r w:rsidRPr="009616A4">
        <w:rPr>
          <w:b/>
          <w:bCs/>
          <w:sz w:val="24"/>
          <w:szCs w:val="24"/>
        </w:rPr>
        <w:t>:</w:t>
      </w:r>
    </w:p>
    <w:p w14:paraId="52B8BB8E" w14:textId="04956809" w:rsidR="00FB73BF" w:rsidRPr="00816B83" w:rsidRDefault="00FB73BF" w:rsidP="00FB73BF">
      <w:pPr>
        <w:pStyle w:val="ListParagraph"/>
        <w:numPr>
          <w:ilvl w:val="0"/>
          <w:numId w:val="13"/>
        </w:numPr>
        <w:rPr>
          <w:sz w:val="22"/>
          <w:szCs w:val="22"/>
        </w:rPr>
      </w:pPr>
      <w:r w:rsidRPr="00816B83">
        <w:rPr>
          <w:sz w:val="22"/>
          <w:szCs w:val="22"/>
        </w:rPr>
        <w:t xml:space="preserve">This section is for the customer to authenticate adding </w:t>
      </w:r>
      <w:r w:rsidR="00066CD6">
        <w:rPr>
          <w:sz w:val="22"/>
          <w:szCs w:val="22"/>
        </w:rPr>
        <w:t>biller</w:t>
      </w:r>
      <w:r w:rsidRPr="00816B83">
        <w:rPr>
          <w:sz w:val="22"/>
          <w:szCs w:val="22"/>
        </w:rPr>
        <w:t xml:space="preserve">. </w:t>
      </w:r>
    </w:p>
    <w:p w14:paraId="14001646" w14:textId="77777777" w:rsidR="00FB73BF" w:rsidRPr="00816B83" w:rsidRDefault="00FB73BF" w:rsidP="00FB73BF">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62632D2E" w14:textId="77777777" w:rsidR="00FB73BF" w:rsidRDefault="00FB73BF" w:rsidP="00FB73BF">
      <w:pPr>
        <w:ind w:firstLine="426"/>
        <w:rPr>
          <w:b/>
          <w:bCs/>
          <w:sz w:val="24"/>
          <w:szCs w:val="24"/>
        </w:rPr>
      </w:pPr>
      <w:r w:rsidRPr="009616A4">
        <w:rPr>
          <w:b/>
          <w:bCs/>
          <w:sz w:val="24"/>
          <w:szCs w:val="24"/>
        </w:rPr>
        <w:t xml:space="preserve">Screen </w:t>
      </w:r>
      <w:r>
        <w:rPr>
          <w:b/>
          <w:bCs/>
          <w:sz w:val="24"/>
          <w:szCs w:val="24"/>
        </w:rPr>
        <w:t>4</w:t>
      </w:r>
      <w:r w:rsidRPr="009616A4">
        <w:rPr>
          <w:b/>
          <w:bCs/>
          <w:sz w:val="24"/>
          <w:szCs w:val="24"/>
        </w:rPr>
        <w:t>:</w:t>
      </w:r>
    </w:p>
    <w:p w14:paraId="11C92EEE" w14:textId="0153A2C8" w:rsidR="00FB73BF" w:rsidRDefault="00FB73BF" w:rsidP="00FB73BF">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066CD6">
        <w:rPr>
          <w:sz w:val="22"/>
          <w:szCs w:val="22"/>
        </w:rPr>
        <w:t>biller</w:t>
      </w:r>
      <w:r>
        <w:rPr>
          <w:sz w:val="22"/>
          <w:szCs w:val="22"/>
        </w:rPr>
        <w:t xml:space="preserve"> additional success or failure will be displayed along with the following details:</w:t>
      </w:r>
    </w:p>
    <w:p w14:paraId="6E1A258B" w14:textId="77777777" w:rsidR="00FB73BF" w:rsidRDefault="00FB73BF" w:rsidP="00FB73BF">
      <w:pPr>
        <w:pStyle w:val="ListParagraph"/>
        <w:numPr>
          <w:ilvl w:val="1"/>
          <w:numId w:val="13"/>
        </w:numPr>
        <w:rPr>
          <w:sz w:val="22"/>
          <w:szCs w:val="22"/>
        </w:rPr>
      </w:pPr>
      <w:r>
        <w:rPr>
          <w:sz w:val="22"/>
          <w:szCs w:val="22"/>
        </w:rPr>
        <w:t>Status – Success / Failure</w:t>
      </w:r>
    </w:p>
    <w:p w14:paraId="7C1F3177" w14:textId="77777777" w:rsidR="00FB73BF" w:rsidRDefault="00FB73BF" w:rsidP="00FB73BF">
      <w:pPr>
        <w:pStyle w:val="ListParagraph"/>
        <w:numPr>
          <w:ilvl w:val="1"/>
          <w:numId w:val="13"/>
        </w:numPr>
        <w:rPr>
          <w:sz w:val="22"/>
          <w:szCs w:val="22"/>
        </w:rPr>
      </w:pPr>
      <w:r>
        <w:rPr>
          <w:sz w:val="22"/>
          <w:szCs w:val="22"/>
        </w:rPr>
        <w:t>Status Description</w:t>
      </w:r>
    </w:p>
    <w:p w14:paraId="53B998B1" w14:textId="3697E43D" w:rsidR="00FB73BF" w:rsidRDefault="00FB73BF" w:rsidP="00FB73BF">
      <w:pPr>
        <w:pStyle w:val="ListParagraph"/>
        <w:numPr>
          <w:ilvl w:val="2"/>
          <w:numId w:val="13"/>
        </w:numPr>
        <w:rPr>
          <w:sz w:val="22"/>
          <w:szCs w:val="22"/>
        </w:rPr>
      </w:pPr>
      <w:r w:rsidRPr="005F5D5F">
        <w:rPr>
          <w:sz w:val="22"/>
          <w:szCs w:val="22"/>
        </w:rPr>
        <w:t xml:space="preserve">If </w:t>
      </w:r>
      <w:r w:rsidR="00066CD6">
        <w:rPr>
          <w:sz w:val="22"/>
          <w:szCs w:val="22"/>
        </w:rPr>
        <w:t>biller</w:t>
      </w:r>
      <w:r w:rsidRPr="005F5D5F">
        <w:rPr>
          <w:sz w:val="22"/>
          <w:szCs w:val="22"/>
        </w:rPr>
        <w:t xml:space="preserve"> added “Beneficiary added successfully”</w:t>
      </w:r>
    </w:p>
    <w:p w14:paraId="12239EE3" w14:textId="5B00556F" w:rsidR="00FB73BF" w:rsidRDefault="00FB73BF" w:rsidP="00FB73BF">
      <w:pPr>
        <w:pStyle w:val="ListParagraph"/>
        <w:numPr>
          <w:ilvl w:val="2"/>
          <w:numId w:val="13"/>
        </w:numPr>
        <w:rPr>
          <w:sz w:val="22"/>
          <w:szCs w:val="22"/>
        </w:rPr>
      </w:pPr>
      <w:r w:rsidRPr="005F5D5F">
        <w:rPr>
          <w:sz w:val="22"/>
          <w:szCs w:val="22"/>
        </w:rPr>
        <w:t xml:space="preserve">If </w:t>
      </w:r>
      <w:r w:rsidR="00066CD6">
        <w:rPr>
          <w:sz w:val="22"/>
          <w:szCs w:val="22"/>
        </w:rPr>
        <w:t>biller</w:t>
      </w:r>
      <w:r w:rsidR="00066CD6" w:rsidRPr="005F5D5F">
        <w:rPr>
          <w:sz w:val="22"/>
          <w:szCs w:val="22"/>
        </w:rPr>
        <w:t xml:space="preserve"> </w:t>
      </w:r>
      <w:r w:rsidRPr="005F5D5F">
        <w:rPr>
          <w:sz w:val="22"/>
          <w:szCs w:val="22"/>
        </w:rPr>
        <w:t xml:space="preserve">addition failed “Error message based on scenarios configured” </w:t>
      </w:r>
    </w:p>
    <w:p w14:paraId="7B93231B" w14:textId="77777777" w:rsidR="00FB73BF" w:rsidRDefault="00FB73BF" w:rsidP="00FB73BF">
      <w:pPr>
        <w:pStyle w:val="ListParagraph"/>
        <w:numPr>
          <w:ilvl w:val="1"/>
          <w:numId w:val="13"/>
        </w:numPr>
        <w:rPr>
          <w:sz w:val="22"/>
          <w:szCs w:val="22"/>
        </w:rPr>
      </w:pPr>
      <w:r>
        <w:rPr>
          <w:sz w:val="22"/>
          <w:szCs w:val="22"/>
        </w:rPr>
        <w:t>Transaction Reference Number</w:t>
      </w:r>
    </w:p>
    <w:p w14:paraId="56B6CF4C" w14:textId="77777777" w:rsidR="00FB73BF" w:rsidRDefault="00FB73BF" w:rsidP="00FB73BF">
      <w:pPr>
        <w:pStyle w:val="ListParagraph"/>
        <w:numPr>
          <w:ilvl w:val="1"/>
          <w:numId w:val="13"/>
        </w:numPr>
        <w:rPr>
          <w:sz w:val="22"/>
          <w:szCs w:val="22"/>
        </w:rPr>
      </w:pPr>
      <w:r>
        <w:rPr>
          <w:sz w:val="22"/>
          <w:szCs w:val="22"/>
        </w:rPr>
        <w:t>Transaction Details</w:t>
      </w:r>
    </w:p>
    <w:p w14:paraId="3E3B86A1" w14:textId="2D404A73" w:rsidR="00FB73BF" w:rsidRDefault="00066CD6" w:rsidP="00FB73BF">
      <w:pPr>
        <w:pStyle w:val="ListParagraph"/>
        <w:numPr>
          <w:ilvl w:val="2"/>
          <w:numId w:val="13"/>
        </w:numPr>
        <w:rPr>
          <w:sz w:val="22"/>
          <w:szCs w:val="22"/>
        </w:rPr>
      </w:pPr>
      <w:r>
        <w:rPr>
          <w:sz w:val="22"/>
          <w:szCs w:val="22"/>
        </w:rPr>
        <w:t>Biller Category</w:t>
      </w:r>
    </w:p>
    <w:p w14:paraId="0CA8972C" w14:textId="7A643FF1" w:rsidR="00FB73BF" w:rsidRDefault="00066CD6" w:rsidP="00FB73BF">
      <w:pPr>
        <w:pStyle w:val="ListParagraph"/>
        <w:numPr>
          <w:ilvl w:val="2"/>
          <w:numId w:val="13"/>
        </w:numPr>
        <w:rPr>
          <w:sz w:val="22"/>
          <w:szCs w:val="22"/>
        </w:rPr>
      </w:pPr>
      <w:r>
        <w:rPr>
          <w:sz w:val="22"/>
          <w:szCs w:val="22"/>
        </w:rPr>
        <w:t>Biller</w:t>
      </w:r>
      <w:r w:rsidR="00FB73BF">
        <w:rPr>
          <w:sz w:val="22"/>
          <w:szCs w:val="22"/>
        </w:rPr>
        <w:t xml:space="preserve"> Name</w:t>
      </w:r>
    </w:p>
    <w:p w14:paraId="68968143" w14:textId="77777777" w:rsidR="00066CD6" w:rsidRDefault="00066CD6" w:rsidP="00FB73BF">
      <w:pPr>
        <w:pStyle w:val="ListParagraph"/>
        <w:numPr>
          <w:ilvl w:val="2"/>
          <w:numId w:val="13"/>
        </w:numPr>
        <w:rPr>
          <w:sz w:val="22"/>
          <w:szCs w:val="22"/>
        </w:rPr>
      </w:pPr>
      <w:r>
        <w:rPr>
          <w:sz w:val="22"/>
          <w:szCs w:val="22"/>
        </w:rPr>
        <w:t>Nick Name</w:t>
      </w:r>
    </w:p>
    <w:p w14:paraId="0F271160" w14:textId="77777777" w:rsidR="00066CD6" w:rsidRPr="00066CD6" w:rsidRDefault="00066CD6" w:rsidP="00066CD6">
      <w:pPr>
        <w:pStyle w:val="ListParagraph"/>
        <w:numPr>
          <w:ilvl w:val="2"/>
          <w:numId w:val="13"/>
        </w:numPr>
        <w:rPr>
          <w:sz w:val="22"/>
          <w:szCs w:val="22"/>
        </w:rPr>
      </w:pPr>
      <w:r w:rsidRPr="00066CD6">
        <w:rPr>
          <w:sz w:val="22"/>
          <w:szCs w:val="22"/>
        </w:rPr>
        <w:t>Consumer Number / Mobile Number / NOL Card Number</w:t>
      </w:r>
    </w:p>
    <w:p w14:paraId="12F266CF" w14:textId="662C5CD4" w:rsidR="00FB73BF" w:rsidRPr="005F5D5F" w:rsidRDefault="00066CD6" w:rsidP="00066CD6">
      <w:pPr>
        <w:pStyle w:val="ListParagraph"/>
        <w:numPr>
          <w:ilvl w:val="2"/>
          <w:numId w:val="13"/>
        </w:numPr>
        <w:rPr>
          <w:sz w:val="22"/>
          <w:szCs w:val="22"/>
        </w:rPr>
      </w:pPr>
      <w:r w:rsidRPr="00066CD6">
        <w:rPr>
          <w:sz w:val="22"/>
          <w:szCs w:val="22"/>
        </w:rPr>
        <w:t>Custom Field</w:t>
      </w:r>
    </w:p>
    <w:p w14:paraId="785EDFC6" w14:textId="5B584EAE" w:rsidR="00FB73BF" w:rsidRDefault="00FB73BF" w:rsidP="00FB73BF">
      <w:pPr>
        <w:pStyle w:val="ListParagraph"/>
        <w:numPr>
          <w:ilvl w:val="0"/>
          <w:numId w:val="13"/>
        </w:numPr>
        <w:rPr>
          <w:sz w:val="22"/>
          <w:szCs w:val="22"/>
        </w:rPr>
      </w:pPr>
      <w:r>
        <w:rPr>
          <w:sz w:val="22"/>
          <w:szCs w:val="22"/>
        </w:rPr>
        <w:t xml:space="preserve">If </w:t>
      </w:r>
      <w:r w:rsidR="00066CD6">
        <w:rPr>
          <w:sz w:val="22"/>
          <w:szCs w:val="22"/>
        </w:rPr>
        <w:t>biller</w:t>
      </w:r>
      <w:r>
        <w:rPr>
          <w:sz w:val="22"/>
          <w:szCs w:val="22"/>
        </w:rPr>
        <w:t xml:space="preserve"> added successfully, the following options will be provided:</w:t>
      </w:r>
    </w:p>
    <w:p w14:paraId="6ABBA131" w14:textId="1CAE620B" w:rsidR="00FB73BF" w:rsidRDefault="00FB73BF" w:rsidP="00FB73BF">
      <w:pPr>
        <w:pStyle w:val="ListParagraph"/>
        <w:numPr>
          <w:ilvl w:val="1"/>
          <w:numId w:val="13"/>
        </w:numPr>
        <w:rPr>
          <w:sz w:val="22"/>
          <w:szCs w:val="22"/>
        </w:rPr>
      </w:pPr>
      <w:r>
        <w:rPr>
          <w:sz w:val="22"/>
          <w:szCs w:val="22"/>
        </w:rPr>
        <w:t xml:space="preserve">Add New </w:t>
      </w:r>
      <w:r w:rsidR="00A84444">
        <w:rPr>
          <w:sz w:val="22"/>
          <w:szCs w:val="22"/>
        </w:rPr>
        <w:t>Biller</w:t>
      </w:r>
      <w:r>
        <w:rPr>
          <w:sz w:val="22"/>
          <w:szCs w:val="22"/>
        </w:rPr>
        <w:t xml:space="preserve"> – On click the icon, app will redirect to new </w:t>
      </w:r>
      <w:r w:rsidR="00066CD6">
        <w:rPr>
          <w:sz w:val="22"/>
          <w:szCs w:val="22"/>
        </w:rPr>
        <w:t>biller</w:t>
      </w:r>
      <w:r>
        <w:rPr>
          <w:sz w:val="22"/>
          <w:szCs w:val="22"/>
        </w:rPr>
        <w:t xml:space="preserve"> addition screen.</w:t>
      </w:r>
    </w:p>
    <w:p w14:paraId="458BC487" w14:textId="71C25B80" w:rsidR="00FB73BF" w:rsidRDefault="00FB73BF" w:rsidP="00FB73BF">
      <w:pPr>
        <w:pStyle w:val="Heading3"/>
        <w:numPr>
          <w:ilvl w:val="2"/>
          <w:numId w:val="4"/>
        </w:numPr>
        <w:rPr>
          <w:sz w:val="24"/>
          <w:szCs w:val="24"/>
        </w:rPr>
      </w:pPr>
      <w:bookmarkStart w:id="112" w:name="_Toc117274636"/>
      <w:r w:rsidRPr="00375285">
        <w:rPr>
          <w:sz w:val="24"/>
          <w:szCs w:val="24"/>
        </w:rPr>
        <w:t xml:space="preserve">Edit </w:t>
      </w:r>
      <w:r w:rsidR="0038637B">
        <w:rPr>
          <w:sz w:val="24"/>
          <w:szCs w:val="24"/>
        </w:rPr>
        <w:t>Biller</w:t>
      </w:r>
      <w:bookmarkEnd w:id="112"/>
    </w:p>
    <w:p w14:paraId="1DFF582B" w14:textId="2DB6B7BD" w:rsidR="00FB73BF" w:rsidRDefault="00FB73BF" w:rsidP="00FB73BF">
      <w:pPr>
        <w:pStyle w:val="ListParagraph"/>
        <w:numPr>
          <w:ilvl w:val="0"/>
          <w:numId w:val="25"/>
        </w:numPr>
        <w:rPr>
          <w:sz w:val="22"/>
          <w:szCs w:val="22"/>
        </w:rPr>
      </w:pPr>
      <w:r w:rsidRPr="004B213A">
        <w:rPr>
          <w:sz w:val="22"/>
          <w:szCs w:val="22"/>
        </w:rPr>
        <w:t xml:space="preserve">This section is for the customer to </w:t>
      </w:r>
      <w:r>
        <w:rPr>
          <w:sz w:val="22"/>
          <w:szCs w:val="22"/>
        </w:rPr>
        <w:t>edit an already added</w:t>
      </w:r>
      <w:r w:rsidRPr="004B213A">
        <w:rPr>
          <w:sz w:val="22"/>
          <w:szCs w:val="22"/>
        </w:rPr>
        <w:t xml:space="preserve"> </w:t>
      </w:r>
      <w:r w:rsidR="0038637B">
        <w:rPr>
          <w:sz w:val="22"/>
          <w:szCs w:val="22"/>
        </w:rPr>
        <w:t>biller</w:t>
      </w:r>
      <w:r w:rsidRPr="004B213A">
        <w:rPr>
          <w:sz w:val="22"/>
          <w:szCs w:val="22"/>
        </w:rPr>
        <w:t>.</w:t>
      </w:r>
    </w:p>
    <w:p w14:paraId="67E63D64" w14:textId="06EAED6E" w:rsidR="00FB73BF" w:rsidRDefault="00FB73BF" w:rsidP="00FB73BF">
      <w:pPr>
        <w:pStyle w:val="ListParagraph"/>
        <w:numPr>
          <w:ilvl w:val="0"/>
          <w:numId w:val="25"/>
        </w:numPr>
        <w:rPr>
          <w:sz w:val="22"/>
          <w:szCs w:val="22"/>
        </w:rPr>
      </w:pPr>
      <w:r>
        <w:rPr>
          <w:sz w:val="22"/>
          <w:szCs w:val="22"/>
        </w:rPr>
        <w:t xml:space="preserve">On click edit in the </w:t>
      </w:r>
      <w:r w:rsidR="00B669BA">
        <w:rPr>
          <w:sz w:val="22"/>
          <w:szCs w:val="22"/>
        </w:rPr>
        <w:t>biller</w:t>
      </w:r>
      <w:r>
        <w:rPr>
          <w:sz w:val="22"/>
          <w:szCs w:val="22"/>
        </w:rPr>
        <w:t xml:space="preserve"> list view, app will redirect to the edit </w:t>
      </w:r>
      <w:r w:rsidR="00B669BA">
        <w:rPr>
          <w:sz w:val="22"/>
          <w:szCs w:val="22"/>
        </w:rPr>
        <w:t>biller</w:t>
      </w:r>
      <w:r>
        <w:rPr>
          <w:sz w:val="22"/>
          <w:szCs w:val="22"/>
        </w:rPr>
        <w:t xml:space="preserve"> screen.</w:t>
      </w:r>
    </w:p>
    <w:p w14:paraId="06CE0205" w14:textId="6778F523" w:rsidR="00FB73BF" w:rsidRDefault="00FB73BF" w:rsidP="00FB73BF">
      <w:pPr>
        <w:pStyle w:val="ListParagraph"/>
        <w:numPr>
          <w:ilvl w:val="0"/>
          <w:numId w:val="25"/>
        </w:numPr>
        <w:rPr>
          <w:sz w:val="22"/>
          <w:szCs w:val="22"/>
        </w:rPr>
      </w:pPr>
      <w:r>
        <w:rPr>
          <w:sz w:val="22"/>
          <w:szCs w:val="22"/>
        </w:rPr>
        <w:t xml:space="preserve">The screen will be the same as add </w:t>
      </w:r>
      <w:r w:rsidR="00B669BA">
        <w:rPr>
          <w:sz w:val="22"/>
          <w:szCs w:val="22"/>
        </w:rPr>
        <w:t>biller</w:t>
      </w:r>
      <w:r>
        <w:rPr>
          <w:sz w:val="22"/>
          <w:szCs w:val="22"/>
        </w:rPr>
        <w:t xml:space="preserve"> screen and flow, were only the following fields are allowed to edit and remaining fields will be always display only:</w:t>
      </w:r>
    </w:p>
    <w:p w14:paraId="28302161" w14:textId="77777777" w:rsidR="00FB73BF" w:rsidRDefault="00FB73BF" w:rsidP="00FB73BF">
      <w:pPr>
        <w:pStyle w:val="ListParagraph"/>
        <w:numPr>
          <w:ilvl w:val="1"/>
          <w:numId w:val="25"/>
        </w:numPr>
        <w:rPr>
          <w:sz w:val="22"/>
          <w:szCs w:val="22"/>
        </w:rPr>
      </w:pPr>
      <w:r>
        <w:rPr>
          <w:sz w:val="22"/>
          <w:szCs w:val="22"/>
        </w:rPr>
        <w:t>Nick Name</w:t>
      </w:r>
    </w:p>
    <w:p w14:paraId="0DA1A2CA" w14:textId="023A2DCF" w:rsidR="00FB73BF" w:rsidRDefault="00FB73BF" w:rsidP="00FB73BF">
      <w:pPr>
        <w:pStyle w:val="Heading3"/>
        <w:numPr>
          <w:ilvl w:val="2"/>
          <w:numId w:val="4"/>
        </w:numPr>
        <w:rPr>
          <w:sz w:val="24"/>
          <w:szCs w:val="24"/>
        </w:rPr>
      </w:pPr>
      <w:bookmarkStart w:id="113" w:name="_Toc117274637"/>
      <w:r w:rsidRPr="00375285">
        <w:rPr>
          <w:sz w:val="24"/>
          <w:szCs w:val="24"/>
        </w:rPr>
        <w:t xml:space="preserve">Delete </w:t>
      </w:r>
      <w:r w:rsidR="0038637B">
        <w:rPr>
          <w:sz w:val="24"/>
          <w:szCs w:val="24"/>
        </w:rPr>
        <w:t>Biller</w:t>
      </w:r>
      <w:bookmarkEnd w:id="113"/>
    </w:p>
    <w:p w14:paraId="0CEECEBE" w14:textId="6D43760A" w:rsidR="00FB73BF" w:rsidRPr="005B5866" w:rsidRDefault="00FB73BF" w:rsidP="00FB73BF">
      <w:pPr>
        <w:pStyle w:val="ListParagraph"/>
        <w:numPr>
          <w:ilvl w:val="0"/>
          <w:numId w:val="25"/>
        </w:numPr>
        <w:rPr>
          <w:sz w:val="22"/>
          <w:szCs w:val="22"/>
        </w:rPr>
      </w:pPr>
      <w:r w:rsidRPr="005B5866">
        <w:rPr>
          <w:sz w:val="22"/>
          <w:szCs w:val="22"/>
        </w:rPr>
        <w:t xml:space="preserve">This section is for the customer to </w:t>
      </w:r>
      <w:r>
        <w:rPr>
          <w:sz w:val="22"/>
          <w:szCs w:val="22"/>
        </w:rPr>
        <w:t>delete</w:t>
      </w:r>
      <w:r w:rsidRPr="005B5866">
        <w:rPr>
          <w:sz w:val="22"/>
          <w:szCs w:val="22"/>
        </w:rPr>
        <w:t xml:space="preserve"> an already added </w:t>
      </w:r>
      <w:r w:rsidR="00B669BA">
        <w:rPr>
          <w:sz w:val="22"/>
          <w:szCs w:val="22"/>
        </w:rPr>
        <w:t>biller</w:t>
      </w:r>
      <w:r w:rsidRPr="005B5866">
        <w:rPr>
          <w:sz w:val="22"/>
          <w:szCs w:val="22"/>
        </w:rPr>
        <w:t>.</w:t>
      </w:r>
    </w:p>
    <w:p w14:paraId="67567BBB" w14:textId="52148845" w:rsidR="00FB73BF" w:rsidRPr="00C9123B" w:rsidRDefault="00FB73BF" w:rsidP="005436F9">
      <w:pPr>
        <w:pStyle w:val="ListParagraph"/>
        <w:numPr>
          <w:ilvl w:val="0"/>
          <w:numId w:val="25"/>
        </w:numPr>
        <w:rPr>
          <w:sz w:val="22"/>
          <w:szCs w:val="22"/>
        </w:rPr>
      </w:pPr>
      <w:r w:rsidRPr="00C9123B">
        <w:rPr>
          <w:sz w:val="22"/>
          <w:szCs w:val="22"/>
        </w:rPr>
        <w:t xml:space="preserve">On click delete in the </w:t>
      </w:r>
      <w:r w:rsidR="00B669BA" w:rsidRPr="00C9123B">
        <w:rPr>
          <w:sz w:val="22"/>
          <w:szCs w:val="22"/>
        </w:rPr>
        <w:t>biller</w:t>
      </w:r>
      <w:r w:rsidRPr="00C9123B">
        <w:rPr>
          <w:sz w:val="22"/>
          <w:szCs w:val="22"/>
        </w:rPr>
        <w:t xml:space="preserve"> list view, app will prompt a message “Are you sure, you want to delete the beneficiary?” with Yes and No option.</w:t>
      </w:r>
    </w:p>
    <w:p w14:paraId="7BD5A8B2" w14:textId="4FAA9C26" w:rsidR="00FB73BF" w:rsidRDefault="00FB73BF" w:rsidP="00FB73BF">
      <w:pPr>
        <w:pStyle w:val="ListParagraph"/>
        <w:numPr>
          <w:ilvl w:val="1"/>
          <w:numId w:val="25"/>
        </w:numPr>
        <w:rPr>
          <w:sz w:val="22"/>
          <w:szCs w:val="22"/>
        </w:rPr>
      </w:pPr>
      <w:r>
        <w:rPr>
          <w:sz w:val="22"/>
          <w:szCs w:val="22"/>
        </w:rPr>
        <w:t xml:space="preserve">On select Yes, app will launch the authentication screen and on successful authentication, the </w:t>
      </w:r>
      <w:r w:rsidR="00C9123B">
        <w:rPr>
          <w:sz w:val="22"/>
          <w:szCs w:val="22"/>
        </w:rPr>
        <w:t>biller</w:t>
      </w:r>
      <w:r>
        <w:rPr>
          <w:sz w:val="22"/>
          <w:szCs w:val="22"/>
        </w:rPr>
        <w:t xml:space="preserve"> will be deleted, and the following will be displayed:</w:t>
      </w:r>
    </w:p>
    <w:p w14:paraId="4EB5A6DB" w14:textId="77777777" w:rsidR="00FB73BF" w:rsidRDefault="00FB73BF" w:rsidP="00FB73BF">
      <w:pPr>
        <w:pStyle w:val="ListParagraph"/>
        <w:numPr>
          <w:ilvl w:val="2"/>
          <w:numId w:val="25"/>
        </w:numPr>
        <w:rPr>
          <w:sz w:val="22"/>
          <w:szCs w:val="22"/>
        </w:rPr>
      </w:pPr>
      <w:r>
        <w:rPr>
          <w:sz w:val="22"/>
          <w:szCs w:val="22"/>
        </w:rPr>
        <w:t>Status – Success / Failure</w:t>
      </w:r>
    </w:p>
    <w:p w14:paraId="29CEF282" w14:textId="77777777" w:rsidR="00FB73BF" w:rsidRDefault="00FB73BF" w:rsidP="00FB73BF">
      <w:pPr>
        <w:pStyle w:val="ListParagraph"/>
        <w:numPr>
          <w:ilvl w:val="2"/>
          <w:numId w:val="25"/>
        </w:numPr>
        <w:rPr>
          <w:sz w:val="22"/>
          <w:szCs w:val="22"/>
        </w:rPr>
      </w:pPr>
      <w:r>
        <w:rPr>
          <w:sz w:val="22"/>
          <w:szCs w:val="22"/>
        </w:rPr>
        <w:lastRenderedPageBreak/>
        <w:t>Status Description</w:t>
      </w:r>
    </w:p>
    <w:p w14:paraId="033A1BA1" w14:textId="68745CB9" w:rsidR="00FB73BF" w:rsidRDefault="00FB73BF" w:rsidP="00FB73BF">
      <w:pPr>
        <w:pStyle w:val="ListParagraph"/>
        <w:numPr>
          <w:ilvl w:val="3"/>
          <w:numId w:val="25"/>
        </w:numPr>
        <w:rPr>
          <w:sz w:val="22"/>
          <w:szCs w:val="22"/>
        </w:rPr>
      </w:pPr>
      <w:r w:rsidRPr="005F5D5F">
        <w:rPr>
          <w:sz w:val="22"/>
          <w:szCs w:val="22"/>
        </w:rPr>
        <w:t xml:space="preserve">If </w:t>
      </w:r>
      <w:r w:rsidR="00C9123B">
        <w:rPr>
          <w:sz w:val="22"/>
          <w:szCs w:val="22"/>
        </w:rPr>
        <w:t>biller</w:t>
      </w:r>
      <w:r w:rsidRPr="005F5D5F">
        <w:rPr>
          <w:sz w:val="22"/>
          <w:szCs w:val="22"/>
        </w:rPr>
        <w:t xml:space="preserve"> </w:t>
      </w:r>
      <w:r>
        <w:rPr>
          <w:sz w:val="22"/>
          <w:szCs w:val="22"/>
        </w:rPr>
        <w:t>deleted</w:t>
      </w:r>
      <w:r w:rsidRPr="005F5D5F">
        <w:rPr>
          <w:sz w:val="22"/>
          <w:szCs w:val="22"/>
        </w:rPr>
        <w:t xml:space="preserve"> “Beneficiary </w:t>
      </w:r>
      <w:r>
        <w:rPr>
          <w:sz w:val="22"/>
          <w:szCs w:val="22"/>
        </w:rPr>
        <w:t>deleted</w:t>
      </w:r>
      <w:r w:rsidRPr="005F5D5F">
        <w:rPr>
          <w:sz w:val="22"/>
          <w:szCs w:val="22"/>
        </w:rPr>
        <w:t xml:space="preserve"> successfully”</w:t>
      </w:r>
    </w:p>
    <w:p w14:paraId="67429E04" w14:textId="49035B00" w:rsidR="00FB73BF" w:rsidRDefault="00FB73BF" w:rsidP="00FB73BF">
      <w:pPr>
        <w:pStyle w:val="ListParagraph"/>
        <w:numPr>
          <w:ilvl w:val="3"/>
          <w:numId w:val="25"/>
        </w:numPr>
        <w:rPr>
          <w:sz w:val="22"/>
          <w:szCs w:val="22"/>
        </w:rPr>
      </w:pPr>
      <w:r w:rsidRPr="005F5D5F">
        <w:rPr>
          <w:sz w:val="22"/>
          <w:szCs w:val="22"/>
        </w:rPr>
        <w:t xml:space="preserve">If </w:t>
      </w:r>
      <w:r w:rsidR="00C9123B">
        <w:rPr>
          <w:sz w:val="22"/>
          <w:szCs w:val="22"/>
        </w:rPr>
        <w:t>biller</w:t>
      </w:r>
      <w:r w:rsidR="00C9123B" w:rsidRPr="005F5D5F">
        <w:rPr>
          <w:sz w:val="22"/>
          <w:szCs w:val="22"/>
        </w:rPr>
        <w:t xml:space="preserve"> </w:t>
      </w:r>
      <w:r>
        <w:rPr>
          <w:sz w:val="22"/>
          <w:szCs w:val="22"/>
        </w:rPr>
        <w:t>deletion</w:t>
      </w:r>
      <w:r w:rsidRPr="005F5D5F">
        <w:rPr>
          <w:sz w:val="22"/>
          <w:szCs w:val="22"/>
        </w:rPr>
        <w:t xml:space="preserve"> failed “Error message based on scenarios configured” </w:t>
      </w:r>
    </w:p>
    <w:p w14:paraId="01B4F7F2" w14:textId="77777777" w:rsidR="00FB73BF" w:rsidRDefault="00FB73BF" w:rsidP="00FB73BF">
      <w:pPr>
        <w:pStyle w:val="ListParagraph"/>
        <w:numPr>
          <w:ilvl w:val="2"/>
          <w:numId w:val="25"/>
        </w:numPr>
        <w:rPr>
          <w:sz w:val="22"/>
          <w:szCs w:val="22"/>
        </w:rPr>
      </w:pPr>
      <w:r w:rsidRPr="00D666C7">
        <w:rPr>
          <w:sz w:val="22"/>
          <w:szCs w:val="22"/>
        </w:rPr>
        <w:t>Transaction Reference Number</w:t>
      </w:r>
    </w:p>
    <w:p w14:paraId="1698A608" w14:textId="79F70BCA" w:rsidR="00FB73BF" w:rsidRPr="0056715A" w:rsidRDefault="00FB73BF" w:rsidP="00FB73BF">
      <w:pPr>
        <w:pStyle w:val="ListParagraph"/>
        <w:numPr>
          <w:ilvl w:val="1"/>
          <w:numId w:val="25"/>
        </w:numPr>
        <w:rPr>
          <w:caps/>
          <w:spacing w:val="15"/>
          <w:sz w:val="24"/>
          <w:szCs w:val="24"/>
        </w:rPr>
      </w:pPr>
      <w:r w:rsidRPr="00D666C7">
        <w:rPr>
          <w:sz w:val="22"/>
          <w:szCs w:val="22"/>
        </w:rPr>
        <w:t xml:space="preserve">On select No, app will remain in the </w:t>
      </w:r>
      <w:r w:rsidR="00C9123B">
        <w:rPr>
          <w:sz w:val="22"/>
          <w:szCs w:val="22"/>
        </w:rPr>
        <w:t>biller</w:t>
      </w:r>
      <w:r w:rsidRPr="00D666C7">
        <w:rPr>
          <w:sz w:val="22"/>
          <w:szCs w:val="22"/>
        </w:rPr>
        <w:t xml:space="preserve"> list view or details screen.</w:t>
      </w:r>
    </w:p>
    <w:p w14:paraId="55C5BEB6" w14:textId="1E322F79" w:rsidR="001D6A3D" w:rsidRDefault="00FB73BF" w:rsidP="00FB73BF">
      <w:pPr>
        <w:pStyle w:val="Heading2"/>
        <w:numPr>
          <w:ilvl w:val="1"/>
          <w:numId w:val="4"/>
        </w:numPr>
        <w:rPr>
          <w:sz w:val="24"/>
          <w:szCs w:val="24"/>
        </w:rPr>
      </w:pPr>
      <w:bookmarkStart w:id="114" w:name="_Toc117274638"/>
      <w:r w:rsidRPr="00FB73BF">
        <w:rPr>
          <w:sz w:val="24"/>
          <w:szCs w:val="24"/>
        </w:rPr>
        <w:t>Pay Bills</w:t>
      </w:r>
      <w:bookmarkEnd w:id="114"/>
      <w:r w:rsidR="001D6A3D">
        <w:rPr>
          <w:sz w:val="24"/>
          <w:szCs w:val="24"/>
        </w:rPr>
        <w:t xml:space="preserve"> </w:t>
      </w:r>
    </w:p>
    <w:p w14:paraId="11EA35F2" w14:textId="402969D6" w:rsidR="001D6A3D" w:rsidRPr="00816B83" w:rsidRDefault="001D6A3D" w:rsidP="001D6A3D">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Bill Payments</w:t>
      </w:r>
      <w:r w:rsidRPr="00816B83">
        <w:rPr>
          <w:sz w:val="22"/>
          <w:szCs w:val="22"/>
        </w:rPr>
        <w:t xml:space="preserve"> -&gt; </w:t>
      </w:r>
      <w:r>
        <w:rPr>
          <w:sz w:val="22"/>
          <w:szCs w:val="22"/>
        </w:rPr>
        <w:t>Pay Bill</w:t>
      </w:r>
    </w:p>
    <w:p w14:paraId="1578BDF9" w14:textId="1270A96B" w:rsidR="001D6A3D" w:rsidRDefault="001D6A3D" w:rsidP="001D6A3D">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pay the bills. </w:t>
      </w:r>
    </w:p>
    <w:p w14:paraId="07202240" w14:textId="5B18AAE9" w:rsidR="000D24BD" w:rsidRPr="000D24BD" w:rsidRDefault="000D24BD" w:rsidP="000D24BD">
      <w:pPr>
        <w:ind w:firstLine="360"/>
        <w:rPr>
          <w:b/>
          <w:bCs/>
          <w:sz w:val="24"/>
          <w:szCs w:val="24"/>
        </w:rPr>
      </w:pPr>
      <w:r w:rsidRPr="000D24BD">
        <w:rPr>
          <w:b/>
          <w:bCs/>
          <w:sz w:val="24"/>
          <w:szCs w:val="24"/>
        </w:rPr>
        <w:t>Screen 1</w:t>
      </w:r>
      <w:r>
        <w:rPr>
          <w:b/>
          <w:bCs/>
          <w:sz w:val="24"/>
          <w:szCs w:val="24"/>
        </w:rPr>
        <w:t xml:space="preserve"> (Fetch Bills)</w:t>
      </w:r>
      <w:r w:rsidRPr="000D24BD">
        <w:rPr>
          <w:b/>
          <w:bCs/>
          <w:sz w:val="24"/>
          <w:szCs w:val="24"/>
        </w:rPr>
        <w:t>:</w:t>
      </w:r>
    </w:p>
    <w:p w14:paraId="55BCD39F" w14:textId="017D4A0B" w:rsidR="001D6A3D" w:rsidRDefault="001D6A3D" w:rsidP="001D6A3D">
      <w:pPr>
        <w:pStyle w:val="ListParagraph"/>
        <w:numPr>
          <w:ilvl w:val="0"/>
          <w:numId w:val="13"/>
        </w:numPr>
        <w:rPr>
          <w:sz w:val="22"/>
          <w:szCs w:val="22"/>
        </w:rPr>
      </w:pPr>
      <w:r>
        <w:rPr>
          <w:sz w:val="22"/>
          <w:szCs w:val="22"/>
        </w:rPr>
        <w:t>B</w:t>
      </w:r>
      <w:r w:rsidR="001C3EA8">
        <w:rPr>
          <w:sz w:val="22"/>
          <w:szCs w:val="22"/>
        </w:rPr>
        <w:t>y</w:t>
      </w:r>
      <w:r>
        <w:rPr>
          <w:sz w:val="22"/>
          <w:szCs w:val="22"/>
        </w:rPr>
        <w:t xml:space="preserve"> </w:t>
      </w:r>
      <w:r w:rsidR="001C3EA8">
        <w:rPr>
          <w:sz w:val="22"/>
          <w:szCs w:val="22"/>
        </w:rPr>
        <w:t>default,</w:t>
      </w:r>
      <w:r>
        <w:rPr>
          <w:sz w:val="22"/>
          <w:szCs w:val="22"/>
        </w:rPr>
        <w:t xml:space="preserve"> all the list of billers added for the section will be displayed with the following details:</w:t>
      </w:r>
    </w:p>
    <w:p w14:paraId="02ACFE4F" w14:textId="361BA429" w:rsidR="001D6A3D" w:rsidRDefault="001D6A3D" w:rsidP="001D6A3D">
      <w:pPr>
        <w:pStyle w:val="ListParagraph"/>
        <w:numPr>
          <w:ilvl w:val="1"/>
          <w:numId w:val="13"/>
        </w:numPr>
        <w:rPr>
          <w:sz w:val="22"/>
          <w:szCs w:val="22"/>
        </w:rPr>
      </w:pPr>
      <w:r>
        <w:rPr>
          <w:sz w:val="22"/>
          <w:szCs w:val="22"/>
        </w:rPr>
        <w:t>Biller Logo</w:t>
      </w:r>
    </w:p>
    <w:p w14:paraId="5D758E63" w14:textId="08053303" w:rsidR="001D6A3D" w:rsidRDefault="001D6A3D" w:rsidP="001D6A3D">
      <w:pPr>
        <w:pStyle w:val="ListParagraph"/>
        <w:numPr>
          <w:ilvl w:val="1"/>
          <w:numId w:val="13"/>
        </w:numPr>
        <w:rPr>
          <w:sz w:val="22"/>
          <w:szCs w:val="22"/>
        </w:rPr>
      </w:pPr>
      <w:r>
        <w:rPr>
          <w:sz w:val="22"/>
          <w:szCs w:val="22"/>
        </w:rPr>
        <w:t>Nick Name</w:t>
      </w:r>
    </w:p>
    <w:p w14:paraId="3C8CF01F" w14:textId="77777777" w:rsidR="00AA73BA" w:rsidRDefault="001D6A3D" w:rsidP="005436F9">
      <w:pPr>
        <w:pStyle w:val="ListParagraph"/>
        <w:numPr>
          <w:ilvl w:val="1"/>
          <w:numId w:val="13"/>
        </w:numPr>
        <w:rPr>
          <w:sz w:val="22"/>
          <w:szCs w:val="22"/>
        </w:rPr>
      </w:pPr>
      <w:r w:rsidRPr="00AA73BA">
        <w:rPr>
          <w:sz w:val="22"/>
          <w:szCs w:val="22"/>
        </w:rPr>
        <w:t>Consumer Number</w:t>
      </w:r>
    </w:p>
    <w:p w14:paraId="48B66BED" w14:textId="4F77A8A0" w:rsidR="001D6A3D" w:rsidRPr="00AA73BA" w:rsidRDefault="001D6A3D" w:rsidP="005436F9">
      <w:pPr>
        <w:pStyle w:val="ListParagraph"/>
        <w:numPr>
          <w:ilvl w:val="1"/>
          <w:numId w:val="13"/>
        </w:numPr>
        <w:rPr>
          <w:sz w:val="22"/>
          <w:szCs w:val="22"/>
        </w:rPr>
      </w:pPr>
      <w:r w:rsidRPr="00AA73BA">
        <w:rPr>
          <w:sz w:val="22"/>
          <w:szCs w:val="22"/>
        </w:rPr>
        <w:t>Biller Name</w:t>
      </w:r>
    </w:p>
    <w:p w14:paraId="1AC4D29E" w14:textId="61AAC8DA" w:rsidR="00AA73BA" w:rsidRDefault="00AA73BA" w:rsidP="00AA73BA">
      <w:pPr>
        <w:pStyle w:val="ListParagraph"/>
        <w:numPr>
          <w:ilvl w:val="0"/>
          <w:numId w:val="13"/>
        </w:numPr>
        <w:rPr>
          <w:sz w:val="22"/>
          <w:szCs w:val="22"/>
        </w:rPr>
      </w:pPr>
      <w:r>
        <w:rPr>
          <w:sz w:val="22"/>
          <w:szCs w:val="22"/>
        </w:rPr>
        <w:t>The user will have the following option</w:t>
      </w:r>
    </w:p>
    <w:p w14:paraId="4A1046C3" w14:textId="6BE19002" w:rsidR="00F737FB" w:rsidRDefault="00AA73BA" w:rsidP="00F737FB">
      <w:pPr>
        <w:pStyle w:val="ListParagraph"/>
        <w:numPr>
          <w:ilvl w:val="1"/>
          <w:numId w:val="13"/>
        </w:numPr>
        <w:rPr>
          <w:sz w:val="22"/>
          <w:szCs w:val="22"/>
        </w:rPr>
      </w:pPr>
      <w:r>
        <w:rPr>
          <w:sz w:val="22"/>
          <w:szCs w:val="22"/>
        </w:rPr>
        <w:t xml:space="preserve">Fetch Bill </w:t>
      </w:r>
      <w:r w:rsidRPr="00AA73BA">
        <w:rPr>
          <w:sz w:val="22"/>
          <w:szCs w:val="22"/>
        </w:rPr>
        <w:t xml:space="preserve">– On click of the fetch bill app will fetch the bill and display the </w:t>
      </w:r>
      <w:r>
        <w:rPr>
          <w:sz w:val="22"/>
          <w:szCs w:val="22"/>
        </w:rPr>
        <w:t>B</w:t>
      </w:r>
      <w:r w:rsidRPr="00AA73BA">
        <w:rPr>
          <w:sz w:val="22"/>
          <w:szCs w:val="22"/>
        </w:rPr>
        <w:t>ill Amount</w:t>
      </w:r>
      <w:r>
        <w:rPr>
          <w:sz w:val="22"/>
          <w:szCs w:val="22"/>
        </w:rPr>
        <w:t xml:space="preserve"> and </w:t>
      </w:r>
      <w:r w:rsidRPr="00AA73BA">
        <w:rPr>
          <w:sz w:val="22"/>
          <w:szCs w:val="22"/>
        </w:rPr>
        <w:t>Due Date</w:t>
      </w:r>
      <w:r>
        <w:rPr>
          <w:sz w:val="22"/>
          <w:szCs w:val="22"/>
        </w:rPr>
        <w:t xml:space="preserve"> for all the respective billers.</w:t>
      </w:r>
      <w:r w:rsidR="008A6D05">
        <w:rPr>
          <w:sz w:val="22"/>
          <w:szCs w:val="22"/>
        </w:rPr>
        <w:t xml:space="preserve"> </w:t>
      </w:r>
    </w:p>
    <w:p w14:paraId="7337DF8C" w14:textId="0FC075F0" w:rsidR="000F025D" w:rsidRDefault="001D6A3D" w:rsidP="00F737FB">
      <w:pPr>
        <w:pStyle w:val="ListParagraph"/>
        <w:numPr>
          <w:ilvl w:val="1"/>
          <w:numId w:val="13"/>
        </w:numPr>
        <w:rPr>
          <w:sz w:val="22"/>
          <w:szCs w:val="22"/>
        </w:rPr>
      </w:pPr>
      <w:r w:rsidRPr="00AA73BA">
        <w:rPr>
          <w:sz w:val="22"/>
          <w:szCs w:val="22"/>
        </w:rPr>
        <w:t xml:space="preserve">Fetch </w:t>
      </w:r>
      <w:r w:rsidR="00AA73BA">
        <w:rPr>
          <w:sz w:val="22"/>
          <w:szCs w:val="22"/>
        </w:rPr>
        <w:t xml:space="preserve">All </w:t>
      </w:r>
      <w:r w:rsidRPr="00AA73BA">
        <w:rPr>
          <w:sz w:val="22"/>
          <w:szCs w:val="22"/>
        </w:rPr>
        <w:t>Bill</w:t>
      </w:r>
      <w:r w:rsidR="00AA73BA">
        <w:rPr>
          <w:sz w:val="22"/>
          <w:szCs w:val="22"/>
        </w:rPr>
        <w:t>s</w:t>
      </w:r>
      <w:r w:rsidRPr="00AA73BA">
        <w:rPr>
          <w:sz w:val="22"/>
          <w:szCs w:val="22"/>
        </w:rPr>
        <w:t xml:space="preserve"> – On click of the </w:t>
      </w:r>
      <w:r w:rsidR="00AA73BA">
        <w:rPr>
          <w:sz w:val="22"/>
          <w:szCs w:val="22"/>
        </w:rPr>
        <w:t>F</w:t>
      </w:r>
      <w:r w:rsidRPr="00AA73BA">
        <w:rPr>
          <w:sz w:val="22"/>
          <w:szCs w:val="22"/>
        </w:rPr>
        <w:t>etch</w:t>
      </w:r>
      <w:r w:rsidR="00AA73BA">
        <w:rPr>
          <w:sz w:val="22"/>
          <w:szCs w:val="22"/>
        </w:rPr>
        <w:t xml:space="preserve"> All</w:t>
      </w:r>
      <w:r w:rsidRPr="00AA73BA">
        <w:rPr>
          <w:sz w:val="22"/>
          <w:szCs w:val="22"/>
        </w:rPr>
        <w:t xml:space="preserve"> </w:t>
      </w:r>
      <w:r w:rsidR="00AA73BA">
        <w:rPr>
          <w:sz w:val="22"/>
          <w:szCs w:val="22"/>
        </w:rPr>
        <w:t>B</w:t>
      </w:r>
      <w:r w:rsidRPr="00AA73BA">
        <w:rPr>
          <w:sz w:val="22"/>
          <w:szCs w:val="22"/>
        </w:rPr>
        <w:t>ill</w:t>
      </w:r>
      <w:r w:rsidR="00AA73BA">
        <w:rPr>
          <w:sz w:val="22"/>
          <w:szCs w:val="22"/>
        </w:rPr>
        <w:t>,</w:t>
      </w:r>
      <w:r w:rsidRPr="00AA73BA">
        <w:rPr>
          <w:sz w:val="22"/>
          <w:szCs w:val="22"/>
        </w:rPr>
        <w:t xml:space="preserve"> app will fetch the bill and display the </w:t>
      </w:r>
      <w:r w:rsidR="00AA73BA">
        <w:rPr>
          <w:sz w:val="22"/>
          <w:szCs w:val="22"/>
        </w:rPr>
        <w:t>B</w:t>
      </w:r>
      <w:r w:rsidRPr="00AA73BA">
        <w:rPr>
          <w:sz w:val="22"/>
          <w:szCs w:val="22"/>
        </w:rPr>
        <w:t>ill Amount</w:t>
      </w:r>
      <w:r w:rsidR="00AA73BA">
        <w:rPr>
          <w:sz w:val="22"/>
          <w:szCs w:val="22"/>
        </w:rPr>
        <w:t xml:space="preserve"> and </w:t>
      </w:r>
      <w:r w:rsidRPr="00AA73BA">
        <w:rPr>
          <w:sz w:val="22"/>
          <w:szCs w:val="22"/>
        </w:rPr>
        <w:t>Due Date</w:t>
      </w:r>
      <w:r w:rsidR="00AA73BA">
        <w:rPr>
          <w:sz w:val="22"/>
          <w:szCs w:val="22"/>
        </w:rPr>
        <w:t xml:space="preserve"> for all the added billers.</w:t>
      </w:r>
      <w:r w:rsidR="008A6D05" w:rsidRPr="008A6D05">
        <w:rPr>
          <w:sz w:val="22"/>
          <w:szCs w:val="22"/>
        </w:rPr>
        <w:t xml:space="preserve"> </w:t>
      </w:r>
    </w:p>
    <w:p w14:paraId="03B8C152" w14:textId="201143B2" w:rsidR="00F737FB" w:rsidRPr="00F737FB" w:rsidRDefault="00F737FB" w:rsidP="00F737FB">
      <w:pPr>
        <w:ind w:left="1080"/>
        <w:rPr>
          <w:sz w:val="22"/>
          <w:szCs w:val="22"/>
        </w:rPr>
      </w:pPr>
      <w:r w:rsidRPr="00F737FB">
        <w:rPr>
          <w:b/>
          <w:bCs/>
          <w:sz w:val="22"/>
          <w:szCs w:val="22"/>
        </w:rPr>
        <w:t>Note:</w:t>
      </w:r>
      <w:r>
        <w:rPr>
          <w:sz w:val="22"/>
          <w:szCs w:val="22"/>
        </w:rPr>
        <w:t xml:space="preserve"> </w:t>
      </w:r>
      <w:r w:rsidRPr="00F737FB">
        <w:rPr>
          <w:sz w:val="22"/>
          <w:szCs w:val="22"/>
        </w:rPr>
        <w:t>The following are the fields to be displayed additionally for specific billers:</w:t>
      </w:r>
    </w:p>
    <w:p w14:paraId="61DD1CA9" w14:textId="027AFD7F" w:rsidR="00F737FB" w:rsidRPr="000F025D" w:rsidRDefault="00F737FB" w:rsidP="00F737FB">
      <w:pPr>
        <w:pStyle w:val="ListParagraph"/>
        <w:numPr>
          <w:ilvl w:val="2"/>
          <w:numId w:val="13"/>
        </w:numPr>
        <w:rPr>
          <w:sz w:val="22"/>
          <w:szCs w:val="22"/>
        </w:rPr>
      </w:pPr>
      <w:r w:rsidRPr="000F025D">
        <w:rPr>
          <w:sz w:val="22"/>
          <w:szCs w:val="22"/>
        </w:rPr>
        <w:t xml:space="preserve">DEWA </w:t>
      </w:r>
      <w:r w:rsidR="00995175">
        <w:rPr>
          <w:sz w:val="22"/>
          <w:szCs w:val="22"/>
        </w:rPr>
        <w:t>–</w:t>
      </w:r>
      <w:r w:rsidRPr="000F025D">
        <w:rPr>
          <w:sz w:val="22"/>
          <w:szCs w:val="22"/>
        </w:rPr>
        <w:t xml:space="preserve"> Transaction Description</w:t>
      </w:r>
    </w:p>
    <w:p w14:paraId="7AA1703C" w14:textId="77777777" w:rsidR="00F737FB" w:rsidRDefault="00F737FB" w:rsidP="00F737FB">
      <w:pPr>
        <w:pStyle w:val="ListParagraph"/>
        <w:numPr>
          <w:ilvl w:val="2"/>
          <w:numId w:val="13"/>
        </w:numPr>
        <w:rPr>
          <w:sz w:val="22"/>
          <w:szCs w:val="22"/>
        </w:rPr>
      </w:pPr>
      <w:r>
        <w:rPr>
          <w:sz w:val="22"/>
          <w:szCs w:val="22"/>
        </w:rPr>
        <w:t>ADDC – Last Billed Amount, Last Paid Date, Severance, Payment Amount, Distributed Amount, Account Info</w:t>
      </w:r>
    </w:p>
    <w:p w14:paraId="65793614" w14:textId="00646B21" w:rsidR="00F737FB" w:rsidRPr="00F737FB" w:rsidRDefault="00F737FB" w:rsidP="00F737FB">
      <w:pPr>
        <w:pStyle w:val="ListParagraph"/>
        <w:numPr>
          <w:ilvl w:val="2"/>
          <w:numId w:val="13"/>
        </w:numPr>
        <w:rPr>
          <w:sz w:val="22"/>
          <w:szCs w:val="22"/>
        </w:rPr>
      </w:pPr>
      <w:proofErr w:type="spellStart"/>
      <w:r w:rsidRPr="00F737FB">
        <w:rPr>
          <w:sz w:val="22"/>
          <w:szCs w:val="22"/>
        </w:rPr>
        <w:t>Mawaqif</w:t>
      </w:r>
      <w:proofErr w:type="spellEnd"/>
      <w:r w:rsidRPr="00F737FB">
        <w:rPr>
          <w:sz w:val="22"/>
          <w:szCs w:val="22"/>
        </w:rPr>
        <w:t xml:space="preserve"> – Reserved Amount</w:t>
      </w:r>
    </w:p>
    <w:p w14:paraId="39835C36" w14:textId="084B2264" w:rsidR="00AA73BA" w:rsidRDefault="00AA73BA" w:rsidP="00AA73BA">
      <w:pPr>
        <w:pStyle w:val="ListParagraph"/>
        <w:numPr>
          <w:ilvl w:val="0"/>
          <w:numId w:val="13"/>
        </w:numPr>
        <w:rPr>
          <w:sz w:val="22"/>
          <w:szCs w:val="22"/>
        </w:rPr>
      </w:pPr>
      <w:r>
        <w:rPr>
          <w:sz w:val="22"/>
          <w:szCs w:val="22"/>
        </w:rPr>
        <w:t>Once the bill is fetched, the customer will have the following option:</w:t>
      </w:r>
    </w:p>
    <w:p w14:paraId="7534DE90" w14:textId="5BBFEFAA" w:rsidR="00AA73BA" w:rsidRDefault="00AA73BA" w:rsidP="00AA73BA">
      <w:pPr>
        <w:pStyle w:val="ListParagraph"/>
        <w:numPr>
          <w:ilvl w:val="1"/>
          <w:numId w:val="13"/>
        </w:numPr>
        <w:rPr>
          <w:sz w:val="22"/>
          <w:szCs w:val="22"/>
        </w:rPr>
      </w:pPr>
      <w:r>
        <w:rPr>
          <w:sz w:val="22"/>
          <w:szCs w:val="22"/>
        </w:rPr>
        <w:t>Pay Bill – This option will be displayed against each biller.</w:t>
      </w:r>
    </w:p>
    <w:p w14:paraId="7A78D280" w14:textId="2E0EE127" w:rsidR="00AA73BA" w:rsidRPr="00AA73BA" w:rsidRDefault="00AA73BA" w:rsidP="00AA73BA">
      <w:pPr>
        <w:pStyle w:val="ListParagraph"/>
        <w:numPr>
          <w:ilvl w:val="1"/>
          <w:numId w:val="13"/>
        </w:numPr>
        <w:rPr>
          <w:sz w:val="22"/>
          <w:szCs w:val="22"/>
        </w:rPr>
      </w:pPr>
      <w:r>
        <w:rPr>
          <w:sz w:val="22"/>
          <w:szCs w:val="22"/>
        </w:rPr>
        <w:t>Pay All Bills – This section is commonly applicable for all the billers.</w:t>
      </w:r>
    </w:p>
    <w:p w14:paraId="4B209CA1" w14:textId="0642ACDF" w:rsidR="00AA73BA" w:rsidRDefault="00AA73BA" w:rsidP="00AA73BA">
      <w:pPr>
        <w:ind w:firstLine="360"/>
      </w:pPr>
      <w:r w:rsidRPr="00AA73BA">
        <w:rPr>
          <w:b/>
          <w:bCs/>
        </w:rPr>
        <w:t>Note:</w:t>
      </w:r>
      <w:r>
        <w:t xml:space="preserve"> User can be able to make payment only after the bill is fetched (If applicable)</w:t>
      </w:r>
    </w:p>
    <w:p w14:paraId="4D794F5A" w14:textId="0203EABF" w:rsidR="001C3EA8" w:rsidRDefault="001C3EA8" w:rsidP="00AA73BA">
      <w:pPr>
        <w:ind w:firstLine="360"/>
        <w:rPr>
          <w:b/>
          <w:bCs/>
          <w:sz w:val="24"/>
          <w:szCs w:val="24"/>
        </w:rPr>
      </w:pPr>
      <w:r w:rsidRPr="001C3EA8">
        <w:rPr>
          <w:b/>
          <w:bCs/>
          <w:sz w:val="24"/>
          <w:szCs w:val="24"/>
        </w:rPr>
        <w:t>Screen 2:</w:t>
      </w:r>
    </w:p>
    <w:p w14:paraId="1AC88321" w14:textId="2E410547" w:rsidR="001C3EA8" w:rsidRDefault="001C3EA8" w:rsidP="001C3EA8">
      <w:pPr>
        <w:pStyle w:val="ListParagraph"/>
        <w:numPr>
          <w:ilvl w:val="0"/>
          <w:numId w:val="13"/>
        </w:numPr>
        <w:rPr>
          <w:sz w:val="22"/>
          <w:szCs w:val="22"/>
        </w:rPr>
      </w:pPr>
      <w:r>
        <w:rPr>
          <w:sz w:val="22"/>
          <w:szCs w:val="22"/>
        </w:rPr>
        <w:t>The user needs to select the from account. By default, the primary account will be displayed. User will have the provision to select from Savings Account / Current Account / Credit Cards.</w:t>
      </w:r>
    </w:p>
    <w:p w14:paraId="5EFE0292" w14:textId="051F8A96" w:rsidR="001C3EA8" w:rsidRDefault="001C3EA8" w:rsidP="001C3EA8">
      <w:pPr>
        <w:pStyle w:val="ListParagraph"/>
        <w:numPr>
          <w:ilvl w:val="0"/>
          <w:numId w:val="13"/>
        </w:numPr>
        <w:rPr>
          <w:sz w:val="22"/>
          <w:szCs w:val="22"/>
        </w:rPr>
      </w:pPr>
      <w:r>
        <w:rPr>
          <w:sz w:val="22"/>
          <w:szCs w:val="22"/>
        </w:rPr>
        <w:t>The billers select in the previous screen will be displayed in this screen along with the bill amount fetched in the previous screen.</w:t>
      </w:r>
    </w:p>
    <w:p w14:paraId="6E586305" w14:textId="136E3CC2" w:rsidR="004352DD" w:rsidRDefault="008B0F8D" w:rsidP="005436F9">
      <w:pPr>
        <w:pStyle w:val="ListParagraph"/>
        <w:numPr>
          <w:ilvl w:val="0"/>
          <w:numId w:val="13"/>
        </w:numPr>
        <w:rPr>
          <w:sz w:val="22"/>
          <w:szCs w:val="22"/>
        </w:rPr>
      </w:pPr>
      <w:r w:rsidRPr="004352DD">
        <w:rPr>
          <w:sz w:val="22"/>
          <w:szCs w:val="22"/>
        </w:rPr>
        <w:t>User will have the option to enter the amount based on the validation logic mentioned below.</w:t>
      </w:r>
    </w:p>
    <w:p w14:paraId="59C48510" w14:textId="1B114CD4" w:rsidR="004352DD" w:rsidRDefault="006A5F32" w:rsidP="005436F9">
      <w:pPr>
        <w:pStyle w:val="ListParagraph"/>
        <w:numPr>
          <w:ilvl w:val="0"/>
          <w:numId w:val="13"/>
        </w:numPr>
        <w:rPr>
          <w:sz w:val="22"/>
          <w:szCs w:val="22"/>
        </w:rPr>
      </w:pPr>
      <w:r w:rsidRPr="006A5F32">
        <w:rPr>
          <w:sz w:val="22"/>
          <w:szCs w:val="22"/>
        </w:rPr>
        <w:lastRenderedPageBreak/>
        <w:t>User needs to enter the description</w:t>
      </w:r>
      <w:r>
        <w:rPr>
          <w:sz w:val="22"/>
          <w:szCs w:val="22"/>
        </w:rPr>
        <w:t>.</w:t>
      </w:r>
    </w:p>
    <w:p w14:paraId="6AE86066" w14:textId="102EE379" w:rsidR="004352DD" w:rsidRPr="00816B83" w:rsidRDefault="004352DD" w:rsidP="004352DD">
      <w:pPr>
        <w:pStyle w:val="ListParagraph"/>
        <w:numPr>
          <w:ilvl w:val="0"/>
          <w:numId w:val="13"/>
        </w:numPr>
        <w:rPr>
          <w:sz w:val="22"/>
          <w:szCs w:val="22"/>
        </w:rPr>
      </w:pPr>
      <w:r w:rsidRPr="00816B83">
        <w:rPr>
          <w:sz w:val="22"/>
          <w:szCs w:val="22"/>
        </w:rPr>
        <w:t>This section</w:t>
      </w:r>
      <w:r>
        <w:rPr>
          <w:sz w:val="22"/>
          <w:szCs w:val="22"/>
        </w:rPr>
        <w:t xml:space="preserve"> includes the following fields:</w:t>
      </w:r>
    </w:p>
    <w:tbl>
      <w:tblPr>
        <w:tblStyle w:val="GridTable4-Accent1"/>
        <w:tblW w:w="0" w:type="auto"/>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4352DD" w14:paraId="67E5C56D"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FC706DD" w14:textId="77777777" w:rsidR="004352DD" w:rsidRDefault="004352DD" w:rsidP="005436F9">
            <w:proofErr w:type="gramStart"/>
            <w:r>
              <w:rPr>
                <w:rFonts w:ascii="Calibri" w:hAnsi="Calibri" w:cs="Calibri"/>
                <w:b w:val="0"/>
                <w:bCs w:val="0"/>
                <w:color w:val="FFFFFF"/>
              </w:rPr>
              <w:t>#.No</w:t>
            </w:r>
            <w:proofErr w:type="gramEnd"/>
          </w:p>
        </w:tc>
        <w:tc>
          <w:tcPr>
            <w:tcW w:w="1675" w:type="dxa"/>
          </w:tcPr>
          <w:p w14:paraId="415F3602"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7CA7CFF4"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4CE1ACB1"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08AACF41"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1BDDB8FF"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240ED3F3"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4352DD" w14:paraId="5C5BAB0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4D3D09E" w14:textId="77777777" w:rsidR="004352DD" w:rsidRPr="004B0B79" w:rsidRDefault="004352DD">
            <w:pPr>
              <w:pStyle w:val="ListParagraph"/>
              <w:numPr>
                <w:ilvl w:val="0"/>
                <w:numId w:val="66"/>
              </w:numPr>
              <w:spacing w:before="60"/>
              <w:contextualSpacing w:val="0"/>
              <w:jc w:val="both"/>
            </w:pPr>
          </w:p>
        </w:tc>
        <w:tc>
          <w:tcPr>
            <w:tcW w:w="1675" w:type="dxa"/>
          </w:tcPr>
          <w:p w14:paraId="7CF73E6C" w14:textId="013FF2A8" w:rsidR="004352DD" w:rsidRDefault="004352D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3422AD58" w14:textId="3561B813" w:rsidR="004352DD" w:rsidRDefault="004352DD" w:rsidP="005436F9">
            <w:pPr>
              <w:cnfStyle w:val="000000100000" w:firstRow="0" w:lastRow="0" w:firstColumn="0" w:lastColumn="0" w:oddVBand="0" w:evenVBand="0" w:oddHBand="1" w:evenHBand="0" w:firstRowFirstColumn="0" w:firstRowLastColumn="0" w:lastRowFirstColumn="0" w:lastRowLastColumn="0"/>
            </w:pPr>
            <w:r>
              <w:t>Dropdown</w:t>
            </w:r>
          </w:p>
        </w:tc>
        <w:tc>
          <w:tcPr>
            <w:tcW w:w="1467" w:type="dxa"/>
          </w:tcPr>
          <w:p w14:paraId="3160E96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6DE6E57D"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4DFEDAC7" w14:textId="28CC475E" w:rsidR="004352DD" w:rsidRDefault="004352DD"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451BF390"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3F226B52"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43BD5C4D" w14:textId="77777777" w:rsidR="004352DD" w:rsidRPr="004B0B79" w:rsidRDefault="004352DD">
            <w:pPr>
              <w:pStyle w:val="ListParagraph"/>
              <w:numPr>
                <w:ilvl w:val="0"/>
                <w:numId w:val="66"/>
              </w:numPr>
              <w:spacing w:before="60"/>
              <w:contextualSpacing w:val="0"/>
              <w:jc w:val="both"/>
            </w:pPr>
          </w:p>
        </w:tc>
        <w:tc>
          <w:tcPr>
            <w:tcW w:w="1675" w:type="dxa"/>
          </w:tcPr>
          <w:p w14:paraId="528ABC41" w14:textId="0366B19A" w:rsidR="004352DD" w:rsidRDefault="004352DD" w:rsidP="005436F9">
            <w:pPr>
              <w:cnfStyle w:val="000000000000" w:firstRow="0" w:lastRow="0" w:firstColumn="0" w:lastColumn="0" w:oddVBand="0" w:evenVBand="0" w:oddHBand="0" w:evenHBand="0" w:firstRowFirstColumn="0" w:firstRowLastColumn="0" w:lastRowFirstColumn="0" w:lastRowLastColumn="0"/>
            </w:pPr>
            <w:r>
              <w:t>Biller Details</w:t>
            </w:r>
          </w:p>
        </w:tc>
        <w:tc>
          <w:tcPr>
            <w:tcW w:w="1335" w:type="dxa"/>
          </w:tcPr>
          <w:p w14:paraId="2F64F1FD"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EA451B9"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10E005BE"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7D491433" w14:textId="2679C6CC" w:rsidR="004352DD" w:rsidRDefault="004352DD" w:rsidP="005436F9">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7798E1FC"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5C07874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67BFC7C" w14:textId="77777777" w:rsidR="004352DD" w:rsidRPr="004B0B79" w:rsidRDefault="004352DD">
            <w:pPr>
              <w:pStyle w:val="ListParagraph"/>
              <w:numPr>
                <w:ilvl w:val="0"/>
                <w:numId w:val="66"/>
              </w:numPr>
              <w:spacing w:before="60"/>
              <w:contextualSpacing w:val="0"/>
              <w:jc w:val="both"/>
            </w:pPr>
          </w:p>
        </w:tc>
        <w:tc>
          <w:tcPr>
            <w:tcW w:w="1675" w:type="dxa"/>
          </w:tcPr>
          <w:p w14:paraId="7D91F6C3" w14:textId="4BB92C89" w:rsidR="004352DD" w:rsidRDefault="004352DD" w:rsidP="005436F9">
            <w:pPr>
              <w:cnfStyle w:val="000000100000" w:firstRow="0" w:lastRow="0" w:firstColumn="0" w:lastColumn="0" w:oddVBand="0" w:evenVBand="0" w:oddHBand="1" w:evenHBand="0" w:firstRowFirstColumn="0" w:firstRowLastColumn="0" w:lastRowFirstColumn="0" w:lastRowLastColumn="0"/>
            </w:pPr>
            <w:r>
              <w:t>Amount</w:t>
            </w:r>
          </w:p>
        </w:tc>
        <w:tc>
          <w:tcPr>
            <w:tcW w:w="1335" w:type="dxa"/>
          </w:tcPr>
          <w:p w14:paraId="63B48F3F" w14:textId="5B547B05" w:rsidR="004352DD" w:rsidRDefault="004352DD" w:rsidP="005436F9">
            <w:pPr>
              <w:cnfStyle w:val="000000100000" w:firstRow="0" w:lastRow="0" w:firstColumn="0" w:lastColumn="0" w:oddVBand="0" w:evenVBand="0" w:oddHBand="1" w:evenHBand="0" w:firstRowFirstColumn="0" w:firstRowLastColumn="0" w:lastRowFirstColumn="0" w:lastRowLastColumn="0"/>
            </w:pPr>
            <w:r>
              <w:t>Textbox</w:t>
            </w:r>
          </w:p>
        </w:tc>
        <w:tc>
          <w:tcPr>
            <w:tcW w:w="1467" w:type="dxa"/>
          </w:tcPr>
          <w:p w14:paraId="20E86032" w14:textId="55D6FD4B" w:rsidR="004352DD" w:rsidRDefault="004352DD" w:rsidP="005436F9">
            <w:pPr>
              <w:cnfStyle w:val="000000100000" w:firstRow="0" w:lastRow="0" w:firstColumn="0" w:lastColumn="0" w:oddVBand="0" w:evenVBand="0" w:oddHBand="1" w:evenHBand="0" w:firstRowFirstColumn="0" w:firstRowLastColumn="0" w:lastRowFirstColumn="0" w:lastRowLastColumn="0"/>
            </w:pPr>
            <w:r>
              <w:t>Numeric</w:t>
            </w:r>
          </w:p>
        </w:tc>
        <w:tc>
          <w:tcPr>
            <w:tcW w:w="1043" w:type="dxa"/>
          </w:tcPr>
          <w:p w14:paraId="0DBF1EC1" w14:textId="237EE2FE" w:rsidR="004352DD" w:rsidRDefault="004352DD" w:rsidP="005436F9">
            <w:pPr>
              <w:cnfStyle w:val="000000100000" w:firstRow="0" w:lastRow="0" w:firstColumn="0" w:lastColumn="0" w:oddVBand="0" w:evenVBand="0" w:oddHBand="1" w:evenHBand="0" w:firstRowFirstColumn="0" w:firstRowLastColumn="0" w:lastRowFirstColumn="0" w:lastRowLastColumn="0"/>
            </w:pPr>
            <w:r>
              <w:t>6</w:t>
            </w:r>
          </w:p>
        </w:tc>
        <w:tc>
          <w:tcPr>
            <w:tcW w:w="1308" w:type="dxa"/>
          </w:tcPr>
          <w:p w14:paraId="780B9B9D" w14:textId="125D75B8" w:rsidR="004352DD" w:rsidRDefault="004352DD"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705DDD81" w14:textId="3963E89F" w:rsidR="004352DD" w:rsidRDefault="00F9137B" w:rsidP="005436F9">
            <w:pPr>
              <w:cnfStyle w:val="000000100000" w:firstRow="0" w:lastRow="0" w:firstColumn="0" w:lastColumn="0" w:oddVBand="0" w:evenVBand="0" w:oddHBand="1" w:evenHBand="0" w:firstRowFirstColumn="0" w:firstRowLastColumn="0" w:lastRowFirstColumn="0" w:lastRowLastColumn="0"/>
            </w:pPr>
            <w:r w:rsidRPr="00F9137B">
              <w:rPr>
                <w:color w:val="FF0000"/>
              </w:rPr>
              <w:t xml:space="preserve">The permissible amount is mentioned in below </w:t>
            </w:r>
            <w:r w:rsidR="004240A4">
              <w:rPr>
                <w:color w:val="FF0000"/>
              </w:rPr>
              <w:t xml:space="preserve">validation </w:t>
            </w:r>
            <w:r w:rsidRPr="00F9137B">
              <w:rPr>
                <w:color w:val="FF0000"/>
              </w:rPr>
              <w:t>section</w:t>
            </w:r>
          </w:p>
        </w:tc>
      </w:tr>
      <w:tr w:rsidR="006A5F32" w14:paraId="22A75CF2"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11846CF" w14:textId="77777777" w:rsidR="006A5F32" w:rsidRPr="004B0B79" w:rsidRDefault="006A5F32">
            <w:pPr>
              <w:pStyle w:val="ListParagraph"/>
              <w:numPr>
                <w:ilvl w:val="0"/>
                <w:numId w:val="66"/>
              </w:numPr>
              <w:spacing w:before="60"/>
              <w:contextualSpacing w:val="0"/>
              <w:jc w:val="both"/>
            </w:pPr>
          </w:p>
        </w:tc>
        <w:tc>
          <w:tcPr>
            <w:tcW w:w="1675" w:type="dxa"/>
          </w:tcPr>
          <w:p w14:paraId="1B612029" w14:textId="72FA5B26" w:rsidR="006A5F32" w:rsidRDefault="006A5F32" w:rsidP="005436F9">
            <w:pPr>
              <w:cnfStyle w:val="000000000000" w:firstRow="0" w:lastRow="0" w:firstColumn="0" w:lastColumn="0" w:oddVBand="0" w:evenVBand="0" w:oddHBand="0" w:evenHBand="0" w:firstRowFirstColumn="0" w:firstRowLastColumn="0" w:lastRowFirstColumn="0" w:lastRowLastColumn="0"/>
            </w:pPr>
            <w:r>
              <w:t>Description</w:t>
            </w:r>
          </w:p>
        </w:tc>
        <w:tc>
          <w:tcPr>
            <w:tcW w:w="1335" w:type="dxa"/>
          </w:tcPr>
          <w:p w14:paraId="781B77C5" w14:textId="3F973188" w:rsidR="006A5F32" w:rsidRDefault="006A5F32" w:rsidP="005436F9">
            <w:pPr>
              <w:cnfStyle w:val="000000000000" w:firstRow="0" w:lastRow="0" w:firstColumn="0" w:lastColumn="0" w:oddVBand="0" w:evenVBand="0" w:oddHBand="0" w:evenHBand="0" w:firstRowFirstColumn="0" w:firstRowLastColumn="0" w:lastRowFirstColumn="0" w:lastRowLastColumn="0"/>
            </w:pPr>
            <w:r>
              <w:t>Textbox</w:t>
            </w:r>
          </w:p>
        </w:tc>
        <w:tc>
          <w:tcPr>
            <w:tcW w:w="1467" w:type="dxa"/>
          </w:tcPr>
          <w:p w14:paraId="50CEB2B8" w14:textId="77777777" w:rsidR="006A5F32" w:rsidRDefault="006A5F32"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24AB1F87" w14:textId="77777777" w:rsidR="006A5F32" w:rsidRDefault="006A5F32"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53E539FC" w14:textId="77777777" w:rsidR="006A5F32" w:rsidRDefault="006A5F32"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BEE5E60" w14:textId="77777777" w:rsidR="006A5F32" w:rsidRPr="00F9137B" w:rsidRDefault="006A5F32" w:rsidP="005436F9">
            <w:pPr>
              <w:cnfStyle w:val="000000000000" w:firstRow="0" w:lastRow="0" w:firstColumn="0" w:lastColumn="0" w:oddVBand="0" w:evenVBand="0" w:oddHBand="0" w:evenHBand="0" w:firstRowFirstColumn="0" w:firstRowLastColumn="0" w:lastRowFirstColumn="0" w:lastRowLastColumn="0"/>
              <w:rPr>
                <w:color w:val="FF0000"/>
              </w:rPr>
            </w:pPr>
          </w:p>
        </w:tc>
      </w:tr>
      <w:tr w:rsidR="004352DD" w14:paraId="2E719DB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12EF058" w14:textId="77777777" w:rsidR="004352DD" w:rsidRPr="004B0B79" w:rsidRDefault="004352DD">
            <w:pPr>
              <w:pStyle w:val="ListParagraph"/>
              <w:numPr>
                <w:ilvl w:val="0"/>
                <w:numId w:val="66"/>
              </w:numPr>
              <w:spacing w:before="60"/>
              <w:contextualSpacing w:val="0"/>
              <w:jc w:val="both"/>
              <w:rPr>
                <w:b w:val="0"/>
                <w:bCs w:val="0"/>
              </w:rPr>
            </w:pPr>
          </w:p>
        </w:tc>
        <w:tc>
          <w:tcPr>
            <w:tcW w:w="1675" w:type="dxa"/>
          </w:tcPr>
          <w:p w14:paraId="30C7657E"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Back</w:t>
            </w:r>
          </w:p>
        </w:tc>
        <w:tc>
          <w:tcPr>
            <w:tcW w:w="1335" w:type="dxa"/>
          </w:tcPr>
          <w:p w14:paraId="6C8D609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Icon</w:t>
            </w:r>
          </w:p>
        </w:tc>
        <w:tc>
          <w:tcPr>
            <w:tcW w:w="1467" w:type="dxa"/>
          </w:tcPr>
          <w:p w14:paraId="06C0A96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282F8ECA"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4385A1F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8A35E9D"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On click back button, redirect to previous screen with all the details prefilled.</w:t>
            </w:r>
          </w:p>
        </w:tc>
      </w:tr>
      <w:tr w:rsidR="004352DD" w14:paraId="6930ABB4"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57BCC99A" w14:textId="77777777" w:rsidR="004352DD" w:rsidRPr="004B0B79" w:rsidRDefault="004352DD">
            <w:pPr>
              <w:pStyle w:val="ListParagraph"/>
              <w:numPr>
                <w:ilvl w:val="0"/>
                <w:numId w:val="66"/>
              </w:numPr>
              <w:spacing w:before="60"/>
              <w:contextualSpacing w:val="0"/>
              <w:jc w:val="both"/>
            </w:pPr>
          </w:p>
        </w:tc>
        <w:tc>
          <w:tcPr>
            <w:tcW w:w="1675" w:type="dxa"/>
          </w:tcPr>
          <w:p w14:paraId="008EFB68" w14:textId="21117281" w:rsidR="004352DD" w:rsidRDefault="004352DD" w:rsidP="005436F9">
            <w:pPr>
              <w:cnfStyle w:val="000000000000" w:firstRow="0" w:lastRow="0" w:firstColumn="0" w:lastColumn="0" w:oddVBand="0" w:evenVBand="0" w:oddHBand="0" w:evenHBand="0" w:firstRowFirstColumn="0" w:firstRowLastColumn="0" w:lastRowFirstColumn="0" w:lastRowLastColumn="0"/>
            </w:pPr>
            <w:r>
              <w:t>Continue</w:t>
            </w:r>
          </w:p>
        </w:tc>
        <w:tc>
          <w:tcPr>
            <w:tcW w:w="1335" w:type="dxa"/>
          </w:tcPr>
          <w:p w14:paraId="084F6BD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69E8231E"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09981459"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2A515F6B"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0EC6517C"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On click back button, app redirect to next screen.</w:t>
            </w:r>
          </w:p>
        </w:tc>
      </w:tr>
      <w:tr w:rsidR="004352DD" w14:paraId="12D7A14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B38184C" w14:textId="77777777" w:rsidR="004352DD" w:rsidRPr="004B0B79" w:rsidRDefault="004352DD">
            <w:pPr>
              <w:pStyle w:val="ListParagraph"/>
              <w:numPr>
                <w:ilvl w:val="0"/>
                <w:numId w:val="66"/>
              </w:numPr>
              <w:spacing w:before="60"/>
              <w:contextualSpacing w:val="0"/>
              <w:jc w:val="both"/>
            </w:pPr>
          </w:p>
        </w:tc>
        <w:tc>
          <w:tcPr>
            <w:tcW w:w="1675" w:type="dxa"/>
          </w:tcPr>
          <w:p w14:paraId="0208D169"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27566CA8"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399335C3"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5F824451"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2383C666"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115EEAE9"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306071F7" w14:textId="77777777" w:rsidR="004240A4" w:rsidRPr="004240A4" w:rsidRDefault="004352DD" w:rsidP="004240A4">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57592B1B" w14:textId="4F0C9296" w:rsidR="004352DD" w:rsidRDefault="004352DD" w:rsidP="004240A4">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On click No, app will remain in the same screen and user can resume further.</w:t>
            </w:r>
          </w:p>
        </w:tc>
      </w:tr>
    </w:tbl>
    <w:p w14:paraId="026CF051" w14:textId="77777777" w:rsidR="004352DD" w:rsidRPr="008B0F8D" w:rsidRDefault="004352DD" w:rsidP="004352DD">
      <w:pPr>
        <w:ind w:left="360"/>
        <w:rPr>
          <w:b/>
          <w:bCs/>
          <w:sz w:val="22"/>
          <w:szCs w:val="22"/>
        </w:rPr>
      </w:pPr>
      <w:r w:rsidRPr="008B0F8D">
        <w:rPr>
          <w:b/>
          <w:bCs/>
          <w:sz w:val="22"/>
          <w:szCs w:val="22"/>
        </w:rPr>
        <w:t>Validations:</w:t>
      </w:r>
    </w:p>
    <w:p w14:paraId="284C09C0" w14:textId="53BE2C17" w:rsidR="004352DD" w:rsidRPr="008B0F8D" w:rsidRDefault="004352DD" w:rsidP="004352DD">
      <w:pPr>
        <w:pStyle w:val="ListParagraph"/>
        <w:numPr>
          <w:ilvl w:val="0"/>
          <w:numId w:val="13"/>
        </w:numPr>
        <w:rPr>
          <w:sz w:val="22"/>
          <w:szCs w:val="22"/>
        </w:rPr>
      </w:pPr>
      <w:r w:rsidRPr="008B0F8D">
        <w:rPr>
          <w:sz w:val="22"/>
          <w:szCs w:val="22"/>
        </w:rPr>
        <w:t>The following logic configured in MADP Biller Management DB</w:t>
      </w:r>
      <w:r>
        <w:rPr>
          <w:sz w:val="22"/>
          <w:szCs w:val="22"/>
        </w:rPr>
        <w:t xml:space="preserve"> for allowing the bill amount</w:t>
      </w:r>
      <w:r w:rsidRPr="008B0F8D">
        <w:rPr>
          <w:sz w:val="22"/>
          <w:szCs w:val="22"/>
        </w:rPr>
        <w:t>:</w:t>
      </w:r>
    </w:p>
    <w:tbl>
      <w:tblPr>
        <w:tblStyle w:val="GridTable4-Accent1"/>
        <w:tblW w:w="0" w:type="auto"/>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2432"/>
        <w:gridCol w:w="2700"/>
        <w:gridCol w:w="1890"/>
        <w:gridCol w:w="2695"/>
      </w:tblGrid>
      <w:tr w:rsidR="004352DD" w14:paraId="42D530F5"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081ED8AE" w14:textId="77777777" w:rsidR="004352DD" w:rsidRDefault="004352DD" w:rsidP="005436F9">
            <w:proofErr w:type="gramStart"/>
            <w:r>
              <w:rPr>
                <w:rFonts w:ascii="Calibri" w:hAnsi="Calibri" w:cs="Calibri"/>
                <w:b w:val="0"/>
                <w:bCs w:val="0"/>
                <w:color w:val="FFFFFF"/>
              </w:rPr>
              <w:t>#.No</w:t>
            </w:r>
            <w:proofErr w:type="gramEnd"/>
          </w:p>
        </w:tc>
        <w:tc>
          <w:tcPr>
            <w:tcW w:w="2432" w:type="dxa"/>
          </w:tcPr>
          <w:p w14:paraId="226B5218"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Biller Name</w:t>
            </w:r>
          </w:p>
        </w:tc>
        <w:tc>
          <w:tcPr>
            <w:tcW w:w="2700" w:type="dxa"/>
            <w:vAlign w:val="bottom"/>
          </w:tcPr>
          <w:p w14:paraId="0A39361E"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Scenarios</w:t>
            </w:r>
          </w:p>
        </w:tc>
        <w:tc>
          <w:tcPr>
            <w:tcW w:w="1890" w:type="dxa"/>
            <w:vAlign w:val="bottom"/>
          </w:tcPr>
          <w:p w14:paraId="4FDDD6BE"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Condition</w:t>
            </w:r>
          </w:p>
        </w:tc>
        <w:tc>
          <w:tcPr>
            <w:tcW w:w="2695" w:type="dxa"/>
          </w:tcPr>
          <w:p w14:paraId="0C84198F"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4352DD" w14:paraId="7C0695E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07C3EEB7" w14:textId="77777777" w:rsidR="004352DD" w:rsidRPr="004B0B79" w:rsidRDefault="004352DD">
            <w:pPr>
              <w:pStyle w:val="ListParagraph"/>
              <w:numPr>
                <w:ilvl w:val="0"/>
                <w:numId w:val="64"/>
              </w:numPr>
              <w:spacing w:before="60"/>
              <w:contextualSpacing w:val="0"/>
              <w:jc w:val="both"/>
            </w:pPr>
          </w:p>
        </w:tc>
        <w:tc>
          <w:tcPr>
            <w:tcW w:w="2432" w:type="dxa"/>
          </w:tcPr>
          <w:p w14:paraId="02A98F71"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Etisalat</w:t>
            </w:r>
          </w:p>
        </w:tc>
        <w:tc>
          <w:tcPr>
            <w:tcW w:w="2700" w:type="dxa"/>
          </w:tcPr>
          <w:p w14:paraId="3DF094ED"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Partial Payment</w:t>
            </w:r>
          </w:p>
        </w:tc>
        <w:tc>
          <w:tcPr>
            <w:tcW w:w="1890" w:type="dxa"/>
          </w:tcPr>
          <w:p w14:paraId="518E2EC0"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Allowed</w:t>
            </w:r>
          </w:p>
        </w:tc>
        <w:tc>
          <w:tcPr>
            <w:tcW w:w="2695" w:type="dxa"/>
          </w:tcPr>
          <w:p w14:paraId="56A466B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3528FDB4"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23B1F465" w14:textId="77777777" w:rsidR="004352DD" w:rsidRPr="004B0B79" w:rsidRDefault="004352DD">
            <w:pPr>
              <w:pStyle w:val="ListParagraph"/>
              <w:numPr>
                <w:ilvl w:val="0"/>
                <w:numId w:val="64"/>
              </w:numPr>
              <w:spacing w:before="60"/>
              <w:contextualSpacing w:val="0"/>
              <w:jc w:val="both"/>
            </w:pPr>
          </w:p>
        </w:tc>
        <w:tc>
          <w:tcPr>
            <w:tcW w:w="2432" w:type="dxa"/>
          </w:tcPr>
          <w:p w14:paraId="7CF99E21"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Etisalat</w:t>
            </w:r>
          </w:p>
        </w:tc>
        <w:tc>
          <w:tcPr>
            <w:tcW w:w="2700" w:type="dxa"/>
          </w:tcPr>
          <w:p w14:paraId="0F345738"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Min Amount Payable</w:t>
            </w:r>
          </w:p>
        </w:tc>
        <w:tc>
          <w:tcPr>
            <w:tcW w:w="1890" w:type="dxa"/>
          </w:tcPr>
          <w:p w14:paraId="6602C34D"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20 AED</w:t>
            </w:r>
          </w:p>
        </w:tc>
        <w:tc>
          <w:tcPr>
            <w:tcW w:w="2695" w:type="dxa"/>
          </w:tcPr>
          <w:p w14:paraId="130B578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04AFD42C"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0099B651" w14:textId="77777777" w:rsidR="004352DD" w:rsidRPr="004B0B79" w:rsidRDefault="004352DD">
            <w:pPr>
              <w:pStyle w:val="ListParagraph"/>
              <w:numPr>
                <w:ilvl w:val="0"/>
                <w:numId w:val="64"/>
              </w:numPr>
              <w:spacing w:before="60"/>
              <w:contextualSpacing w:val="0"/>
              <w:jc w:val="both"/>
            </w:pPr>
          </w:p>
        </w:tc>
        <w:tc>
          <w:tcPr>
            <w:tcW w:w="2432" w:type="dxa"/>
          </w:tcPr>
          <w:p w14:paraId="23F3DF53"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Etisalat</w:t>
            </w:r>
          </w:p>
        </w:tc>
        <w:tc>
          <w:tcPr>
            <w:tcW w:w="2700" w:type="dxa"/>
          </w:tcPr>
          <w:p w14:paraId="5DCB38D6"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Max Amount Payable</w:t>
            </w:r>
          </w:p>
        </w:tc>
        <w:tc>
          <w:tcPr>
            <w:tcW w:w="1890" w:type="dxa"/>
          </w:tcPr>
          <w:p w14:paraId="58504C3C"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10,000 AED</w:t>
            </w:r>
          </w:p>
        </w:tc>
        <w:tc>
          <w:tcPr>
            <w:tcW w:w="2695" w:type="dxa"/>
          </w:tcPr>
          <w:p w14:paraId="1B897DE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1EC9983D"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686B59DF" w14:textId="77777777" w:rsidR="004352DD" w:rsidRPr="004B0B79" w:rsidRDefault="004352DD">
            <w:pPr>
              <w:pStyle w:val="ListParagraph"/>
              <w:numPr>
                <w:ilvl w:val="0"/>
                <w:numId w:val="64"/>
              </w:numPr>
              <w:spacing w:before="60"/>
              <w:contextualSpacing w:val="0"/>
              <w:jc w:val="both"/>
            </w:pPr>
          </w:p>
        </w:tc>
        <w:tc>
          <w:tcPr>
            <w:tcW w:w="2432" w:type="dxa"/>
          </w:tcPr>
          <w:p w14:paraId="7963C18F"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DU Prepaid</w:t>
            </w:r>
          </w:p>
        </w:tc>
        <w:tc>
          <w:tcPr>
            <w:tcW w:w="2700" w:type="dxa"/>
          </w:tcPr>
          <w:p w14:paraId="03058D54"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Partial Payment</w:t>
            </w:r>
          </w:p>
        </w:tc>
        <w:tc>
          <w:tcPr>
            <w:tcW w:w="1890" w:type="dxa"/>
          </w:tcPr>
          <w:p w14:paraId="070B8518"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Allowed</w:t>
            </w:r>
          </w:p>
        </w:tc>
        <w:tc>
          <w:tcPr>
            <w:tcW w:w="2695" w:type="dxa"/>
          </w:tcPr>
          <w:p w14:paraId="5FFD985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589F16D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36E21C86" w14:textId="77777777" w:rsidR="004352DD" w:rsidRPr="004B0B79" w:rsidRDefault="004352DD">
            <w:pPr>
              <w:pStyle w:val="ListParagraph"/>
              <w:numPr>
                <w:ilvl w:val="0"/>
                <w:numId w:val="64"/>
              </w:numPr>
              <w:spacing w:before="60"/>
              <w:contextualSpacing w:val="0"/>
              <w:jc w:val="both"/>
            </w:pPr>
          </w:p>
        </w:tc>
        <w:tc>
          <w:tcPr>
            <w:tcW w:w="2432" w:type="dxa"/>
          </w:tcPr>
          <w:p w14:paraId="1B6D1BA5"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DU Prepaid</w:t>
            </w:r>
          </w:p>
        </w:tc>
        <w:tc>
          <w:tcPr>
            <w:tcW w:w="2700" w:type="dxa"/>
          </w:tcPr>
          <w:p w14:paraId="43CA500C"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Min Amount Payable</w:t>
            </w:r>
          </w:p>
        </w:tc>
        <w:tc>
          <w:tcPr>
            <w:tcW w:w="1890" w:type="dxa"/>
          </w:tcPr>
          <w:p w14:paraId="436DC4A9"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20 AED</w:t>
            </w:r>
          </w:p>
        </w:tc>
        <w:tc>
          <w:tcPr>
            <w:tcW w:w="2695" w:type="dxa"/>
          </w:tcPr>
          <w:p w14:paraId="651E5B3D"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38D00B85"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6A3B19BA" w14:textId="77777777" w:rsidR="004352DD" w:rsidRPr="004B0B79" w:rsidRDefault="004352DD">
            <w:pPr>
              <w:pStyle w:val="ListParagraph"/>
              <w:numPr>
                <w:ilvl w:val="0"/>
                <w:numId w:val="64"/>
              </w:numPr>
              <w:spacing w:before="60"/>
              <w:contextualSpacing w:val="0"/>
              <w:jc w:val="both"/>
              <w:rPr>
                <w:b w:val="0"/>
                <w:bCs w:val="0"/>
              </w:rPr>
            </w:pPr>
          </w:p>
        </w:tc>
        <w:tc>
          <w:tcPr>
            <w:tcW w:w="2432" w:type="dxa"/>
          </w:tcPr>
          <w:p w14:paraId="7856F18C"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DU Prepaid</w:t>
            </w:r>
          </w:p>
        </w:tc>
        <w:tc>
          <w:tcPr>
            <w:tcW w:w="2700" w:type="dxa"/>
          </w:tcPr>
          <w:p w14:paraId="3A7D872A"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Max Amount Payable</w:t>
            </w:r>
          </w:p>
        </w:tc>
        <w:tc>
          <w:tcPr>
            <w:tcW w:w="1890" w:type="dxa"/>
          </w:tcPr>
          <w:p w14:paraId="7CB7211C"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1,000 AED</w:t>
            </w:r>
          </w:p>
        </w:tc>
        <w:tc>
          <w:tcPr>
            <w:tcW w:w="2695" w:type="dxa"/>
          </w:tcPr>
          <w:p w14:paraId="187E1A9F"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1B1C150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2056CB47" w14:textId="77777777" w:rsidR="004352DD" w:rsidRPr="004B0B79" w:rsidRDefault="004352DD">
            <w:pPr>
              <w:pStyle w:val="ListParagraph"/>
              <w:numPr>
                <w:ilvl w:val="0"/>
                <w:numId w:val="64"/>
              </w:numPr>
              <w:spacing w:before="60"/>
              <w:contextualSpacing w:val="0"/>
              <w:jc w:val="both"/>
            </w:pPr>
          </w:p>
        </w:tc>
        <w:tc>
          <w:tcPr>
            <w:tcW w:w="2432" w:type="dxa"/>
          </w:tcPr>
          <w:p w14:paraId="3CC1341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DU Prepaid</w:t>
            </w:r>
          </w:p>
        </w:tc>
        <w:tc>
          <w:tcPr>
            <w:tcW w:w="2700" w:type="dxa"/>
          </w:tcPr>
          <w:p w14:paraId="5AF83344"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For Data Amount</w:t>
            </w:r>
          </w:p>
        </w:tc>
        <w:tc>
          <w:tcPr>
            <w:tcW w:w="1890" w:type="dxa"/>
          </w:tcPr>
          <w:p w14:paraId="7ED39A88"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AED 25, AED55, AED110, AED210</w:t>
            </w:r>
          </w:p>
        </w:tc>
        <w:tc>
          <w:tcPr>
            <w:tcW w:w="2695" w:type="dxa"/>
          </w:tcPr>
          <w:p w14:paraId="16DC43A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The amount to be configurable in DB</w:t>
            </w:r>
          </w:p>
        </w:tc>
      </w:tr>
      <w:tr w:rsidR="004352DD" w14:paraId="03EECCE5"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1F600364" w14:textId="77777777" w:rsidR="004352DD" w:rsidRPr="004B0B79" w:rsidRDefault="004352DD">
            <w:pPr>
              <w:pStyle w:val="ListParagraph"/>
              <w:numPr>
                <w:ilvl w:val="0"/>
                <w:numId w:val="64"/>
              </w:numPr>
              <w:spacing w:before="60"/>
              <w:contextualSpacing w:val="0"/>
              <w:jc w:val="both"/>
            </w:pPr>
          </w:p>
        </w:tc>
        <w:tc>
          <w:tcPr>
            <w:tcW w:w="2432" w:type="dxa"/>
          </w:tcPr>
          <w:p w14:paraId="416ED63D"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DU Postpaid</w:t>
            </w:r>
          </w:p>
        </w:tc>
        <w:tc>
          <w:tcPr>
            <w:tcW w:w="2700" w:type="dxa"/>
          </w:tcPr>
          <w:p w14:paraId="541DC3DE"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Partial Payment</w:t>
            </w:r>
          </w:p>
        </w:tc>
        <w:tc>
          <w:tcPr>
            <w:tcW w:w="1890" w:type="dxa"/>
          </w:tcPr>
          <w:p w14:paraId="14EFF018"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Allowed</w:t>
            </w:r>
          </w:p>
        </w:tc>
        <w:tc>
          <w:tcPr>
            <w:tcW w:w="2695" w:type="dxa"/>
          </w:tcPr>
          <w:p w14:paraId="53DA9764"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34B64ECC"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7B372070" w14:textId="77777777" w:rsidR="004352DD" w:rsidRPr="004B0B79" w:rsidRDefault="004352DD">
            <w:pPr>
              <w:pStyle w:val="ListParagraph"/>
              <w:numPr>
                <w:ilvl w:val="0"/>
                <w:numId w:val="64"/>
              </w:numPr>
              <w:spacing w:before="60"/>
              <w:contextualSpacing w:val="0"/>
              <w:jc w:val="both"/>
            </w:pPr>
          </w:p>
        </w:tc>
        <w:tc>
          <w:tcPr>
            <w:tcW w:w="2432" w:type="dxa"/>
          </w:tcPr>
          <w:p w14:paraId="0CE4722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DU Postpaid</w:t>
            </w:r>
          </w:p>
        </w:tc>
        <w:tc>
          <w:tcPr>
            <w:tcW w:w="2700" w:type="dxa"/>
          </w:tcPr>
          <w:p w14:paraId="32FD348A"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Min Amount Payable</w:t>
            </w:r>
          </w:p>
        </w:tc>
        <w:tc>
          <w:tcPr>
            <w:tcW w:w="1890" w:type="dxa"/>
          </w:tcPr>
          <w:p w14:paraId="36D56634"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50 AED</w:t>
            </w:r>
          </w:p>
        </w:tc>
        <w:tc>
          <w:tcPr>
            <w:tcW w:w="2695" w:type="dxa"/>
          </w:tcPr>
          <w:p w14:paraId="33BEAB1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59FDA5AA"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50F9BFDA" w14:textId="77777777" w:rsidR="004352DD" w:rsidRPr="004B0B79" w:rsidRDefault="004352DD">
            <w:pPr>
              <w:pStyle w:val="ListParagraph"/>
              <w:numPr>
                <w:ilvl w:val="0"/>
                <w:numId w:val="64"/>
              </w:numPr>
              <w:spacing w:before="60"/>
              <w:contextualSpacing w:val="0"/>
              <w:jc w:val="both"/>
            </w:pPr>
          </w:p>
        </w:tc>
        <w:tc>
          <w:tcPr>
            <w:tcW w:w="2432" w:type="dxa"/>
          </w:tcPr>
          <w:p w14:paraId="1841DC9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DU Postpaid</w:t>
            </w:r>
          </w:p>
        </w:tc>
        <w:tc>
          <w:tcPr>
            <w:tcW w:w="2700" w:type="dxa"/>
          </w:tcPr>
          <w:p w14:paraId="31B7A6BB"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Max Amount Payable</w:t>
            </w:r>
          </w:p>
        </w:tc>
        <w:tc>
          <w:tcPr>
            <w:tcW w:w="1890" w:type="dxa"/>
          </w:tcPr>
          <w:p w14:paraId="6D8417AB"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10,000 AED</w:t>
            </w:r>
          </w:p>
        </w:tc>
        <w:tc>
          <w:tcPr>
            <w:tcW w:w="2695" w:type="dxa"/>
          </w:tcPr>
          <w:p w14:paraId="7F8CDCC0"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6FA7730D"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72C94498" w14:textId="77777777" w:rsidR="004352DD" w:rsidRPr="004B0B79" w:rsidRDefault="004352DD">
            <w:pPr>
              <w:pStyle w:val="ListParagraph"/>
              <w:numPr>
                <w:ilvl w:val="0"/>
                <w:numId w:val="64"/>
              </w:numPr>
              <w:spacing w:before="60"/>
              <w:contextualSpacing w:val="0"/>
              <w:jc w:val="both"/>
            </w:pPr>
          </w:p>
        </w:tc>
        <w:tc>
          <w:tcPr>
            <w:tcW w:w="2432" w:type="dxa"/>
          </w:tcPr>
          <w:p w14:paraId="2E597341"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AADC</w:t>
            </w:r>
          </w:p>
        </w:tc>
        <w:tc>
          <w:tcPr>
            <w:tcW w:w="2700" w:type="dxa"/>
          </w:tcPr>
          <w:p w14:paraId="38A75E2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Partial Payment</w:t>
            </w:r>
          </w:p>
        </w:tc>
        <w:tc>
          <w:tcPr>
            <w:tcW w:w="1890" w:type="dxa"/>
          </w:tcPr>
          <w:p w14:paraId="07D3DA55"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Not Allowed</w:t>
            </w:r>
          </w:p>
        </w:tc>
        <w:tc>
          <w:tcPr>
            <w:tcW w:w="2695" w:type="dxa"/>
          </w:tcPr>
          <w:p w14:paraId="656BB263"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6919F8C8"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05F5B9EE" w14:textId="77777777" w:rsidR="004352DD" w:rsidRPr="004B0B79" w:rsidRDefault="004352DD">
            <w:pPr>
              <w:pStyle w:val="ListParagraph"/>
              <w:numPr>
                <w:ilvl w:val="0"/>
                <w:numId w:val="64"/>
              </w:numPr>
              <w:spacing w:before="60"/>
              <w:contextualSpacing w:val="0"/>
              <w:jc w:val="both"/>
            </w:pPr>
          </w:p>
        </w:tc>
        <w:tc>
          <w:tcPr>
            <w:tcW w:w="2432" w:type="dxa"/>
          </w:tcPr>
          <w:p w14:paraId="3EEA8AD8"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FEWA</w:t>
            </w:r>
          </w:p>
        </w:tc>
        <w:tc>
          <w:tcPr>
            <w:tcW w:w="2700" w:type="dxa"/>
          </w:tcPr>
          <w:p w14:paraId="46DD60D4"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Partial Payment</w:t>
            </w:r>
          </w:p>
        </w:tc>
        <w:tc>
          <w:tcPr>
            <w:tcW w:w="1890" w:type="dxa"/>
          </w:tcPr>
          <w:p w14:paraId="35D86F1F"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Allowed</w:t>
            </w:r>
          </w:p>
        </w:tc>
        <w:tc>
          <w:tcPr>
            <w:tcW w:w="2695" w:type="dxa"/>
          </w:tcPr>
          <w:p w14:paraId="4B2BC46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1929D29D"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246A034C" w14:textId="77777777" w:rsidR="004352DD" w:rsidRPr="004B0B79" w:rsidRDefault="004352DD">
            <w:pPr>
              <w:pStyle w:val="ListParagraph"/>
              <w:numPr>
                <w:ilvl w:val="0"/>
                <w:numId w:val="64"/>
              </w:numPr>
              <w:spacing w:before="60"/>
              <w:contextualSpacing w:val="0"/>
              <w:jc w:val="both"/>
            </w:pPr>
          </w:p>
        </w:tc>
        <w:tc>
          <w:tcPr>
            <w:tcW w:w="2432" w:type="dxa"/>
          </w:tcPr>
          <w:p w14:paraId="120D5101"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FEWA</w:t>
            </w:r>
          </w:p>
        </w:tc>
        <w:tc>
          <w:tcPr>
            <w:tcW w:w="2700" w:type="dxa"/>
          </w:tcPr>
          <w:p w14:paraId="23E95766"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Min Amount Payable</w:t>
            </w:r>
          </w:p>
        </w:tc>
        <w:tc>
          <w:tcPr>
            <w:tcW w:w="1890" w:type="dxa"/>
          </w:tcPr>
          <w:p w14:paraId="49CABB32"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100 AED</w:t>
            </w:r>
          </w:p>
        </w:tc>
        <w:tc>
          <w:tcPr>
            <w:tcW w:w="2695" w:type="dxa"/>
          </w:tcPr>
          <w:p w14:paraId="017C5086"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77B5B42A"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748191C6" w14:textId="77777777" w:rsidR="004352DD" w:rsidRPr="004B0B79" w:rsidRDefault="004352DD">
            <w:pPr>
              <w:pStyle w:val="ListParagraph"/>
              <w:numPr>
                <w:ilvl w:val="0"/>
                <w:numId w:val="64"/>
              </w:numPr>
              <w:spacing w:before="60"/>
              <w:contextualSpacing w:val="0"/>
              <w:jc w:val="both"/>
            </w:pPr>
          </w:p>
        </w:tc>
        <w:tc>
          <w:tcPr>
            <w:tcW w:w="2432" w:type="dxa"/>
          </w:tcPr>
          <w:p w14:paraId="29C23BE0"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FEWA</w:t>
            </w:r>
          </w:p>
        </w:tc>
        <w:tc>
          <w:tcPr>
            <w:tcW w:w="2700" w:type="dxa"/>
          </w:tcPr>
          <w:p w14:paraId="1B7FC1A4"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Max Amount Payable</w:t>
            </w:r>
          </w:p>
        </w:tc>
        <w:tc>
          <w:tcPr>
            <w:tcW w:w="1890" w:type="dxa"/>
          </w:tcPr>
          <w:p w14:paraId="0F346C1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10,000 AED</w:t>
            </w:r>
          </w:p>
        </w:tc>
        <w:tc>
          <w:tcPr>
            <w:tcW w:w="2695" w:type="dxa"/>
          </w:tcPr>
          <w:p w14:paraId="6922D0EB"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62BC64F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10CDA593" w14:textId="77777777" w:rsidR="004352DD" w:rsidRPr="004B0B79" w:rsidRDefault="004352DD">
            <w:pPr>
              <w:pStyle w:val="ListParagraph"/>
              <w:numPr>
                <w:ilvl w:val="0"/>
                <w:numId w:val="64"/>
              </w:numPr>
              <w:spacing w:before="60"/>
              <w:contextualSpacing w:val="0"/>
              <w:jc w:val="both"/>
            </w:pPr>
          </w:p>
        </w:tc>
        <w:tc>
          <w:tcPr>
            <w:tcW w:w="2432" w:type="dxa"/>
          </w:tcPr>
          <w:p w14:paraId="3C55A4A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Salik</w:t>
            </w:r>
          </w:p>
        </w:tc>
        <w:tc>
          <w:tcPr>
            <w:tcW w:w="2700" w:type="dxa"/>
          </w:tcPr>
          <w:p w14:paraId="3C9BB4D3"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Partial Payment</w:t>
            </w:r>
          </w:p>
        </w:tc>
        <w:tc>
          <w:tcPr>
            <w:tcW w:w="1890" w:type="dxa"/>
          </w:tcPr>
          <w:p w14:paraId="3C74E808"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Allowed</w:t>
            </w:r>
          </w:p>
        </w:tc>
        <w:tc>
          <w:tcPr>
            <w:tcW w:w="2695" w:type="dxa"/>
          </w:tcPr>
          <w:p w14:paraId="6BF64B8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6E489F95"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707A395C" w14:textId="77777777" w:rsidR="004352DD" w:rsidRPr="004B0B79" w:rsidRDefault="004352DD">
            <w:pPr>
              <w:pStyle w:val="ListParagraph"/>
              <w:numPr>
                <w:ilvl w:val="0"/>
                <w:numId w:val="64"/>
              </w:numPr>
              <w:spacing w:before="60"/>
              <w:contextualSpacing w:val="0"/>
              <w:jc w:val="both"/>
            </w:pPr>
          </w:p>
        </w:tc>
        <w:tc>
          <w:tcPr>
            <w:tcW w:w="2432" w:type="dxa"/>
          </w:tcPr>
          <w:p w14:paraId="1BF7724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Salik</w:t>
            </w:r>
          </w:p>
        </w:tc>
        <w:tc>
          <w:tcPr>
            <w:tcW w:w="2700" w:type="dxa"/>
          </w:tcPr>
          <w:p w14:paraId="7EE74748"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Min Amount Payable</w:t>
            </w:r>
          </w:p>
        </w:tc>
        <w:tc>
          <w:tcPr>
            <w:tcW w:w="1890" w:type="dxa"/>
          </w:tcPr>
          <w:p w14:paraId="09A69849"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50 AED</w:t>
            </w:r>
          </w:p>
        </w:tc>
        <w:tc>
          <w:tcPr>
            <w:tcW w:w="2695" w:type="dxa"/>
          </w:tcPr>
          <w:p w14:paraId="572CD73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7503D6D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731F1215" w14:textId="77777777" w:rsidR="004352DD" w:rsidRPr="004B0B79" w:rsidRDefault="004352DD">
            <w:pPr>
              <w:pStyle w:val="ListParagraph"/>
              <w:numPr>
                <w:ilvl w:val="0"/>
                <w:numId w:val="64"/>
              </w:numPr>
              <w:spacing w:before="60"/>
              <w:contextualSpacing w:val="0"/>
              <w:jc w:val="both"/>
            </w:pPr>
          </w:p>
        </w:tc>
        <w:tc>
          <w:tcPr>
            <w:tcW w:w="2432" w:type="dxa"/>
          </w:tcPr>
          <w:p w14:paraId="0A05B2A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Salik</w:t>
            </w:r>
          </w:p>
        </w:tc>
        <w:tc>
          <w:tcPr>
            <w:tcW w:w="2700" w:type="dxa"/>
          </w:tcPr>
          <w:p w14:paraId="17A48B3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Max Amount Payable</w:t>
            </w:r>
          </w:p>
        </w:tc>
        <w:tc>
          <w:tcPr>
            <w:tcW w:w="1890" w:type="dxa"/>
          </w:tcPr>
          <w:p w14:paraId="1E7D73D5"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1,000 AED</w:t>
            </w:r>
          </w:p>
        </w:tc>
        <w:tc>
          <w:tcPr>
            <w:tcW w:w="2695" w:type="dxa"/>
          </w:tcPr>
          <w:p w14:paraId="4DD1645B"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04737248"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2F54EF03" w14:textId="77777777" w:rsidR="004352DD" w:rsidRPr="004B0B79" w:rsidRDefault="004352DD">
            <w:pPr>
              <w:pStyle w:val="ListParagraph"/>
              <w:numPr>
                <w:ilvl w:val="0"/>
                <w:numId w:val="64"/>
              </w:numPr>
              <w:spacing w:before="60"/>
              <w:contextualSpacing w:val="0"/>
              <w:jc w:val="both"/>
            </w:pPr>
          </w:p>
        </w:tc>
        <w:tc>
          <w:tcPr>
            <w:tcW w:w="2432" w:type="dxa"/>
          </w:tcPr>
          <w:p w14:paraId="68620CE5"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Salik</w:t>
            </w:r>
          </w:p>
        </w:tc>
        <w:tc>
          <w:tcPr>
            <w:tcW w:w="2700" w:type="dxa"/>
          </w:tcPr>
          <w:p w14:paraId="14959FFC"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Denominations</w:t>
            </w:r>
          </w:p>
        </w:tc>
        <w:tc>
          <w:tcPr>
            <w:tcW w:w="1890" w:type="dxa"/>
          </w:tcPr>
          <w:p w14:paraId="4B274483"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Multiples of 50 AED only</w:t>
            </w:r>
          </w:p>
        </w:tc>
        <w:tc>
          <w:tcPr>
            <w:tcW w:w="2695" w:type="dxa"/>
          </w:tcPr>
          <w:p w14:paraId="3C7C37BF"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038EFDE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5BF3EA1A" w14:textId="77777777" w:rsidR="004352DD" w:rsidRPr="004B0B79" w:rsidRDefault="004352DD">
            <w:pPr>
              <w:pStyle w:val="ListParagraph"/>
              <w:numPr>
                <w:ilvl w:val="0"/>
                <w:numId w:val="64"/>
              </w:numPr>
              <w:spacing w:before="60"/>
              <w:contextualSpacing w:val="0"/>
              <w:jc w:val="both"/>
            </w:pPr>
          </w:p>
        </w:tc>
        <w:tc>
          <w:tcPr>
            <w:tcW w:w="2432" w:type="dxa"/>
          </w:tcPr>
          <w:p w14:paraId="3768DF42"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Nol Topup</w:t>
            </w:r>
          </w:p>
        </w:tc>
        <w:tc>
          <w:tcPr>
            <w:tcW w:w="2700" w:type="dxa"/>
          </w:tcPr>
          <w:p w14:paraId="4D49AB76"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Partial Payment</w:t>
            </w:r>
          </w:p>
        </w:tc>
        <w:tc>
          <w:tcPr>
            <w:tcW w:w="1890" w:type="dxa"/>
          </w:tcPr>
          <w:p w14:paraId="1E43A875"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Allowed</w:t>
            </w:r>
          </w:p>
        </w:tc>
        <w:tc>
          <w:tcPr>
            <w:tcW w:w="2695" w:type="dxa"/>
          </w:tcPr>
          <w:p w14:paraId="24A25B22"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38A5EF3C"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1FAF0C2A" w14:textId="77777777" w:rsidR="004352DD" w:rsidRPr="004B0B79" w:rsidRDefault="004352DD">
            <w:pPr>
              <w:pStyle w:val="ListParagraph"/>
              <w:numPr>
                <w:ilvl w:val="0"/>
                <w:numId w:val="64"/>
              </w:numPr>
              <w:spacing w:before="60"/>
              <w:contextualSpacing w:val="0"/>
              <w:jc w:val="both"/>
            </w:pPr>
          </w:p>
        </w:tc>
        <w:tc>
          <w:tcPr>
            <w:tcW w:w="2432" w:type="dxa"/>
          </w:tcPr>
          <w:p w14:paraId="19727629"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Nol Topup</w:t>
            </w:r>
          </w:p>
        </w:tc>
        <w:tc>
          <w:tcPr>
            <w:tcW w:w="2700" w:type="dxa"/>
          </w:tcPr>
          <w:p w14:paraId="572BC0A2"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Min Amount Payable</w:t>
            </w:r>
          </w:p>
        </w:tc>
        <w:tc>
          <w:tcPr>
            <w:tcW w:w="1890" w:type="dxa"/>
          </w:tcPr>
          <w:p w14:paraId="4489FA77"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10 AED</w:t>
            </w:r>
          </w:p>
        </w:tc>
        <w:tc>
          <w:tcPr>
            <w:tcW w:w="2695" w:type="dxa"/>
          </w:tcPr>
          <w:p w14:paraId="7C5A8B7B"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5E63C2DC"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50D7ACE2" w14:textId="77777777" w:rsidR="004352DD" w:rsidRPr="004B0B79" w:rsidRDefault="004352DD">
            <w:pPr>
              <w:pStyle w:val="ListParagraph"/>
              <w:numPr>
                <w:ilvl w:val="0"/>
                <w:numId w:val="64"/>
              </w:numPr>
              <w:spacing w:before="60"/>
              <w:contextualSpacing w:val="0"/>
              <w:jc w:val="both"/>
            </w:pPr>
          </w:p>
        </w:tc>
        <w:tc>
          <w:tcPr>
            <w:tcW w:w="2432" w:type="dxa"/>
          </w:tcPr>
          <w:p w14:paraId="7D103D01"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Nol Topup</w:t>
            </w:r>
          </w:p>
        </w:tc>
        <w:tc>
          <w:tcPr>
            <w:tcW w:w="2700" w:type="dxa"/>
          </w:tcPr>
          <w:p w14:paraId="73014692"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Max Amount Payable</w:t>
            </w:r>
          </w:p>
        </w:tc>
        <w:tc>
          <w:tcPr>
            <w:tcW w:w="1890" w:type="dxa"/>
          </w:tcPr>
          <w:p w14:paraId="12FD4EF2"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500 AED</w:t>
            </w:r>
          </w:p>
        </w:tc>
        <w:tc>
          <w:tcPr>
            <w:tcW w:w="2695" w:type="dxa"/>
          </w:tcPr>
          <w:p w14:paraId="1ACA4FCA"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1265BFE5"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343760E4" w14:textId="77777777" w:rsidR="004352DD" w:rsidRPr="004B0B79" w:rsidRDefault="004352DD">
            <w:pPr>
              <w:pStyle w:val="ListParagraph"/>
              <w:numPr>
                <w:ilvl w:val="0"/>
                <w:numId w:val="64"/>
              </w:numPr>
              <w:spacing w:before="60"/>
              <w:contextualSpacing w:val="0"/>
              <w:jc w:val="both"/>
            </w:pPr>
          </w:p>
        </w:tc>
        <w:tc>
          <w:tcPr>
            <w:tcW w:w="2432" w:type="dxa"/>
          </w:tcPr>
          <w:p w14:paraId="4B8CE50B"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Dubai Police</w:t>
            </w:r>
          </w:p>
        </w:tc>
        <w:tc>
          <w:tcPr>
            <w:tcW w:w="2700" w:type="dxa"/>
          </w:tcPr>
          <w:p w14:paraId="773BA525"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Partial Payment</w:t>
            </w:r>
          </w:p>
        </w:tc>
        <w:tc>
          <w:tcPr>
            <w:tcW w:w="1890" w:type="dxa"/>
          </w:tcPr>
          <w:p w14:paraId="463B6797"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Not Allowed</w:t>
            </w:r>
          </w:p>
        </w:tc>
        <w:tc>
          <w:tcPr>
            <w:tcW w:w="2695" w:type="dxa"/>
          </w:tcPr>
          <w:p w14:paraId="7001DC1A"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03F002A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647F5DC6" w14:textId="77777777" w:rsidR="004352DD" w:rsidRPr="004B0B79" w:rsidRDefault="004352DD">
            <w:pPr>
              <w:pStyle w:val="ListParagraph"/>
              <w:numPr>
                <w:ilvl w:val="0"/>
                <w:numId w:val="64"/>
              </w:numPr>
              <w:spacing w:before="60"/>
              <w:contextualSpacing w:val="0"/>
              <w:jc w:val="both"/>
            </w:pPr>
          </w:p>
        </w:tc>
        <w:tc>
          <w:tcPr>
            <w:tcW w:w="2432" w:type="dxa"/>
          </w:tcPr>
          <w:p w14:paraId="053D6DDE"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Dubai Police</w:t>
            </w:r>
          </w:p>
        </w:tc>
        <w:tc>
          <w:tcPr>
            <w:tcW w:w="2700" w:type="dxa"/>
          </w:tcPr>
          <w:p w14:paraId="20AC9792"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Min Amount Payable</w:t>
            </w:r>
          </w:p>
        </w:tc>
        <w:tc>
          <w:tcPr>
            <w:tcW w:w="1890" w:type="dxa"/>
          </w:tcPr>
          <w:p w14:paraId="183F7F2D"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Fine Amount</w:t>
            </w:r>
          </w:p>
        </w:tc>
        <w:tc>
          <w:tcPr>
            <w:tcW w:w="2695" w:type="dxa"/>
          </w:tcPr>
          <w:p w14:paraId="56FEB198"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47094C14"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29A3038F" w14:textId="77777777" w:rsidR="004352DD" w:rsidRPr="004B0B79" w:rsidRDefault="004352DD">
            <w:pPr>
              <w:pStyle w:val="ListParagraph"/>
              <w:numPr>
                <w:ilvl w:val="0"/>
                <w:numId w:val="64"/>
              </w:numPr>
              <w:spacing w:before="60"/>
              <w:contextualSpacing w:val="0"/>
              <w:jc w:val="both"/>
            </w:pPr>
          </w:p>
        </w:tc>
        <w:tc>
          <w:tcPr>
            <w:tcW w:w="2432" w:type="dxa"/>
          </w:tcPr>
          <w:p w14:paraId="6DCC4995"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Dubai Police</w:t>
            </w:r>
          </w:p>
        </w:tc>
        <w:tc>
          <w:tcPr>
            <w:tcW w:w="2700" w:type="dxa"/>
          </w:tcPr>
          <w:p w14:paraId="512FC1A7"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Max Amount Payable</w:t>
            </w:r>
          </w:p>
        </w:tc>
        <w:tc>
          <w:tcPr>
            <w:tcW w:w="1890" w:type="dxa"/>
          </w:tcPr>
          <w:p w14:paraId="30250C7E"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Fine Amount</w:t>
            </w:r>
          </w:p>
        </w:tc>
        <w:tc>
          <w:tcPr>
            <w:tcW w:w="2695" w:type="dxa"/>
          </w:tcPr>
          <w:p w14:paraId="185D1C09"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bl>
    <w:p w14:paraId="4A1976A4" w14:textId="77777777" w:rsidR="004352DD" w:rsidRPr="008B0F8D" w:rsidRDefault="004352DD" w:rsidP="004352DD">
      <w:pPr>
        <w:pStyle w:val="ListParagraph"/>
        <w:numPr>
          <w:ilvl w:val="0"/>
          <w:numId w:val="13"/>
        </w:numPr>
        <w:rPr>
          <w:sz w:val="22"/>
          <w:szCs w:val="22"/>
        </w:rPr>
      </w:pPr>
      <w:r>
        <w:rPr>
          <w:sz w:val="22"/>
          <w:szCs w:val="22"/>
        </w:rPr>
        <w:t>For DEWA, the following details will be fetched from the API:</w:t>
      </w:r>
    </w:p>
    <w:tbl>
      <w:tblPr>
        <w:tblStyle w:val="GridTable4-Accent1"/>
        <w:tblW w:w="0" w:type="auto"/>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2432"/>
        <w:gridCol w:w="2700"/>
        <w:gridCol w:w="1890"/>
        <w:gridCol w:w="2695"/>
      </w:tblGrid>
      <w:tr w:rsidR="004352DD" w14:paraId="6FED0711"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4DE94100" w14:textId="77777777" w:rsidR="004352DD" w:rsidRDefault="004352DD" w:rsidP="005436F9">
            <w:proofErr w:type="gramStart"/>
            <w:r>
              <w:rPr>
                <w:rFonts w:ascii="Calibri" w:hAnsi="Calibri" w:cs="Calibri"/>
                <w:b w:val="0"/>
                <w:bCs w:val="0"/>
                <w:color w:val="FFFFFF"/>
              </w:rPr>
              <w:t>#.No</w:t>
            </w:r>
            <w:proofErr w:type="gramEnd"/>
          </w:p>
        </w:tc>
        <w:tc>
          <w:tcPr>
            <w:tcW w:w="2432" w:type="dxa"/>
          </w:tcPr>
          <w:p w14:paraId="086F8B86"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Biller Name</w:t>
            </w:r>
          </w:p>
        </w:tc>
        <w:tc>
          <w:tcPr>
            <w:tcW w:w="2700" w:type="dxa"/>
            <w:vAlign w:val="bottom"/>
          </w:tcPr>
          <w:p w14:paraId="3A484416"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Full Payment</w:t>
            </w:r>
          </w:p>
        </w:tc>
        <w:tc>
          <w:tcPr>
            <w:tcW w:w="1890" w:type="dxa"/>
            <w:vAlign w:val="bottom"/>
          </w:tcPr>
          <w:p w14:paraId="0168C082"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Excess Payment</w:t>
            </w:r>
          </w:p>
        </w:tc>
        <w:tc>
          <w:tcPr>
            <w:tcW w:w="2695" w:type="dxa"/>
          </w:tcPr>
          <w:p w14:paraId="2AADFDC4"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4352DD" w14:paraId="141AEDB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73350BB9" w14:textId="77777777" w:rsidR="004352DD" w:rsidRPr="004B0B79" w:rsidRDefault="004352DD">
            <w:pPr>
              <w:pStyle w:val="ListParagraph"/>
              <w:numPr>
                <w:ilvl w:val="0"/>
                <w:numId w:val="65"/>
              </w:numPr>
              <w:spacing w:before="60"/>
              <w:contextualSpacing w:val="0"/>
              <w:jc w:val="both"/>
            </w:pPr>
          </w:p>
        </w:tc>
        <w:tc>
          <w:tcPr>
            <w:tcW w:w="2432" w:type="dxa"/>
          </w:tcPr>
          <w:p w14:paraId="550FBA0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DEWA</w:t>
            </w:r>
          </w:p>
        </w:tc>
        <w:tc>
          <w:tcPr>
            <w:tcW w:w="2700" w:type="dxa"/>
          </w:tcPr>
          <w:p w14:paraId="5761A30C"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rPr>
                <w:sz w:val="21"/>
                <w:szCs w:val="21"/>
              </w:rPr>
              <w:t xml:space="preserve">False </w:t>
            </w:r>
          </w:p>
        </w:tc>
        <w:tc>
          <w:tcPr>
            <w:tcW w:w="1890" w:type="dxa"/>
          </w:tcPr>
          <w:p w14:paraId="57B8D5C8"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rPr>
                <w:sz w:val="21"/>
                <w:szCs w:val="21"/>
              </w:rPr>
              <w:t xml:space="preserve">True </w:t>
            </w:r>
          </w:p>
        </w:tc>
        <w:tc>
          <w:tcPr>
            <w:tcW w:w="2695" w:type="dxa"/>
          </w:tcPr>
          <w:p w14:paraId="68EE2C00"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rPr>
                <w:sz w:val="21"/>
                <w:szCs w:val="21"/>
              </w:rPr>
              <w:t xml:space="preserve">Any amount is allowed for payment </w:t>
            </w:r>
          </w:p>
        </w:tc>
      </w:tr>
      <w:tr w:rsidR="004352DD" w14:paraId="3BBF0B84"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681F6185" w14:textId="77777777" w:rsidR="004352DD" w:rsidRPr="004B0B79" w:rsidRDefault="004352DD">
            <w:pPr>
              <w:pStyle w:val="ListParagraph"/>
              <w:numPr>
                <w:ilvl w:val="0"/>
                <w:numId w:val="65"/>
              </w:numPr>
              <w:spacing w:before="60"/>
              <w:contextualSpacing w:val="0"/>
              <w:jc w:val="both"/>
            </w:pPr>
          </w:p>
        </w:tc>
        <w:tc>
          <w:tcPr>
            <w:tcW w:w="2432" w:type="dxa"/>
          </w:tcPr>
          <w:p w14:paraId="16ED20CF"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DEWA</w:t>
            </w:r>
          </w:p>
        </w:tc>
        <w:tc>
          <w:tcPr>
            <w:tcW w:w="2700" w:type="dxa"/>
          </w:tcPr>
          <w:p w14:paraId="2210517C"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rPr>
                <w:sz w:val="21"/>
                <w:szCs w:val="21"/>
              </w:rPr>
              <w:t xml:space="preserve">False </w:t>
            </w:r>
          </w:p>
        </w:tc>
        <w:tc>
          <w:tcPr>
            <w:tcW w:w="1890" w:type="dxa"/>
          </w:tcPr>
          <w:p w14:paraId="6712C2EF"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rPr>
                <w:sz w:val="21"/>
                <w:szCs w:val="21"/>
              </w:rPr>
              <w:t xml:space="preserve">False </w:t>
            </w:r>
          </w:p>
        </w:tc>
        <w:tc>
          <w:tcPr>
            <w:tcW w:w="2695" w:type="dxa"/>
          </w:tcPr>
          <w:p w14:paraId="55CD3034"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rPr>
                <w:sz w:val="21"/>
                <w:szCs w:val="21"/>
              </w:rPr>
              <w:t xml:space="preserve">Any Amount Less than or equal to Total Outstanding.is allowed for payment </w:t>
            </w:r>
          </w:p>
        </w:tc>
      </w:tr>
      <w:tr w:rsidR="004352DD" w14:paraId="56C9156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2B298B84" w14:textId="77777777" w:rsidR="004352DD" w:rsidRPr="004B0B79" w:rsidRDefault="004352DD">
            <w:pPr>
              <w:pStyle w:val="ListParagraph"/>
              <w:numPr>
                <w:ilvl w:val="0"/>
                <w:numId w:val="65"/>
              </w:numPr>
              <w:spacing w:before="60"/>
              <w:contextualSpacing w:val="0"/>
              <w:jc w:val="both"/>
            </w:pPr>
          </w:p>
        </w:tc>
        <w:tc>
          <w:tcPr>
            <w:tcW w:w="2432" w:type="dxa"/>
          </w:tcPr>
          <w:p w14:paraId="73DA0225"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DEWA</w:t>
            </w:r>
          </w:p>
        </w:tc>
        <w:tc>
          <w:tcPr>
            <w:tcW w:w="2700" w:type="dxa"/>
          </w:tcPr>
          <w:p w14:paraId="0D913251"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rPr>
                <w:sz w:val="21"/>
                <w:szCs w:val="21"/>
              </w:rPr>
              <w:t xml:space="preserve">True </w:t>
            </w:r>
          </w:p>
        </w:tc>
        <w:tc>
          <w:tcPr>
            <w:tcW w:w="1890" w:type="dxa"/>
          </w:tcPr>
          <w:p w14:paraId="1643FE0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rPr>
                <w:sz w:val="21"/>
                <w:szCs w:val="21"/>
              </w:rPr>
              <w:t xml:space="preserve">True </w:t>
            </w:r>
          </w:p>
        </w:tc>
        <w:tc>
          <w:tcPr>
            <w:tcW w:w="2695" w:type="dxa"/>
          </w:tcPr>
          <w:p w14:paraId="49763481"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rPr>
                <w:sz w:val="21"/>
                <w:szCs w:val="21"/>
              </w:rPr>
              <w:t xml:space="preserve">Any Amount greater than or equal to total outstanding.is allowed for payment. </w:t>
            </w:r>
          </w:p>
        </w:tc>
      </w:tr>
      <w:tr w:rsidR="004352DD" w14:paraId="7E637195" w14:textId="77777777" w:rsidTr="005436F9">
        <w:tc>
          <w:tcPr>
            <w:cnfStyle w:val="001000000000" w:firstRow="0" w:lastRow="0" w:firstColumn="1" w:lastColumn="0" w:oddVBand="0" w:evenVBand="0" w:oddHBand="0" w:evenHBand="0" w:firstRowFirstColumn="0" w:firstRowLastColumn="0" w:lastRowFirstColumn="0" w:lastRowLastColumn="0"/>
            <w:tcW w:w="636" w:type="dxa"/>
          </w:tcPr>
          <w:p w14:paraId="7B46D067" w14:textId="77777777" w:rsidR="004352DD" w:rsidRPr="004B0B79" w:rsidRDefault="004352DD">
            <w:pPr>
              <w:pStyle w:val="ListParagraph"/>
              <w:numPr>
                <w:ilvl w:val="0"/>
                <w:numId w:val="65"/>
              </w:numPr>
              <w:spacing w:before="60"/>
              <w:contextualSpacing w:val="0"/>
              <w:jc w:val="both"/>
            </w:pPr>
          </w:p>
        </w:tc>
        <w:tc>
          <w:tcPr>
            <w:tcW w:w="2432" w:type="dxa"/>
          </w:tcPr>
          <w:p w14:paraId="66B60444"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DEWA</w:t>
            </w:r>
          </w:p>
        </w:tc>
        <w:tc>
          <w:tcPr>
            <w:tcW w:w="2700" w:type="dxa"/>
          </w:tcPr>
          <w:p w14:paraId="6FCE807D"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rPr>
                <w:sz w:val="21"/>
                <w:szCs w:val="21"/>
              </w:rPr>
              <w:t xml:space="preserve">True </w:t>
            </w:r>
          </w:p>
        </w:tc>
        <w:tc>
          <w:tcPr>
            <w:tcW w:w="1890" w:type="dxa"/>
          </w:tcPr>
          <w:p w14:paraId="602428CE"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rPr>
                <w:sz w:val="21"/>
                <w:szCs w:val="21"/>
              </w:rPr>
              <w:t xml:space="preserve">False </w:t>
            </w:r>
          </w:p>
        </w:tc>
        <w:tc>
          <w:tcPr>
            <w:tcW w:w="2695" w:type="dxa"/>
          </w:tcPr>
          <w:p w14:paraId="663E482A"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rPr>
                <w:sz w:val="21"/>
                <w:szCs w:val="21"/>
              </w:rPr>
              <w:t xml:space="preserve">Exact total outstanding is only allowed for payment. </w:t>
            </w:r>
          </w:p>
        </w:tc>
      </w:tr>
    </w:tbl>
    <w:p w14:paraId="2C51FB55" w14:textId="77777777" w:rsidR="004352DD" w:rsidRDefault="004352DD" w:rsidP="004352DD">
      <w:pPr>
        <w:ind w:left="360"/>
        <w:rPr>
          <w:sz w:val="22"/>
          <w:szCs w:val="22"/>
        </w:rPr>
      </w:pPr>
      <w:r w:rsidRPr="00E37F1D">
        <w:rPr>
          <w:b/>
          <w:bCs/>
          <w:sz w:val="22"/>
          <w:szCs w:val="22"/>
        </w:rPr>
        <w:t>Note:</w:t>
      </w:r>
      <w:r w:rsidRPr="00E37F1D">
        <w:rPr>
          <w:sz w:val="22"/>
          <w:szCs w:val="22"/>
        </w:rPr>
        <w:t xml:space="preserve"> If no configuration available in the table for a particular biller, then the amount fetched in the biller enquiry will be non-editable.</w:t>
      </w:r>
    </w:p>
    <w:p w14:paraId="7552C009" w14:textId="325527AE" w:rsidR="004352DD" w:rsidRDefault="004352DD" w:rsidP="004352DD">
      <w:pPr>
        <w:ind w:firstLine="426"/>
        <w:rPr>
          <w:b/>
          <w:bCs/>
          <w:sz w:val="24"/>
          <w:szCs w:val="24"/>
        </w:rPr>
      </w:pPr>
      <w:r w:rsidRPr="009616A4">
        <w:rPr>
          <w:b/>
          <w:bCs/>
          <w:sz w:val="24"/>
          <w:szCs w:val="24"/>
        </w:rPr>
        <w:t xml:space="preserve">Screen </w:t>
      </w:r>
      <w:r>
        <w:rPr>
          <w:b/>
          <w:bCs/>
          <w:sz w:val="24"/>
          <w:szCs w:val="24"/>
        </w:rPr>
        <w:t>3</w:t>
      </w:r>
      <w:r w:rsidRPr="009616A4">
        <w:rPr>
          <w:b/>
          <w:bCs/>
          <w:sz w:val="24"/>
          <w:szCs w:val="24"/>
        </w:rPr>
        <w:t>:</w:t>
      </w:r>
    </w:p>
    <w:p w14:paraId="44F39DEA" w14:textId="77777777" w:rsidR="004352DD" w:rsidRPr="00816B83" w:rsidRDefault="004352DD" w:rsidP="004352DD">
      <w:pPr>
        <w:pStyle w:val="ListParagraph"/>
        <w:numPr>
          <w:ilvl w:val="0"/>
          <w:numId w:val="13"/>
        </w:numPr>
        <w:rPr>
          <w:sz w:val="22"/>
          <w:szCs w:val="22"/>
        </w:rPr>
      </w:pPr>
      <w:r w:rsidRPr="00816B83">
        <w:rPr>
          <w:sz w:val="22"/>
          <w:szCs w:val="22"/>
        </w:rPr>
        <w:t>This section is for the customer to review the details entered in the previous screen and to confirm the same to proceed further for authentication.</w:t>
      </w:r>
    </w:p>
    <w:tbl>
      <w:tblPr>
        <w:tblStyle w:val="GridTable4-Accent1"/>
        <w:tblW w:w="0" w:type="auto"/>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4352DD" w14:paraId="6F952953"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0FDFEEF" w14:textId="77777777" w:rsidR="004352DD" w:rsidRDefault="004352DD" w:rsidP="005436F9">
            <w:proofErr w:type="gramStart"/>
            <w:r>
              <w:rPr>
                <w:rFonts w:ascii="Calibri" w:hAnsi="Calibri" w:cs="Calibri"/>
                <w:b w:val="0"/>
                <w:bCs w:val="0"/>
                <w:color w:val="FFFFFF"/>
              </w:rPr>
              <w:t>#.No</w:t>
            </w:r>
            <w:proofErr w:type="gramEnd"/>
          </w:p>
        </w:tc>
        <w:tc>
          <w:tcPr>
            <w:tcW w:w="1675" w:type="dxa"/>
          </w:tcPr>
          <w:p w14:paraId="3B2A0A5D"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56DC6F12"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619DE4D9"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01613479"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0926BF0E"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2E7C3F4D" w14:textId="77777777" w:rsidR="004352DD" w:rsidRDefault="004352D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4352DD" w14:paraId="14626E1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85F4E20" w14:textId="77777777" w:rsidR="004352DD" w:rsidRPr="004B0B79" w:rsidRDefault="004352DD">
            <w:pPr>
              <w:pStyle w:val="ListParagraph"/>
              <w:numPr>
                <w:ilvl w:val="0"/>
                <w:numId w:val="67"/>
              </w:numPr>
              <w:spacing w:before="60"/>
              <w:contextualSpacing w:val="0"/>
              <w:jc w:val="both"/>
            </w:pPr>
          </w:p>
        </w:tc>
        <w:tc>
          <w:tcPr>
            <w:tcW w:w="1675" w:type="dxa"/>
          </w:tcPr>
          <w:p w14:paraId="0B44F254"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From Account</w:t>
            </w:r>
          </w:p>
        </w:tc>
        <w:tc>
          <w:tcPr>
            <w:tcW w:w="1335" w:type="dxa"/>
          </w:tcPr>
          <w:p w14:paraId="6F1125AD" w14:textId="40A3B576" w:rsidR="004352DD" w:rsidRDefault="004352D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7FDF61A5"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37B1E443"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E8EB8C7"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04538D5A"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4352DD" w14:paraId="74EB47C0"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1F27461F" w14:textId="77777777" w:rsidR="004352DD" w:rsidRPr="004B0B79" w:rsidRDefault="004352DD">
            <w:pPr>
              <w:pStyle w:val="ListParagraph"/>
              <w:numPr>
                <w:ilvl w:val="0"/>
                <w:numId w:val="67"/>
              </w:numPr>
              <w:spacing w:before="60"/>
              <w:contextualSpacing w:val="0"/>
              <w:jc w:val="both"/>
            </w:pPr>
          </w:p>
        </w:tc>
        <w:tc>
          <w:tcPr>
            <w:tcW w:w="1675" w:type="dxa"/>
          </w:tcPr>
          <w:p w14:paraId="40B9E934"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Biller Details</w:t>
            </w:r>
          </w:p>
        </w:tc>
        <w:tc>
          <w:tcPr>
            <w:tcW w:w="1335" w:type="dxa"/>
          </w:tcPr>
          <w:p w14:paraId="373456D8"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6DF465F9"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53F8E290"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0E1897BD"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6081F6F0" w14:textId="77777777" w:rsidR="004352DD" w:rsidRDefault="004352DD" w:rsidP="005436F9">
            <w:pPr>
              <w:cnfStyle w:val="000000000000" w:firstRow="0" w:lastRow="0" w:firstColumn="0" w:lastColumn="0" w:oddVBand="0" w:evenVBand="0" w:oddHBand="0" w:evenHBand="0" w:firstRowFirstColumn="0" w:firstRowLastColumn="0" w:lastRowFirstColumn="0" w:lastRowLastColumn="0"/>
            </w:pPr>
          </w:p>
        </w:tc>
      </w:tr>
      <w:tr w:rsidR="004352DD" w14:paraId="421E676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012C868B" w14:textId="77777777" w:rsidR="004352DD" w:rsidRPr="004B0B79" w:rsidRDefault="004352DD">
            <w:pPr>
              <w:pStyle w:val="ListParagraph"/>
              <w:numPr>
                <w:ilvl w:val="0"/>
                <w:numId w:val="67"/>
              </w:numPr>
              <w:spacing w:before="60"/>
              <w:contextualSpacing w:val="0"/>
              <w:jc w:val="both"/>
            </w:pPr>
          </w:p>
        </w:tc>
        <w:tc>
          <w:tcPr>
            <w:tcW w:w="1675" w:type="dxa"/>
          </w:tcPr>
          <w:p w14:paraId="2432244A"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Amount</w:t>
            </w:r>
          </w:p>
        </w:tc>
        <w:tc>
          <w:tcPr>
            <w:tcW w:w="1335" w:type="dxa"/>
          </w:tcPr>
          <w:p w14:paraId="32A701A7" w14:textId="26BEA93D" w:rsidR="004352DD" w:rsidRDefault="004352D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BF72FAF"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Numeric</w:t>
            </w:r>
          </w:p>
        </w:tc>
        <w:tc>
          <w:tcPr>
            <w:tcW w:w="1043" w:type="dxa"/>
          </w:tcPr>
          <w:p w14:paraId="64ED1DC2"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6</w:t>
            </w:r>
          </w:p>
        </w:tc>
        <w:tc>
          <w:tcPr>
            <w:tcW w:w="1308" w:type="dxa"/>
          </w:tcPr>
          <w:p w14:paraId="779B8114"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r>
              <w:t>M</w:t>
            </w:r>
          </w:p>
        </w:tc>
        <w:tc>
          <w:tcPr>
            <w:tcW w:w="2445" w:type="dxa"/>
          </w:tcPr>
          <w:p w14:paraId="23B3C1CC" w14:textId="77777777" w:rsidR="004352DD" w:rsidRDefault="004352DD" w:rsidP="005436F9">
            <w:pPr>
              <w:cnfStyle w:val="000000100000" w:firstRow="0" w:lastRow="0" w:firstColumn="0" w:lastColumn="0" w:oddVBand="0" w:evenVBand="0" w:oddHBand="1" w:evenHBand="0" w:firstRowFirstColumn="0" w:firstRowLastColumn="0" w:lastRowFirstColumn="0" w:lastRowLastColumn="0"/>
            </w:pPr>
          </w:p>
        </w:tc>
      </w:tr>
      <w:tr w:rsidR="006A5F32" w14:paraId="3272A802"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38E4DD10" w14:textId="77777777" w:rsidR="006A5F32" w:rsidRPr="004B0B79" w:rsidRDefault="006A5F32">
            <w:pPr>
              <w:pStyle w:val="ListParagraph"/>
              <w:numPr>
                <w:ilvl w:val="0"/>
                <w:numId w:val="67"/>
              </w:numPr>
              <w:spacing w:before="60"/>
              <w:contextualSpacing w:val="0"/>
              <w:jc w:val="both"/>
            </w:pPr>
          </w:p>
        </w:tc>
        <w:tc>
          <w:tcPr>
            <w:tcW w:w="1675" w:type="dxa"/>
          </w:tcPr>
          <w:p w14:paraId="3F0174F2" w14:textId="3640FBA2" w:rsidR="006A5F32" w:rsidRDefault="006A5F32" w:rsidP="006A5F32">
            <w:pPr>
              <w:cnfStyle w:val="000000000000" w:firstRow="0" w:lastRow="0" w:firstColumn="0" w:lastColumn="0" w:oddVBand="0" w:evenVBand="0" w:oddHBand="0" w:evenHBand="0" w:firstRowFirstColumn="0" w:firstRowLastColumn="0" w:lastRowFirstColumn="0" w:lastRowLastColumn="0"/>
            </w:pPr>
            <w:r>
              <w:t>Description</w:t>
            </w:r>
          </w:p>
        </w:tc>
        <w:tc>
          <w:tcPr>
            <w:tcW w:w="1335" w:type="dxa"/>
          </w:tcPr>
          <w:p w14:paraId="35F0425A" w14:textId="0AA5034B" w:rsidR="006A5F32" w:rsidRDefault="006A5F32" w:rsidP="006A5F32">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5D2E59C0"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p>
        </w:tc>
        <w:tc>
          <w:tcPr>
            <w:tcW w:w="1043" w:type="dxa"/>
          </w:tcPr>
          <w:p w14:paraId="5635F989"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p>
        </w:tc>
        <w:tc>
          <w:tcPr>
            <w:tcW w:w="1308" w:type="dxa"/>
          </w:tcPr>
          <w:p w14:paraId="6FB2CDFD" w14:textId="777BFA3B" w:rsidR="006A5F32" w:rsidRDefault="006A5F32" w:rsidP="006A5F32">
            <w:pPr>
              <w:cnfStyle w:val="000000000000" w:firstRow="0" w:lastRow="0" w:firstColumn="0" w:lastColumn="0" w:oddVBand="0" w:evenVBand="0" w:oddHBand="0" w:evenHBand="0" w:firstRowFirstColumn="0" w:firstRowLastColumn="0" w:lastRowFirstColumn="0" w:lastRowLastColumn="0"/>
            </w:pPr>
            <w:r>
              <w:t>M</w:t>
            </w:r>
          </w:p>
        </w:tc>
        <w:tc>
          <w:tcPr>
            <w:tcW w:w="2445" w:type="dxa"/>
          </w:tcPr>
          <w:p w14:paraId="39955F38"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p>
        </w:tc>
      </w:tr>
      <w:tr w:rsidR="006A5F32" w14:paraId="3101180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370DDE4" w14:textId="77777777" w:rsidR="006A5F32" w:rsidRPr="004B0B79" w:rsidRDefault="006A5F32">
            <w:pPr>
              <w:pStyle w:val="ListParagraph"/>
              <w:numPr>
                <w:ilvl w:val="0"/>
                <w:numId w:val="67"/>
              </w:numPr>
              <w:spacing w:before="60"/>
              <w:contextualSpacing w:val="0"/>
              <w:jc w:val="both"/>
              <w:rPr>
                <w:b w:val="0"/>
                <w:bCs w:val="0"/>
              </w:rPr>
            </w:pPr>
          </w:p>
        </w:tc>
        <w:tc>
          <w:tcPr>
            <w:tcW w:w="1675" w:type="dxa"/>
          </w:tcPr>
          <w:p w14:paraId="3BFD2BA6"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r>
              <w:t>Back</w:t>
            </w:r>
          </w:p>
        </w:tc>
        <w:tc>
          <w:tcPr>
            <w:tcW w:w="1335" w:type="dxa"/>
          </w:tcPr>
          <w:p w14:paraId="7A806581"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r>
              <w:t>Icon</w:t>
            </w:r>
          </w:p>
        </w:tc>
        <w:tc>
          <w:tcPr>
            <w:tcW w:w="1467" w:type="dxa"/>
          </w:tcPr>
          <w:p w14:paraId="2AC2FCC7"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p>
        </w:tc>
        <w:tc>
          <w:tcPr>
            <w:tcW w:w="1043" w:type="dxa"/>
          </w:tcPr>
          <w:p w14:paraId="15681BF6"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p>
        </w:tc>
        <w:tc>
          <w:tcPr>
            <w:tcW w:w="1308" w:type="dxa"/>
          </w:tcPr>
          <w:p w14:paraId="560572A6"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p>
        </w:tc>
        <w:tc>
          <w:tcPr>
            <w:tcW w:w="2445" w:type="dxa"/>
          </w:tcPr>
          <w:p w14:paraId="2A0C32AE"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r>
              <w:t>On click back button, redirect to previous screen with all the details prefilled.</w:t>
            </w:r>
          </w:p>
        </w:tc>
      </w:tr>
      <w:tr w:rsidR="006A5F32" w14:paraId="7E69E70B"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12037DB7" w14:textId="77777777" w:rsidR="006A5F32" w:rsidRPr="004B0B79" w:rsidRDefault="006A5F32">
            <w:pPr>
              <w:pStyle w:val="ListParagraph"/>
              <w:numPr>
                <w:ilvl w:val="0"/>
                <w:numId w:val="67"/>
              </w:numPr>
              <w:spacing w:before="60"/>
              <w:contextualSpacing w:val="0"/>
              <w:jc w:val="both"/>
            </w:pPr>
          </w:p>
        </w:tc>
        <w:tc>
          <w:tcPr>
            <w:tcW w:w="1675" w:type="dxa"/>
          </w:tcPr>
          <w:p w14:paraId="2AFA9FA9" w14:textId="7B9F54B4" w:rsidR="006A5F32" w:rsidRDefault="006A5F32" w:rsidP="006A5F32">
            <w:pPr>
              <w:cnfStyle w:val="000000000000" w:firstRow="0" w:lastRow="0" w:firstColumn="0" w:lastColumn="0" w:oddVBand="0" w:evenVBand="0" w:oddHBand="0" w:evenHBand="0" w:firstRowFirstColumn="0" w:firstRowLastColumn="0" w:lastRowFirstColumn="0" w:lastRowLastColumn="0"/>
            </w:pPr>
            <w:r>
              <w:t>Confirm</w:t>
            </w:r>
          </w:p>
        </w:tc>
        <w:tc>
          <w:tcPr>
            <w:tcW w:w="1335" w:type="dxa"/>
          </w:tcPr>
          <w:p w14:paraId="6BCBE97D"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08C94B1D"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p>
        </w:tc>
        <w:tc>
          <w:tcPr>
            <w:tcW w:w="1043" w:type="dxa"/>
          </w:tcPr>
          <w:p w14:paraId="2D533DD3"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p>
        </w:tc>
        <w:tc>
          <w:tcPr>
            <w:tcW w:w="1308" w:type="dxa"/>
          </w:tcPr>
          <w:p w14:paraId="6D779A85"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p>
        </w:tc>
        <w:tc>
          <w:tcPr>
            <w:tcW w:w="2445" w:type="dxa"/>
          </w:tcPr>
          <w:p w14:paraId="206FDC7A" w14:textId="77777777" w:rsidR="006A5F32" w:rsidRDefault="006A5F32" w:rsidP="006A5F32">
            <w:pPr>
              <w:cnfStyle w:val="000000000000" w:firstRow="0" w:lastRow="0" w:firstColumn="0" w:lastColumn="0" w:oddVBand="0" w:evenVBand="0" w:oddHBand="0" w:evenHBand="0" w:firstRowFirstColumn="0" w:firstRowLastColumn="0" w:lastRowFirstColumn="0" w:lastRowLastColumn="0"/>
            </w:pPr>
            <w:r>
              <w:t>On click back button, app redirect to next screen.</w:t>
            </w:r>
          </w:p>
        </w:tc>
      </w:tr>
      <w:tr w:rsidR="006A5F32" w14:paraId="2A388773"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FD19013" w14:textId="77777777" w:rsidR="006A5F32" w:rsidRPr="004B0B79" w:rsidRDefault="006A5F32">
            <w:pPr>
              <w:pStyle w:val="ListParagraph"/>
              <w:numPr>
                <w:ilvl w:val="0"/>
                <w:numId w:val="67"/>
              </w:numPr>
              <w:spacing w:before="60"/>
              <w:contextualSpacing w:val="0"/>
              <w:jc w:val="both"/>
            </w:pPr>
          </w:p>
        </w:tc>
        <w:tc>
          <w:tcPr>
            <w:tcW w:w="1675" w:type="dxa"/>
          </w:tcPr>
          <w:p w14:paraId="65910523"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077F0090"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2E45368E"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p>
        </w:tc>
        <w:tc>
          <w:tcPr>
            <w:tcW w:w="1043" w:type="dxa"/>
          </w:tcPr>
          <w:p w14:paraId="304ABFCD"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p>
        </w:tc>
        <w:tc>
          <w:tcPr>
            <w:tcW w:w="1308" w:type="dxa"/>
          </w:tcPr>
          <w:p w14:paraId="3EACE9A0"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p>
        </w:tc>
        <w:tc>
          <w:tcPr>
            <w:tcW w:w="2445" w:type="dxa"/>
          </w:tcPr>
          <w:p w14:paraId="0A8B63EA"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2084B1BF" w14:textId="77777777" w:rsidR="006A5F32" w:rsidRPr="00C52459" w:rsidRDefault="006A5F32" w:rsidP="006A5F3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rPr>
                <w:rFonts w:cstheme="minorHAnsi"/>
              </w:rPr>
            </w:pPr>
            <w:r w:rsidRPr="00C52459">
              <w:rPr>
                <w:rFonts w:cstheme="minorHAnsi"/>
              </w:rPr>
              <w:t xml:space="preserve">On click Yes, app will redirect to the main screen.  </w:t>
            </w:r>
          </w:p>
          <w:p w14:paraId="1DA3A689" w14:textId="77777777" w:rsidR="006A5F32" w:rsidRDefault="006A5F32" w:rsidP="006A5F32">
            <w:pPr>
              <w:cnfStyle w:val="000000100000" w:firstRow="0" w:lastRow="0" w:firstColumn="0" w:lastColumn="0" w:oddVBand="0" w:evenVBand="0" w:oddHBand="1" w:evenHBand="0" w:firstRowFirstColumn="0" w:firstRowLastColumn="0" w:lastRowFirstColumn="0" w:lastRowLastColumn="0"/>
            </w:pPr>
            <w:r w:rsidRPr="00C52459">
              <w:rPr>
                <w:rFonts w:cstheme="minorHAnsi"/>
              </w:rPr>
              <w:t>On click No, app will remain in the same screen and user can resume further.</w:t>
            </w:r>
          </w:p>
        </w:tc>
      </w:tr>
    </w:tbl>
    <w:p w14:paraId="07E01AFA" w14:textId="3B77975A" w:rsidR="004352DD" w:rsidRDefault="004352DD" w:rsidP="004352DD">
      <w:pPr>
        <w:ind w:firstLine="426"/>
        <w:rPr>
          <w:b/>
          <w:bCs/>
          <w:sz w:val="24"/>
          <w:szCs w:val="24"/>
        </w:rPr>
      </w:pPr>
    </w:p>
    <w:p w14:paraId="75F629D0" w14:textId="5E7C4796" w:rsidR="004352DD" w:rsidRDefault="004352DD" w:rsidP="004352DD">
      <w:pPr>
        <w:ind w:firstLine="426"/>
        <w:rPr>
          <w:b/>
          <w:bCs/>
          <w:sz w:val="24"/>
          <w:szCs w:val="24"/>
        </w:rPr>
      </w:pPr>
      <w:r>
        <w:rPr>
          <w:b/>
          <w:bCs/>
          <w:sz w:val="24"/>
          <w:szCs w:val="24"/>
        </w:rPr>
        <w:t>Screen 4:</w:t>
      </w:r>
    </w:p>
    <w:p w14:paraId="029E0FA9" w14:textId="77777777" w:rsidR="004352DD" w:rsidRPr="00816B83" w:rsidRDefault="004352DD" w:rsidP="004352DD">
      <w:pPr>
        <w:pStyle w:val="ListParagraph"/>
        <w:numPr>
          <w:ilvl w:val="0"/>
          <w:numId w:val="13"/>
        </w:numPr>
        <w:rPr>
          <w:sz w:val="22"/>
          <w:szCs w:val="22"/>
        </w:rPr>
      </w:pPr>
      <w:r w:rsidRPr="00816B83">
        <w:rPr>
          <w:sz w:val="22"/>
          <w:szCs w:val="22"/>
        </w:rPr>
        <w:t xml:space="preserve">This section is for the customer to authenticate adding </w:t>
      </w:r>
      <w:r>
        <w:rPr>
          <w:sz w:val="22"/>
          <w:szCs w:val="22"/>
        </w:rPr>
        <w:t>biller</w:t>
      </w:r>
      <w:r w:rsidRPr="00816B83">
        <w:rPr>
          <w:sz w:val="22"/>
          <w:szCs w:val="22"/>
        </w:rPr>
        <w:t xml:space="preserve">. </w:t>
      </w:r>
    </w:p>
    <w:p w14:paraId="04CB7993" w14:textId="77777777" w:rsidR="004352DD" w:rsidRPr="00816B83" w:rsidRDefault="004352DD" w:rsidP="004352DD">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0D03B235" w14:textId="20097EAC" w:rsidR="004352DD" w:rsidRDefault="004352DD" w:rsidP="004352DD">
      <w:pPr>
        <w:ind w:firstLine="426"/>
        <w:rPr>
          <w:b/>
          <w:bCs/>
          <w:sz w:val="24"/>
          <w:szCs w:val="24"/>
        </w:rPr>
      </w:pPr>
      <w:r w:rsidRPr="009616A4">
        <w:rPr>
          <w:b/>
          <w:bCs/>
          <w:sz w:val="24"/>
          <w:szCs w:val="24"/>
        </w:rPr>
        <w:t xml:space="preserve">Screen </w:t>
      </w:r>
      <w:r>
        <w:rPr>
          <w:b/>
          <w:bCs/>
          <w:sz w:val="24"/>
          <w:szCs w:val="24"/>
        </w:rPr>
        <w:t>5</w:t>
      </w:r>
      <w:r w:rsidRPr="009616A4">
        <w:rPr>
          <w:b/>
          <w:bCs/>
          <w:sz w:val="24"/>
          <w:szCs w:val="24"/>
        </w:rPr>
        <w:t>:</w:t>
      </w:r>
    </w:p>
    <w:p w14:paraId="61D84F65" w14:textId="5C3D9D3D" w:rsidR="004352DD" w:rsidRDefault="004352DD" w:rsidP="004352DD">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6A5F32">
        <w:rPr>
          <w:sz w:val="22"/>
          <w:szCs w:val="22"/>
        </w:rPr>
        <w:t>bill</w:t>
      </w:r>
      <w:r>
        <w:rPr>
          <w:sz w:val="22"/>
          <w:szCs w:val="22"/>
        </w:rPr>
        <w:t xml:space="preserve"> </w:t>
      </w:r>
      <w:r w:rsidR="006A5F32">
        <w:rPr>
          <w:sz w:val="22"/>
          <w:szCs w:val="22"/>
        </w:rPr>
        <w:t>payment</w:t>
      </w:r>
      <w:r>
        <w:rPr>
          <w:sz w:val="22"/>
          <w:szCs w:val="22"/>
        </w:rPr>
        <w:t xml:space="preserve"> success or failure will be displayed along with the following details:</w:t>
      </w:r>
    </w:p>
    <w:p w14:paraId="426AB075" w14:textId="77777777" w:rsidR="004352DD" w:rsidRDefault="004352DD" w:rsidP="004352DD">
      <w:pPr>
        <w:pStyle w:val="ListParagraph"/>
        <w:numPr>
          <w:ilvl w:val="1"/>
          <w:numId w:val="13"/>
        </w:numPr>
        <w:rPr>
          <w:sz w:val="22"/>
          <w:szCs w:val="22"/>
        </w:rPr>
      </w:pPr>
      <w:r>
        <w:rPr>
          <w:sz w:val="22"/>
          <w:szCs w:val="22"/>
        </w:rPr>
        <w:t>Status – Success / Failure</w:t>
      </w:r>
    </w:p>
    <w:p w14:paraId="1200587D" w14:textId="77777777" w:rsidR="004352DD" w:rsidRDefault="004352DD" w:rsidP="004352DD">
      <w:pPr>
        <w:pStyle w:val="ListParagraph"/>
        <w:numPr>
          <w:ilvl w:val="1"/>
          <w:numId w:val="13"/>
        </w:numPr>
        <w:rPr>
          <w:sz w:val="22"/>
          <w:szCs w:val="22"/>
        </w:rPr>
      </w:pPr>
      <w:r>
        <w:rPr>
          <w:sz w:val="22"/>
          <w:szCs w:val="22"/>
        </w:rPr>
        <w:t>Status Description</w:t>
      </w:r>
    </w:p>
    <w:p w14:paraId="324F8109" w14:textId="6587261C" w:rsidR="004352DD" w:rsidRDefault="004352DD" w:rsidP="004352DD">
      <w:pPr>
        <w:pStyle w:val="ListParagraph"/>
        <w:numPr>
          <w:ilvl w:val="2"/>
          <w:numId w:val="13"/>
        </w:numPr>
        <w:rPr>
          <w:sz w:val="22"/>
          <w:szCs w:val="22"/>
        </w:rPr>
      </w:pPr>
      <w:r w:rsidRPr="005F5D5F">
        <w:rPr>
          <w:sz w:val="22"/>
          <w:szCs w:val="22"/>
        </w:rPr>
        <w:t xml:space="preserve">If </w:t>
      </w:r>
      <w:r w:rsidR="006A5F32">
        <w:rPr>
          <w:sz w:val="22"/>
          <w:szCs w:val="22"/>
        </w:rPr>
        <w:t xml:space="preserve">bill paid, </w:t>
      </w:r>
      <w:r w:rsidRPr="005F5D5F">
        <w:rPr>
          <w:sz w:val="22"/>
          <w:szCs w:val="22"/>
        </w:rPr>
        <w:t>“Beneficiary added successfully”</w:t>
      </w:r>
    </w:p>
    <w:p w14:paraId="2F161701" w14:textId="52EED735" w:rsidR="004352DD" w:rsidRDefault="004352DD" w:rsidP="004352DD">
      <w:pPr>
        <w:pStyle w:val="ListParagraph"/>
        <w:numPr>
          <w:ilvl w:val="2"/>
          <w:numId w:val="13"/>
        </w:numPr>
        <w:rPr>
          <w:sz w:val="22"/>
          <w:szCs w:val="22"/>
        </w:rPr>
      </w:pPr>
      <w:r w:rsidRPr="005F5D5F">
        <w:rPr>
          <w:sz w:val="22"/>
          <w:szCs w:val="22"/>
        </w:rPr>
        <w:t xml:space="preserve">If </w:t>
      </w:r>
      <w:r w:rsidR="006A5F32">
        <w:rPr>
          <w:sz w:val="22"/>
          <w:szCs w:val="22"/>
        </w:rPr>
        <w:t>bill payment</w:t>
      </w:r>
      <w:r w:rsidRPr="005F5D5F">
        <w:rPr>
          <w:sz w:val="22"/>
          <w:szCs w:val="22"/>
        </w:rPr>
        <w:t xml:space="preserve"> failed</w:t>
      </w:r>
      <w:r w:rsidR="006A5F32">
        <w:rPr>
          <w:sz w:val="22"/>
          <w:szCs w:val="22"/>
        </w:rPr>
        <w:t>,</w:t>
      </w:r>
      <w:r w:rsidRPr="005F5D5F">
        <w:rPr>
          <w:sz w:val="22"/>
          <w:szCs w:val="22"/>
        </w:rPr>
        <w:t xml:space="preserve"> “Error message based on scenarios configured” </w:t>
      </w:r>
    </w:p>
    <w:p w14:paraId="7D7D47F1" w14:textId="77777777" w:rsidR="004352DD" w:rsidRDefault="004352DD" w:rsidP="004352DD">
      <w:pPr>
        <w:pStyle w:val="ListParagraph"/>
        <w:numPr>
          <w:ilvl w:val="1"/>
          <w:numId w:val="13"/>
        </w:numPr>
        <w:rPr>
          <w:sz w:val="22"/>
          <w:szCs w:val="22"/>
        </w:rPr>
      </w:pPr>
      <w:r>
        <w:rPr>
          <w:sz w:val="22"/>
          <w:szCs w:val="22"/>
        </w:rPr>
        <w:t>Transaction Reference Number</w:t>
      </w:r>
    </w:p>
    <w:p w14:paraId="4A3DECCD" w14:textId="77777777" w:rsidR="004352DD" w:rsidRDefault="004352DD" w:rsidP="004352DD">
      <w:pPr>
        <w:pStyle w:val="ListParagraph"/>
        <w:numPr>
          <w:ilvl w:val="1"/>
          <w:numId w:val="13"/>
        </w:numPr>
        <w:rPr>
          <w:sz w:val="22"/>
          <w:szCs w:val="22"/>
        </w:rPr>
      </w:pPr>
      <w:r>
        <w:rPr>
          <w:sz w:val="22"/>
          <w:szCs w:val="22"/>
        </w:rPr>
        <w:t>Transaction Details</w:t>
      </w:r>
    </w:p>
    <w:p w14:paraId="4C3858CD" w14:textId="77777777" w:rsidR="006A5F32" w:rsidRDefault="006A5F32" w:rsidP="004352DD">
      <w:pPr>
        <w:pStyle w:val="ListParagraph"/>
        <w:numPr>
          <w:ilvl w:val="2"/>
          <w:numId w:val="13"/>
        </w:numPr>
        <w:rPr>
          <w:sz w:val="22"/>
          <w:szCs w:val="22"/>
        </w:rPr>
      </w:pPr>
      <w:r>
        <w:rPr>
          <w:sz w:val="22"/>
          <w:szCs w:val="22"/>
        </w:rPr>
        <w:t>From Account</w:t>
      </w:r>
    </w:p>
    <w:p w14:paraId="7F23227E" w14:textId="77777777" w:rsidR="006A5F32" w:rsidRDefault="006A5F32" w:rsidP="004352DD">
      <w:pPr>
        <w:pStyle w:val="ListParagraph"/>
        <w:numPr>
          <w:ilvl w:val="2"/>
          <w:numId w:val="13"/>
        </w:numPr>
        <w:rPr>
          <w:sz w:val="22"/>
          <w:szCs w:val="22"/>
        </w:rPr>
      </w:pPr>
      <w:r>
        <w:rPr>
          <w:sz w:val="22"/>
          <w:szCs w:val="22"/>
        </w:rPr>
        <w:t>Biller Details</w:t>
      </w:r>
    </w:p>
    <w:p w14:paraId="0FFB2000" w14:textId="61E9361C" w:rsidR="004352DD" w:rsidRDefault="006A5F32" w:rsidP="006A5F32">
      <w:pPr>
        <w:pStyle w:val="ListParagraph"/>
        <w:numPr>
          <w:ilvl w:val="2"/>
          <w:numId w:val="13"/>
        </w:numPr>
        <w:rPr>
          <w:sz w:val="22"/>
          <w:szCs w:val="22"/>
        </w:rPr>
      </w:pPr>
      <w:r>
        <w:rPr>
          <w:sz w:val="22"/>
          <w:szCs w:val="22"/>
        </w:rPr>
        <w:t>Amount</w:t>
      </w:r>
    </w:p>
    <w:p w14:paraId="4ACDC596" w14:textId="0E6EBDF6" w:rsidR="006A5F32" w:rsidRPr="005F5D5F" w:rsidRDefault="006A5F32" w:rsidP="006A5F32">
      <w:pPr>
        <w:pStyle w:val="ListParagraph"/>
        <w:numPr>
          <w:ilvl w:val="2"/>
          <w:numId w:val="13"/>
        </w:numPr>
        <w:rPr>
          <w:sz w:val="22"/>
          <w:szCs w:val="22"/>
        </w:rPr>
      </w:pPr>
      <w:r>
        <w:rPr>
          <w:sz w:val="22"/>
          <w:szCs w:val="22"/>
        </w:rPr>
        <w:t>Description</w:t>
      </w:r>
    </w:p>
    <w:p w14:paraId="30075E57" w14:textId="0F4E4735" w:rsidR="004352DD" w:rsidRDefault="004352DD" w:rsidP="004352DD">
      <w:pPr>
        <w:pStyle w:val="ListParagraph"/>
        <w:numPr>
          <w:ilvl w:val="0"/>
          <w:numId w:val="13"/>
        </w:numPr>
        <w:rPr>
          <w:sz w:val="22"/>
          <w:szCs w:val="22"/>
        </w:rPr>
      </w:pPr>
      <w:r>
        <w:rPr>
          <w:sz w:val="22"/>
          <w:szCs w:val="22"/>
        </w:rPr>
        <w:t xml:space="preserve">If biller </w:t>
      </w:r>
      <w:r w:rsidR="006A5F32">
        <w:rPr>
          <w:sz w:val="22"/>
          <w:szCs w:val="22"/>
        </w:rPr>
        <w:t>payment</w:t>
      </w:r>
      <w:r>
        <w:rPr>
          <w:sz w:val="22"/>
          <w:szCs w:val="22"/>
        </w:rPr>
        <w:t xml:space="preserve"> successfully, the following options will be provided:</w:t>
      </w:r>
    </w:p>
    <w:p w14:paraId="2F25428F" w14:textId="77777777" w:rsidR="006A5F32" w:rsidRDefault="006A5F32" w:rsidP="004352DD">
      <w:pPr>
        <w:pStyle w:val="ListParagraph"/>
        <w:numPr>
          <w:ilvl w:val="1"/>
          <w:numId w:val="13"/>
        </w:numPr>
        <w:rPr>
          <w:sz w:val="22"/>
          <w:szCs w:val="22"/>
        </w:rPr>
      </w:pPr>
      <w:r>
        <w:rPr>
          <w:sz w:val="22"/>
          <w:szCs w:val="22"/>
        </w:rPr>
        <w:t>Share – Option to share the bill paid</w:t>
      </w:r>
    </w:p>
    <w:p w14:paraId="517AB115" w14:textId="2DE74019" w:rsidR="004352DD" w:rsidRDefault="006A5F32" w:rsidP="006A5F32">
      <w:pPr>
        <w:pStyle w:val="ListParagraph"/>
        <w:numPr>
          <w:ilvl w:val="1"/>
          <w:numId w:val="13"/>
        </w:numPr>
        <w:rPr>
          <w:sz w:val="22"/>
          <w:szCs w:val="22"/>
        </w:rPr>
      </w:pPr>
      <w:r w:rsidRPr="006A5F32">
        <w:rPr>
          <w:sz w:val="22"/>
          <w:szCs w:val="22"/>
        </w:rPr>
        <w:t xml:space="preserve">Pay </w:t>
      </w:r>
      <w:r w:rsidR="004352DD" w:rsidRPr="006A5F32">
        <w:rPr>
          <w:sz w:val="22"/>
          <w:szCs w:val="22"/>
        </w:rPr>
        <w:t xml:space="preserve">New </w:t>
      </w:r>
      <w:r w:rsidRPr="006A5F32">
        <w:rPr>
          <w:sz w:val="22"/>
          <w:szCs w:val="22"/>
        </w:rPr>
        <w:t>Bill</w:t>
      </w:r>
      <w:r w:rsidR="004352DD" w:rsidRPr="006A5F32">
        <w:rPr>
          <w:sz w:val="22"/>
          <w:szCs w:val="22"/>
        </w:rPr>
        <w:t xml:space="preserve"> – On click the icon, app will redirect to </w:t>
      </w:r>
      <w:r w:rsidRPr="006A5F32">
        <w:rPr>
          <w:sz w:val="22"/>
          <w:szCs w:val="22"/>
        </w:rPr>
        <w:t>Fetch Bill Screen</w:t>
      </w:r>
      <w:r w:rsidR="004352DD" w:rsidRPr="006A5F32">
        <w:rPr>
          <w:sz w:val="22"/>
          <w:szCs w:val="22"/>
        </w:rPr>
        <w:t>.</w:t>
      </w:r>
    </w:p>
    <w:p w14:paraId="1B92BB07" w14:textId="763CC4E7" w:rsidR="0006448A" w:rsidRPr="0006448A" w:rsidRDefault="0006448A" w:rsidP="0006448A">
      <w:pPr>
        <w:ind w:left="360"/>
        <w:rPr>
          <w:sz w:val="22"/>
          <w:szCs w:val="22"/>
        </w:rPr>
      </w:pPr>
      <w:r w:rsidRPr="0006448A">
        <w:rPr>
          <w:b/>
          <w:bCs/>
          <w:sz w:val="22"/>
          <w:szCs w:val="22"/>
        </w:rPr>
        <w:t>Note:</w:t>
      </w:r>
      <w:r>
        <w:rPr>
          <w:sz w:val="22"/>
          <w:szCs w:val="22"/>
        </w:rPr>
        <w:t xml:space="preserve"> If its bulk bill payment, in step 2 the amount to be entered for biller and also in the final bill payment posting, the MADP should send bill payment request in </w:t>
      </w:r>
      <w:proofErr w:type="gramStart"/>
      <w:r>
        <w:rPr>
          <w:sz w:val="22"/>
          <w:szCs w:val="22"/>
        </w:rPr>
        <w:t>a</w:t>
      </w:r>
      <w:proofErr w:type="gramEnd"/>
      <w:r>
        <w:rPr>
          <w:sz w:val="22"/>
          <w:szCs w:val="22"/>
        </w:rPr>
        <w:t xml:space="preserve"> array for each biller.</w:t>
      </w:r>
    </w:p>
    <w:p w14:paraId="037EAD20" w14:textId="3030A8BA" w:rsidR="00FB73BF" w:rsidRDefault="001D6A3D" w:rsidP="00FB73BF">
      <w:pPr>
        <w:pStyle w:val="Heading2"/>
        <w:numPr>
          <w:ilvl w:val="1"/>
          <w:numId w:val="4"/>
        </w:numPr>
        <w:rPr>
          <w:sz w:val="24"/>
          <w:szCs w:val="24"/>
        </w:rPr>
      </w:pPr>
      <w:bookmarkStart w:id="115" w:name="_Toc117274639"/>
      <w:r>
        <w:rPr>
          <w:sz w:val="24"/>
          <w:szCs w:val="24"/>
        </w:rPr>
        <w:t>Pay Adhoc Bill</w:t>
      </w:r>
      <w:bookmarkEnd w:id="115"/>
    </w:p>
    <w:p w14:paraId="390E1558" w14:textId="4F0A8B46" w:rsidR="0006448A" w:rsidRPr="00816B83" w:rsidRDefault="0006448A" w:rsidP="0006448A">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Bill Payments</w:t>
      </w:r>
      <w:r w:rsidRPr="00816B83">
        <w:rPr>
          <w:sz w:val="22"/>
          <w:szCs w:val="22"/>
        </w:rPr>
        <w:t xml:space="preserve"> -&gt; </w:t>
      </w:r>
      <w:r>
        <w:rPr>
          <w:sz w:val="22"/>
          <w:szCs w:val="22"/>
        </w:rPr>
        <w:t xml:space="preserve">Pay </w:t>
      </w:r>
      <w:r w:rsidR="00BB622F">
        <w:rPr>
          <w:sz w:val="22"/>
          <w:szCs w:val="22"/>
        </w:rPr>
        <w:t xml:space="preserve">Adhoc </w:t>
      </w:r>
      <w:r>
        <w:rPr>
          <w:sz w:val="22"/>
          <w:szCs w:val="22"/>
        </w:rPr>
        <w:t>Bill</w:t>
      </w:r>
    </w:p>
    <w:p w14:paraId="6C55A0EA" w14:textId="49D0A173" w:rsidR="0006448A" w:rsidRDefault="0006448A" w:rsidP="0006448A">
      <w:pPr>
        <w:pStyle w:val="ListParagraph"/>
        <w:numPr>
          <w:ilvl w:val="0"/>
          <w:numId w:val="13"/>
        </w:numPr>
        <w:rPr>
          <w:sz w:val="22"/>
          <w:szCs w:val="22"/>
        </w:rPr>
      </w:pPr>
      <w:r w:rsidRPr="00816B83">
        <w:rPr>
          <w:sz w:val="22"/>
          <w:szCs w:val="22"/>
        </w:rPr>
        <w:t xml:space="preserve">This section is for the customer to </w:t>
      </w:r>
      <w:r>
        <w:rPr>
          <w:sz w:val="22"/>
          <w:szCs w:val="22"/>
        </w:rPr>
        <w:t>pay the bills without adding a biller as beneficiary.</w:t>
      </w:r>
    </w:p>
    <w:p w14:paraId="63CEA712" w14:textId="3820D6CC" w:rsidR="0006448A" w:rsidRDefault="0006448A" w:rsidP="0006448A">
      <w:pPr>
        <w:pStyle w:val="ListParagraph"/>
        <w:numPr>
          <w:ilvl w:val="0"/>
          <w:numId w:val="13"/>
        </w:numPr>
        <w:rPr>
          <w:sz w:val="22"/>
          <w:szCs w:val="22"/>
        </w:rPr>
      </w:pPr>
      <w:r>
        <w:rPr>
          <w:sz w:val="22"/>
          <w:szCs w:val="22"/>
        </w:rPr>
        <w:lastRenderedPageBreak/>
        <w:t>The flow remains the same as bill payment</w:t>
      </w:r>
      <w:r w:rsidR="00BB622F">
        <w:rPr>
          <w:sz w:val="22"/>
          <w:szCs w:val="22"/>
        </w:rPr>
        <w:t xml:space="preserve">, </w:t>
      </w:r>
      <w:r>
        <w:rPr>
          <w:sz w:val="22"/>
          <w:szCs w:val="22"/>
        </w:rPr>
        <w:t xml:space="preserve">where user needs to enter the biller details </w:t>
      </w:r>
      <w:r w:rsidR="00BB622F">
        <w:rPr>
          <w:sz w:val="22"/>
          <w:szCs w:val="22"/>
        </w:rPr>
        <w:t xml:space="preserve">rather than select from the list </w:t>
      </w:r>
      <w:r>
        <w:rPr>
          <w:sz w:val="22"/>
          <w:szCs w:val="22"/>
        </w:rPr>
        <w:t>including the following:</w:t>
      </w:r>
    </w:p>
    <w:p w14:paraId="105E32DA" w14:textId="230A5AC6" w:rsidR="0006448A" w:rsidRDefault="0006448A" w:rsidP="0006448A">
      <w:pPr>
        <w:pStyle w:val="ListParagraph"/>
        <w:numPr>
          <w:ilvl w:val="1"/>
          <w:numId w:val="13"/>
        </w:numPr>
        <w:rPr>
          <w:sz w:val="22"/>
          <w:szCs w:val="22"/>
        </w:rPr>
      </w:pPr>
      <w:r>
        <w:rPr>
          <w:sz w:val="22"/>
          <w:szCs w:val="22"/>
        </w:rPr>
        <w:t>Biller Category</w:t>
      </w:r>
    </w:p>
    <w:p w14:paraId="5F492051" w14:textId="3063F4B5" w:rsidR="0006448A" w:rsidRDefault="0006448A" w:rsidP="0006448A">
      <w:pPr>
        <w:pStyle w:val="ListParagraph"/>
        <w:numPr>
          <w:ilvl w:val="1"/>
          <w:numId w:val="13"/>
        </w:numPr>
        <w:rPr>
          <w:sz w:val="22"/>
          <w:szCs w:val="22"/>
        </w:rPr>
      </w:pPr>
      <w:r>
        <w:rPr>
          <w:sz w:val="22"/>
          <w:szCs w:val="22"/>
        </w:rPr>
        <w:t>Biller Name</w:t>
      </w:r>
    </w:p>
    <w:p w14:paraId="05AF8791" w14:textId="223219E9" w:rsidR="0006448A" w:rsidRDefault="0006448A" w:rsidP="0006448A">
      <w:pPr>
        <w:pStyle w:val="ListParagraph"/>
        <w:numPr>
          <w:ilvl w:val="1"/>
          <w:numId w:val="13"/>
        </w:numPr>
        <w:rPr>
          <w:sz w:val="22"/>
          <w:szCs w:val="22"/>
        </w:rPr>
      </w:pPr>
      <w:r>
        <w:rPr>
          <w:sz w:val="22"/>
          <w:szCs w:val="22"/>
        </w:rPr>
        <w:t>Consumer Number / Number / Tol Number</w:t>
      </w:r>
    </w:p>
    <w:p w14:paraId="7718CDDE" w14:textId="042838E7" w:rsidR="0006448A" w:rsidRDefault="0006448A" w:rsidP="0006448A">
      <w:pPr>
        <w:pStyle w:val="ListParagraph"/>
        <w:numPr>
          <w:ilvl w:val="1"/>
          <w:numId w:val="13"/>
        </w:numPr>
        <w:rPr>
          <w:sz w:val="22"/>
          <w:szCs w:val="22"/>
        </w:rPr>
      </w:pPr>
      <w:r>
        <w:rPr>
          <w:sz w:val="22"/>
          <w:szCs w:val="22"/>
        </w:rPr>
        <w:t>Custom Fields (applicable based on the individual biller)</w:t>
      </w:r>
    </w:p>
    <w:p w14:paraId="161B9B4F" w14:textId="3D4FCA53" w:rsidR="0006448A" w:rsidRDefault="003F2785" w:rsidP="003F2785">
      <w:pPr>
        <w:pStyle w:val="ListParagraph"/>
        <w:numPr>
          <w:ilvl w:val="0"/>
          <w:numId w:val="13"/>
        </w:numPr>
        <w:rPr>
          <w:sz w:val="22"/>
          <w:szCs w:val="22"/>
        </w:rPr>
      </w:pPr>
      <w:r>
        <w:rPr>
          <w:sz w:val="22"/>
          <w:szCs w:val="22"/>
        </w:rPr>
        <w:t xml:space="preserve">Once the biller details are entered, a link to fetch bill will be provided. </w:t>
      </w:r>
    </w:p>
    <w:p w14:paraId="3911B25C" w14:textId="3335700F" w:rsidR="003F2785" w:rsidRDefault="003F2785" w:rsidP="003F2785">
      <w:pPr>
        <w:pStyle w:val="ListParagraph"/>
        <w:numPr>
          <w:ilvl w:val="0"/>
          <w:numId w:val="13"/>
        </w:numPr>
        <w:rPr>
          <w:sz w:val="22"/>
          <w:szCs w:val="22"/>
        </w:rPr>
      </w:pPr>
      <w:r>
        <w:rPr>
          <w:sz w:val="22"/>
          <w:szCs w:val="22"/>
        </w:rPr>
        <w:t>On click fetch bill, the bill amount will be fetched from service and the subsequent flows remains the same as Pay Bills.</w:t>
      </w:r>
    </w:p>
    <w:p w14:paraId="53B227FF" w14:textId="74B54763" w:rsidR="00C404E3" w:rsidRDefault="00C404E3" w:rsidP="00FB73BF">
      <w:pPr>
        <w:pStyle w:val="Heading2"/>
        <w:numPr>
          <w:ilvl w:val="1"/>
          <w:numId w:val="4"/>
        </w:numPr>
        <w:rPr>
          <w:sz w:val="24"/>
          <w:szCs w:val="24"/>
        </w:rPr>
      </w:pPr>
      <w:bookmarkStart w:id="116" w:name="_Toc117274640"/>
      <w:r>
        <w:rPr>
          <w:sz w:val="24"/>
          <w:szCs w:val="24"/>
        </w:rPr>
        <w:t>Future Bill Payment</w:t>
      </w:r>
      <w:bookmarkEnd w:id="116"/>
    </w:p>
    <w:p w14:paraId="537DF50B" w14:textId="6979D833" w:rsidR="000D5B53" w:rsidRPr="00816B83" w:rsidRDefault="000D5B53" w:rsidP="000D5B53">
      <w:pPr>
        <w:ind w:firstLine="360"/>
        <w:rPr>
          <w:sz w:val="22"/>
          <w:szCs w:val="22"/>
        </w:rPr>
      </w:pPr>
      <w:r w:rsidRPr="00816B83">
        <w:rPr>
          <w:b/>
          <w:bCs/>
          <w:sz w:val="22"/>
          <w:szCs w:val="22"/>
        </w:rPr>
        <w:t>Navigations:</w:t>
      </w:r>
      <w:r w:rsidRPr="00816B83">
        <w:rPr>
          <w:sz w:val="22"/>
          <w:szCs w:val="22"/>
        </w:rPr>
        <w:t xml:space="preserve"> Login -&gt; Menu -&gt; Transfers -&gt; Manage </w:t>
      </w:r>
      <w:r>
        <w:rPr>
          <w:sz w:val="22"/>
          <w:szCs w:val="22"/>
        </w:rPr>
        <w:t>Future Payment</w:t>
      </w:r>
    </w:p>
    <w:p w14:paraId="222E979E" w14:textId="745A0D0C" w:rsidR="000D5B53" w:rsidRPr="00816B83" w:rsidRDefault="000D5B53" w:rsidP="000D5B53">
      <w:pPr>
        <w:pStyle w:val="ListParagraph"/>
        <w:numPr>
          <w:ilvl w:val="0"/>
          <w:numId w:val="13"/>
        </w:numPr>
        <w:rPr>
          <w:sz w:val="22"/>
          <w:szCs w:val="22"/>
        </w:rPr>
      </w:pPr>
      <w:r w:rsidRPr="00816B83">
        <w:rPr>
          <w:sz w:val="22"/>
          <w:szCs w:val="22"/>
        </w:rPr>
        <w:t xml:space="preserve">This section is for the customer to manage the </w:t>
      </w:r>
      <w:r>
        <w:rPr>
          <w:sz w:val="22"/>
          <w:szCs w:val="22"/>
        </w:rPr>
        <w:t>future payments</w:t>
      </w:r>
      <w:r w:rsidRPr="00816B83">
        <w:rPr>
          <w:sz w:val="22"/>
          <w:szCs w:val="22"/>
        </w:rPr>
        <w:t xml:space="preserve">. </w:t>
      </w:r>
    </w:p>
    <w:p w14:paraId="707B3C19" w14:textId="77777777" w:rsidR="000D5B53" w:rsidRPr="00816B83" w:rsidRDefault="000D5B53" w:rsidP="000D5B53">
      <w:pPr>
        <w:pStyle w:val="ListParagraph"/>
        <w:numPr>
          <w:ilvl w:val="0"/>
          <w:numId w:val="13"/>
        </w:numPr>
        <w:rPr>
          <w:sz w:val="22"/>
          <w:szCs w:val="22"/>
        </w:rPr>
      </w:pPr>
      <w:r w:rsidRPr="00816B83">
        <w:rPr>
          <w:sz w:val="22"/>
          <w:szCs w:val="22"/>
        </w:rPr>
        <w:t>The user will have the option to do the following:</w:t>
      </w:r>
    </w:p>
    <w:p w14:paraId="42BD71A9" w14:textId="52BA9487" w:rsidR="000D5B53" w:rsidRPr="00816B83" w:rsidRDefault="000D5B53" w:rsidP="000D5B53">
      <w:pPr>
        <w:pStyle w:val="ListParagraph"/>
        <w:numPr>
          <w:ilvl w:val="1"/>
          <w:numId w:val="13"/>
        </w:numPr>
        <w:rPr>
          <w:sz w:val="22"/>
          <w:szCs w:val="22"/>
        </w:rPr>
      </w:pPr>
      <w:r w:rsidRPr="00816B83">
        <w:rPr>
          <w:sz w:val="22"/>
          <w:szCs w:val="22"/>
        </w:rPr>
        <w:t xml:space="preserve">View </w:t>
      </w:r>
      <w:r>
        <w:rPr>
          <w:sz w:val="22"/>
          <w:szCs w:val="22"/>
        </w:rPr>
        <w:t>future Payments</w:t>
      </w:r>
    </w:p>
    <w:p w14:paraId="78BE2D7E" w14:textId="129ADEE2" w:rsidR="000D5B53" w:rsidRPr="00816B83" w:rsidRDefault="000D5B53" w:rsidP="000D5B53">
      <w:pPr>
        <w:pStyle w:val="ListParagraph"/>
        <w:numPr>
          <w:ilvl w:val="1"/>
          <w:numId w:val="13"/>
        </w:numPr>
        <w:rPr>
          <w:sz w:val="22"/>
          <w:szCs w:val="22"/>
        </w:rPr>
      </w:pPr>
      <w:r w:rsidRPr="00816B83">
        <w:rPr>
          <w:sz w:val="22"/>
          <w:szCs w:val="22"/>
        </w:rPr>
        <w:t xml:space="preserve">Add New </w:t>
      </w:r>
      <w:r>
        <w:rPr>
          <w:sz w:val="22"/>
          <w:szCs w:val="22"/>
        </w:rPr>
        <w:t>future Payments</w:t>
      </w:r>
    </w:p>
    <w:p w14:paraId="32E43775" w14:textId="78B8B2EF" w:rsidR="000D5B53" w:rsidRPr="00816B83" w:rsidRDefault="000D5B53" w:rsidP="000D5B53">
      <w:pPr>
        <w:pStyle w:val="ListParagraph"/>
        <w:numPr>
          <w:ilvl w:val="1"/>
          <w:numId w:val="13"/>
        </w:numPr>
        <w:rPr>
          <w:sz w:val="22"/>
          <w:szCs w:val="22"/>
        </w:rPr>
      </w:pPr>
      <w:r w:rsidRPr="00816B83">
        <w:rPr>
          <w:sz w:val="22"/>
          <w:szCs w:val="22"/>
        </w:rPr>
        <w:t xml:space="preserve">Edit </w:t>
      </w:r>
      <w:r>
        <w:rPr>
          <w:sz w:val="22"/>
          <w:szCs w:val="22"/>
        </w:rPr>
        <w:t>future Payments</w:t>
      </w:r>
    </w:p>
    <w:p w14:paraId="78304091" w14:textId="2BD91D54" w:rsidR="000D5B53" w:rsidRPr="00816B83" w:rsidRDefault="000D5B53" w:rsidP="000D5B53">
      <w:pPr>
        <w:pStyle w:val="ListParagraph"/>
        <w:numPr>
          <w:ilvl w:val="1"/>
          <w:numId w:val="13"/>
        </w:numPr>
        <w:rPr>
          <w:sz w:val="22"/>
          <w:szCs w:val="22"/>
        </w:rPr>
      </w:pPr>
      <w:r w:rsidRPr="00816B83">
        <w:rPr>
          <w:sz w:val="22"/>
          <w:szCs w:val="22"/>
        </w:rPr>
        <w:t xml:space="preserve">Delete </w:t>
      </w:r>
      <w:r>
        <w:rPr>
          <w:sz w:val="22"/>
          <w:szCs w:val="22"/>
        </w:rPr>
        <w:t>future Payments</w:t>
      </w:r>
    </w:p>
    <w:p w14:paraId="6E29FC4D" w14:textId="77777777" w:rsidR="000D5B53" w:rsidRDefault="000D5B53" w:rsidP="000D5B53">
      <w:pPr>
        <w:pStyle w:val="ListParagraph"/>
        <w:numPr>
          <w:ilvl w:val="0"/>
          <w:numId w:val="13"/>
        </w:numPr>
        <w:rPr>
          <w:sz w:val="22"/>
          <w:szCs w:val="22"/>
        </w:rPr>
      </w:pPr>
      <w:r>
        <w:rPr>
          <w:sz w:val="22"/>
          <w:szCs w:val="22"/>
        </w:rPr>
        <w:t>O</w:t>
      </w:r>
      <w:r w:rsidRPr="0A7F2548">
        <w:rPr>
          <w:sz w:val="22"/>
          <w:szCs w:val="22"/>
        </w:rPr>
        <w:t xml:space="preserve">n click manage </w:t>
      </w:r>
      <w:r>
        <w:rPr>
          <w:sz w:val="22"/>
          <w:szCs w:val="22"/>
        </w:rPr>
        <w:t>standing order, by default</w:t>
      </w:r>
      <w:r w:rsidRPr="0A7F2548">
        <w:rPr>
          <w:sz w:val="22"/>
          <w:szCs w:val="22"/>
        </w:rPr>
        <w:t xml:space="preserve"> app will launch the view </w:t>
      </w:r>
      <w:r>
        <w:rPr>
          <w:sz w:val="22"/>
          <w:szCs w:val="22"/>
        </w:rPr>
        <w:t xml:space="preserve">future transfers </w:t>
      </w:r>
      <w:r w:rsidRPr="0A7F2548">
        <w:rPr>
          <w:sz w:val="22"/>
          <w:szCs w:val="22"/>
        </w:rPr>
        <w:t xml:space="preserve">screen where the list of </w:t>
      </w:r>
      <w:r>
        <w:rPr>
          <w:sz w:val="22"/>
          <w:szCs w:val="22"/>
        </w:rPr>
        <w:t xml:space="preserve">future transfers </w:t>
      </w:r>
      <w:r w:rsidRPr="0A7F2548">
        <w:rPr>
          <w:sz w:val="22"/>
          <w:szCs w:val="22"/>
        </w:rPr>
        <w:t xml:space="preserve">will be displayed. </w:t>
      </w:r>
    </w:p>
    <w:p w14:paraId="5BC0F91A" w14:textId="77777777" w:rsidR="000D5B53" w:rsidRDefault="000D5B53" w:rsidP="000D5B53">
      <w:pPr>
        <w:pStyle w:val="Heading3"/>
        <w:numPr>
          <w:ilvl w:val="2"/>
          <w:numId w:val="4"/>
        </w:numPr>
        <w:rPr>
          <w:sz w:val="24"/>
          <w:szCs w:val="24"/>
        </w:rPr>
      </w:pPr>
      <w:r w:rsidRPr="00BA67E9">
        <w:rPr>
          <w:sz w:val="24"/>
          <w:szCs w:val="24"/>
        </w:rPr>
        <w:t xml:space="preserve">View </w:t>
      </w:r>
      <w:r>
        <w:rPr>
          <w:sz w:val="24"/>
          <w:szCs w:val="24"/>
        </w:rPr>
        <w:t>Future transfers</w:t>
      </w:r>
    </w:p>
    <w:p w14:paraId="15214047" w14:textId="77777777" w:rsidR="000D5B53" w:rsidRPr="00816B83" w:rsidRDefault="000D5B53" w:rsidP="000D5B53">
      <w:pPr>
        <w:pStyle w:val="ListParagraph"/>
        <w:numPr>
          <w:ilvl w:val="0"/>
          <w:numId w:val="32"/>
        </w:numPr>
        <w:rPr>
          <w:sz w:val="22"/>
          <w:szCs w:val="22"/>
        </w:rPr>
      </w:pPr>
      <w:r>
        <w:rPr>
          <w:sz w:val="22"/>
          <w:szCs w:val="22"/>
        </w:rPr>
        <w:t>By default,</w:t>
      </w:r>
      <w:r w:rsidRPr="00816B83">
        <w:rPr>
          <w:sz w:val="22"/>
          <w:szCs w:val="22"/>
        </w:rPr>
        <w:t xml:space="preserve"> the list of </w:t>
      </w:r>
      <w:r>
        <w:rPr>
          <w:sz w:val="22"/>
          <w:szCs w:val="22"/>
        </w:rPr>
        <w:t xml:space="preserve">future transfers </w:t>
      </w:r>
      <w:r w:rsidRPr="00816B83">
        <w:rPr>
          <w:sz w:val="22"/>
          <w:szCs w:val="22"/>
        </w:rPr>
        <w:t>will display the following details:</w:t>
      </w:r>
    </w:p>
    <w:p w14:paraId="37AB9180" w14:textId="77777777" w:rsidR="000D5B53" w:rsidRPr="00816B83" w:rsidRDefault="000D5B53" w:rsidP="000D5B53">
      <w:pPr>
        <w:pStyle w:val="ListParagraph"/>
        <w:numPr>
          <w:ilvl w:val="1"/>
          <w:numId w:val="32"/>
        </w:numPr>
        <w:rPr>
          <w:sz w:val="22"/>
          <w:szCs w:val="22"/>
        </w:rPr>
      </w:pPr>
      <w:r w:rsidRPr="00816B83">
        <w:rPr>
          <w:sz w:val="22"/>
          <w:szCs w:val="22"/>
        </w:rPr>
        <w:t>Nick Name</w:t>
      </w:r>
    </w:p>
    <w:p w14:paraId="4BF9ADB2" w14:textId="6AC0D3B5" w:rsidR="000D5B53" w:rsidRPr="00816B83" w:rsidRDefault="000D5B53" w:rsidP="000D5B53">
      <w:pPr>
        <w:pStyle w:val="ListParagraph"/>
        <w:numPr>
          <w:ilvl w:val="1"/>
          <w:numId w:val="32"/>
        </w:numPr>
        <w:rPr>
          <w:sz w:val="22"/>
          <w:szCs w:val="22"/>
        </w:rPr>
      </w:pPr>
      <w:r>
        <w:rPr>
          <w:sz w:val="22"/>
          <w:szCs w:val="22"/>
        </w:rPr>
        <w:t>Biller</w:t>
      </w:r>
      <w:r w:rsidRPr="00816B83">
        <w:rPr>
          <w:sz w:val="22"/>
          <w:szCs w:val="22"/>
        </w:rPr>
        <w:t xml:space="preserve"> Number</w:t>
      </w:r>
    </w:p>
    <w:p w14:paraId="44896978" w14:textId="5737502C" w:rsidR="000D5B53" w:rsidRDefault="000D5B53" w:rsidP="000D5B53">
      <w:pPr>
        <w:pStyle w:val="ListParagraph"/>
        <w:numPr>
          <w:ilvl w:val="1"/>
          <w:numId w:val="32"/>
        </w:numPr>
        <w:rPr>
          <w:sz w:val="22"/>
          <w:szCs w:val="22"/>
        </w:rPr>
      </w:pPr>
      <w:r>
        <w:rPr>
          <w:sz w:val="22"/>
          <w:szCs w:val="22"/>
        </w:rPr>
        <w:t>Biller</w:t>
      </w:r>
      <w:r w:rsidRPr="00816B83">
        <w:rPr>
          <w:sz w:val="22"/>
          <w:szCs w:val="22"/>
        </w:rPr>
        <w:t xml:space="preserve"> </w:t>
      </w:r>
      <w:r>
        <w:rPr>
          <w:sz w:val="22"/>
          <w:szCs w:val="22"/>
        </w:rPr>
        <w:t>Name</w:t>
      </w:r>
    </w:p>
    <w:p w14:paraId="669FF855" w14:textId="77777777" w:rsidR="000D5B53" w:rsidRDefault="000D5B53" w:rsidP="000D5B53">
      <w:pPr>
        <w:pStyle w:val="ListParagraph"/>
        <w:numPr>
          <w:ilvl w:val="1"/>
          <w:numId w:val="32"/>
        </w:numPr>
        <w:rPr>
          <w:sz w:val="22"/>
          <w:szCs w:val="22"/>
        </w:rPr>
      </w:pPr>
      <w:r>
        <w:rPr>
          <w:sz w:val="22"/>
          <w:szCs w:val="22"/>
        </w:rPr>
        <w:t>Amount &amp; Currency</w:t>
      </w:r>
    </w:p>
    <w:p w14:paraId="2206C99F" w14:textId="77777777" w:rsidR="000D5B53" w:rsidRDefault="000D5B53" w:rsidP="000D5B53">
      <w:pPr>
        <w:pStyle w:val="ListParagraph"/>
        <w:numPr>
          <w:ilvl w:val="1"/>
          <w:numId w:val="32"/>
        </w:numPr>
        <w:rPr>
          <w:sz w:val="22"/>
          <w:szCs w:val="22"/>
        </w:rPr>
      </w:pPr>
      <w:r>
        <w:rPr>
          <w:sz w:val="22"/>
          <w:szCs w:val="22"/>
        </w:rPr>
        <w:t>Start Date</w:t>
      </w:r>
    </w:p>
    <w:p w14:paraId="79718C16" w14:textId="77777777" w:rsidR="000D5B53" w:rsidRPr="00816B83" w:rsidRDefault="000D5B53" w:rsidP="000D5B53">
      <w:pPr>
        <w:pStyle w:val="ListParagraph"/>
        <w:numPr>
          <w:ilvl w:val="1"/>
          <w:numId w:val="32"/>
        </w:numPr>
        <w:rPr>
          <w:sz w:val="22"/>
          <w:szCs w:val="22"/>
        </w:rPr>
      </w:pPr>
      <w:r>
        <w:rPr>
          <w:sz w:val="22"/>
          <w:szCs w:val="22"/>
        </w:rPr>
        <w:t>Type</w:t>
      </w:r>
    </w:p>
    <w:p w14:paraId="14181218" w14:textId="77777777" w:rsidR="000D5B53" w:rsidRPr="00816B83" w:rsidRDefault="000D5B53" w:rsidP="000D5B53">
      <w:pPr>
        <w:pStyle w:val="ListParagraph"/>
        <w:numPr>
          <w:ilvl w:val="0"/>
          <w:numId w:val="32"/>
        </w:numPr>
        <w:rPr>
          <w:sz w:val="22"/>
          <w:szCs w:val="22"/>
        </w:rPr>
      </w:pPr>
      <w:r w:rsidRPr="00816B83">
        <w:rPr>
          <w:sz w:val="22"/>
          <w:szCs w:val="22"/>
        </w:rPr>
        <w:t>On select a particular record the following details will be displayed:</w:t>
      </w:r>
    </w:p>
    <w:p w14:paraId="7A7ADDFC" w14:textId="77777777" w:rsidR="000D5B53" w:rsidRDefault="000D5B53" w:rsidP="000D5B53">
      <w:pPr>
        <w:pStyle w:val="ListParagraph"/>
        <w:numPr>
          <w:ilvl w:val="1"/>
          <w:numId w:val="32"/>
        </w:numPr>
        <w:rPr>
          <w:sz w:val="22"/>
          <w:szCs w:val="22"/>
        </w:rPr>
      </w:pPr>
      <w:r w:rsidRPr="00816B83">
        <w:rPr>
          <w:sz w:val="22"/>
          <w:szCs w:val="22"/>
        </w:rPr>
        <w:t>Nick Name</w:t>
      </w:r>
    </w:p>
    <w:p w14:paraId="56A30063" w14:textId="77777777" w:rsidR="000D5B53" w:rsidRPr="00816B83" w:rsidRDefault="000D5B53" w:rsidP="000D5B53">
      <w:pPr>
        <w:pStyle w:val="ListParagraph"/>
        <w:numPr>
          <w:ilvl w:val="1"/>
          <w:numId w:val="32"/>
        </w:numPr>
        <w:rPr>
          <w:sz w:val="22"/>
          <w:szCs w:val="22"/>
        </w:rPr>
      </w:pPr>
      <w:r>
        <w:rPr>
          <w:sz w:val="22"/>
          <w:szCs w:val="22"/>
        </w:rPr>
        <w:t>Full Name</w:t>
      </w:r>
    </w:p>
    <w:p w14:paraId="110B5DFA" w14:textId="77777777" w:rsidR="000D5B53" w:rsidRPr="00816B83" w:rsidRDefault="000D5B53" w:rsidP="000D5B53">
      <w:pPr>
        <w:pStyle w:val="ListParagraph"/>
        <w:numPr>
          <w:ilvl w:val="1"/>
          <w:numId w:val="32"/>
        </w:numPr>
        <w:rPr>
          <w:sz w:val="22"/>
          <w:szCs w:val="22"/>
        </w:rPr>
      </w:pPr>
      <w:r>
        <w:rPr>
          <w:sz w:val="22"/>
          <w:szCs w:val="22"/>
        </w:rPr>
        <w:t>Biller</w:t>
      </w:r>
      <w:r w:rsidRPr="00816B83">
        <w:rPr>
          <w:sz w:val="22"/>
          <w:szCs w:val="22"/>
        </w:rPr>
        <w:t xml:space="preserve"> Number</w:t>
      </w:r>
    </w:p>
    <w:p w14:paraId="135C6429" w14:textId="2C9E00C3" w:rsidR="000D5B53" w:rsidRDefault="000D5B53" w:rsidP="000D5B53">
      <w:pPr>
        <w:pStyle w:val="ListParagraph"/>
        <w:numPr>
          <w:ilvl w:val="1"/>
          <w:numId w:val="32"/>
        </w:numPr>
        <w:rPr>
          <w:sz w:val="22"/>
          <w:szCs w:val="22"/>
        </w:rPr>
      </w:pPr>
      <w:r>
        <w:rPr>
          <w:sz w:val="22"/>
          <w:szCs w:val="22"/>
        </w:rPr>
        <w:t>Biller</w:t>
      </w:r>
      <w:r w:rsidRPr="00816B83">
        <w:rPr>
          <w:sz w:val="22"/>
          <w:szCs w:val="22"/>
        </w:rPr>
        <w:t xml:space="preserve"> </w:t>
      </w:r>
      <w:r>
        <w:rPr>
          <w:sz w:val="22"/>
          <w:szCs w:val="22"/>
        </w:rPr>
        <w:t>Name</w:t>
      </w:r>
    </w:p>
    <w:p w14:paraId="31E95795" w14:textId="0395E762" w:rsidR="000D5B53" w:rsidRPr="00816B83" w:rsidRDefault="000D5B53" w:rsidP="000D5B53">
      <w:pPr>
        <w:pStyle w:val="ListParagraph"/>
        <w:numPr>
          <w:ilvl w:val="1"/>
          <w:numId w:val="32"/>
        </w:numPr>
        <w:rPr>
          <w:sz w:val="22"/>
          <w:szCs w:val="22"/>
        </w:rPr>
      </w:pPr>
      <w:r>
        <w:rPr>
          <w:sz w:val="22"/>
          <w:szCs w:val="22"/>
        </w:rPr>
        <w:t>Other applicable fields for the respective billers</w:t>
      </w:r>
    </w:p>
    <w:p w14:paraId="27EF9DAD" w14:textId="77777777" w:rsidR="000D5B53" w:rsidRDefault="000D5B53" w:rsidP="000D5B53">
      <w:pPr>
        <w:pStyle w:val="ListParagraph"/>
        <w:numPr>
          <w:ilvl w:val="1"/>
          <w:numId w:val="32"/>
        </w:numPr>
        <w:rPr>
          <w:sz w:val="22"/>
          <w:szCs w:val="22"/>
        </w:rPr>
      </w:pPr>
      <w:r>
        <w:rPr>
          <w:sz w:val="22"/>
          <w:szCs w:val="22"/>
        </w:rPr>
        <w:t>Amount &amp; Currency</w:t>
      </w:r>
    </w:p>
    <w:p w14:paraId="2E80C80C" w14:textId="77777777" w:rsidR="000D5B53" w:rsidRDefault="000D5B53" w:rsidP="000D5B53">
      <w:pPr>
        <w:pStyle w:val="ListParagraph"/>
        <w:numPr>
          <w:ilvl w:val="1"/>
          <w:numId w:val="32"/>
        </w:numPr>
        <w:rPr>
          <w:sz w:val="22"/>
          <w:szCs w:val="22"/>
        </w:rPr>
      </w:pPr>
      <w:r>
        <w:rPr>
          <w:sz w:val="22"/>
          <w:szCs w:val="22"/>
        </w:rPr>
        <w:t>Frequency</w:t>
      </w:r>
    </w:p>
    <w:p w14:paraId="1D8731CE" w14:textId="77777777" w:rsidR="000D5B53" w:rsidRDefault="000D5B53" w:rsidP="000D5B53">
      <w:pPr>
        <w:pStyle w:val="ListParagraph"/>
        <w:numPr>
          <w:ilvl w:val="1"/>
          <w:numId w:val="32"/>
        </w:numPr>
        <w:rPr>
          <w:sz w:val="22"/>
          <w:szCs w:val="22"/>
        </w:rPr>
      </w:pPr>
      <w:r>
        <w:rPr>
          <w:sz w:val="22"/>
          <w:szCs w:val="22"/>
        </w:rPr>
        <w:t>Start Date</w:t>
      </w:r>
    </w:p>
    <w:p w14:paraId="668E5D36" w14:textId="77777777" w:rsidR="000D5B53" w:rsidRDefault="000D5B53" w:rsidP="000D5B53">
      <w:pPr>
        <w:pStyle w:val="ListParagraph"/>
        <w:numPr>
          <w:ilvl w:val="1"/>
          <w:numId w:val="32"/>
        </w:numPr>
        <w:rPr>
          <w:sz w:val="22"/>
          <w:szCs w:val="22"/>
        </w:rPr>
      </w:pPr>
      <w:r>
        <w:rPr>
          <w:sz w:val="22"/>
          <w:szCs w:val="22"/>
        </w:rPr>
        <w:t>No of Transactions</w:t>
      </w:r>
    </w:p>
    <w:p w14:paraId="7E9AD55A" w14:textId="77777777" w:rsidR="000D5B53" w:rsidRDefault="000D5B53" w:rsidP="000D5B53">
      <w:pPr>
        <w:pStyle w:val="ListParagraph"/>
        <w:numPr>
          <w:ilvl w:val="1"/>
          <w:numId w:val="32"/>
        </w:numPr>
        <w:rPr>
          <w:sz w:val="22"/>
          <w:szCs w:val="22"/>
        </w:rPr>
      </w:pPr>
      <w:r>
        <w:rPr>
          <w:sz w:val="22"/>
          <w:szCs w:val="22"/>
        </w:rPr>
        <w:lastRenderedPageBreak/>
        <w:t>Charges</w:t>
      </w:r>
    </w:p>
    <w:p w14:paraId="0402D290" w14:textId="77777777" w:rsidR="000D5B53" w:rsidRPr="00816B83" w:rsidRDefault="000D5B53" w:rsidP="000D5B53">
      <w:pPr>
        <w:pStyle w:val="ListParagraph"/>
        <w:numPr>
          <w:ilvl w:val="1"/>
          <w:numId w:val="32"/>
        </w:numPr>
        <w:rPr>
          <w:sz w:val="22"/>
          <w:szCs w:val="22"/>
        </w:rPr>
      </w:pPr>
      <w:r>
        <w:rPr>
          <w:sz w:val="22"/>
          <w:szCs w:val="22"/>
        </w:rPr>
        <w:t>T</w:t>
      </w:r>
      <w:r w:rsidRPr="00816B83">
        <w:rPr>
          <w:sz w:val="22"/>
          <w:szCs w:val="22"/>
        </w:rPr>
        <w:t>he following options:</w:t>
      </w:r>
    </w:p>
    <w:p w14:paraId="7B54A08C" w14:textId="77777777" w:rsidR="000D5B53" w:rsidRPr="0036136B" w:rsidRDefault="000D5B53" w:rsidP="000D5B53">
      <w:pPr>
        <w:pStyle w:val="ListParagraph"/>
        <w:numPr>
          <w:ilvl w:val="2"/>
          <w:numId w:val="32"/>
        </w:numPr>
        <w:rPr>
          <w:sz w:val="22"/>
          <w:szCs w:val="22"/>
        </w:rPr>
      </w:pPr>
      <w:r w:rsidRPr="3D55BA36">
        <w:rPr>
          <w:b/>
          <w:bCs/>
          <w:sz w:val="22"/>
          <w:szCs w:val="22"/>
        </w:rPr>
        <w:t>Edit</w:t>
      </w:r>
      <w:r w:rsidRPr="3D55BA36">
        <w:rPr>
          <w:sz w:val="22"/>
          <w:szCs w:val="22"/>
        </w:rPr>
        <w:t xml:space="preserve"> – On click the button, will redirect to the edit </w:t>
      </w:r>
      <w:r>
        <w:rPr>
          <w:sz w:val="22"/>
          <w:szCs w:val="22"/>
        </w:rPr>
        <w:t>future transfers</w:t>
      </w:r>
      <w:r w:rsidRPr="3D55BA36">
        <w:rPr>
          <w:sz w:val="22"/>
          <w:szCs w:val="22"/>
        </w:rPr>
        <w:t xml:space="preserve"> screen with the respective transaction details prefilled in the fields and only the amount, currency, transaction date, purpose of transaction and description are allowed to change.</w:t>
      </w:r>
    </w:p>
    <w:p w14:paraId="78A00A93" w14:textId="77777777" w:rsidR="000D5B53" w:rsidRDefault="000D5B53" w:rsidP="000D5B53">
      <w:pPr>
        <w:pStyle w:val="ListParagraph"/>
        <w:numPr>
          <w:ilvl w:val="2"/>
          <w:numId w:val="32"/>
        </w:numPr>
        <w:rPr>
          <w:sz w:val="22"/>
          <w:szCs w:val="22"/>
        </w:rPr>
      </w:pPr>
      <w:r w:rsidRPr="3D55BA36">
        <w:rPr>
          <w:b/>
          <w:bCs/>
          <w:sz w:val="22"/>
          <w:szCs w:val="22"/>
        </w:rPr>
        <w:t>Delete</w:t>
      </w:r>
      <w:r w:rsidRPr="3D55BA36">
        <w:rPr>
          <w:sz w:val="22"/>
          <w:szCs w:val="22"/>
        </w:rPr>
        <w:t xml:space="preserve"> - On click the button, app will invoke the delete </w:t>
      </w:r>
      <w:r>
        <w:rPr>
          <w:sz w:val="22"/>
          <w:szCs w:val="22"/>
        </w:rPr>
        <w:t xml:space="preserve">future </w:t>
      </w:r>
      <w:proofErr w:type="gramStart"/>
      <w:r>
        <w:rPr>
          <w:sz w:val="22"/>
          <w:szCs w:val="22"/>
        </w:rPr>
        <w:t>transfers</w:t>
      </w:r>
      <w:proofErr w:type="gramEnd"/>
      <w:r w:rsidRPr="3D55BA36">
        <w:rPr>
          <w:sz w:val="22"/>
          <w:szCs w:val="22"/>
        </w:rPr>
        <w:t xml:space="preserve"> flow.</w:t>
      </w:r>
    </w:p>
    <w:p w14:paraId="2EC2A303" w14:textId="77777777" w:rsidR="000D5B53" w:rsidRDefault="000D5B53" w:rsidP="000D5B53">
      <w:pPr>
        <w:ind w:firstLine="360"/>
        <w:rPr>
          <w:b/>
          <w:bCs/>
          <w:sz w:val="22"/>
          <w:szCs w:val="22"/>
        </w:rPr>
      </w:pPr>
      <w:r w:rsidRPr="00412260">
        <w:rPr>
          <w:b/>
          <w:bCs/>
          <w:sz w:val="22"/>
          <w:szCs w:val="22"/>
        </w:rPr>
        <w:t xml:space="preserve">APIs: </w:t>
      </w:r>
    </w:p>
    <w:p w14:paraId="7BF47C6F" w14:textId="378D0051" w:rsidR="000D5B53" w:rsidRPr="000A5013" w:rsidRDefault="000D5B53" w:rsidP="000D5B53">
      <w:pPr>
        <w:pStyle w:val="ListParagraph"/>
        <w:numPr>
          <w:ilvl w:val="0"/>
          <w:numId w:val="32"/>
        </w:numPr>
        <w:rPr>
          <w:sz w:val="22"/>
          <w:szCs w:val="22"/>
        </w:rPr>
      </w:pPr>
      <w:r w:rsidRPr="000A5013">
        <w:rPr>
          <w:sz w:val="22"/>
          <w:szCs w:val="22"/>
        </w:rPr>
        <w:t xml:space="preserve">The app will </w:t>
      </w:r>
      <w:r>
        <w:rPr>
          <w:sz w:val="22"/>
          <w:szCs w:val="22"/>
        </w:rPr>
        <w:t>fetch details from the DB</w:t>
      </w:r>
      <w:r w:rsidRPr="000A5013">
        <w:rPr>
          <w:sz w:val="22"/>
          <w:szCs w:val="22"/>
        </w:rPr>
        <w:t>.</w:t>
      </w:r>
    </w:p>
    <w:p w14:paraId="6D56A010" w14:textId="77777777" w:rsidR="000D5B53" w:rsidRDefault="000D5B53" w:rsidP="000D5B53">
      <w:pPr>
        <w:pStyle w:val="Heading3"/>
        <w:numPr>
          <w:ilvl w:val="2"/>
          <w:numId w:val="4"/>
        </w:numPr>
        <w:rPr>
          <w:sz w:val="24"/>
          <w:szCs w:val="24"/>
        </w:rPr>
      </w:pPr>
      <w:r>
        <w:rPr>
          <w:sz w:val="24"/>
          <w:szCs w:val="24"/>
        </w:rPr>
        <w:t>Create</w:t>
      </w:r>
      <w:r w:rsidRPr="00BA67E9">
        <w:rPr>
          <w:sz w:val="24"/>
          <w:szCs w:val="24"/>
        </w:rPr>
        <w:t xml:space="preserve"> </w:t>
      </w:r>
      <w:r>
        <w:rPr>
          <w:sz w:val="24"/>
          <w:szCs w:val="24"/>
        </w:rPr>
        <w:t>Future transfers</w:t>
      </w:r>
    </w:p>
    <w:p w14:paraId="2F477BD3" w14:textId="74C61F81" w:rsidR="000D5B53" w:rsidRDefault="000D5B53" w:rsidP="000D5B53">
      <w:pPr>
        <w:pStyle w:val="ListParagraph"/>
        <w:numPr>
          <w:ilvl w:val="0"/>
          <w:numId w:val="32"/>
        </w:numPr>
        <w:rPr>
          <w:sz w:val="22"/>
          <w:szCs w:val="22"/>
        </w:rPr>
      </w:pPr>
      <w:r>
        <w:rPr>
          <w:sz w:val="22"/>
          <w:szCs w:val="22"/>
        </w:rPr>
        <w:t>This section is to create a new future payment.</w:t>
      </w:r>
    </w:p>
    <w:p w14:paraId="64662AC9" w14:textId="2D0AC702" w:rsidR="000D5B53" w:rsidRDefault="000D5B53" w:rsidP="000D5B53">
      <w:pPr>
        <w:pStyle w:val="ListParagraph"/>
        <w:numPr>
          <w:ilvl w:val="0"/>
          <w:numId w:val="32"/>
        </w:numPr>
        <w:rPr>
          <w:sz w:val="22"/>
          <w:szCs w:val="22"/>
        </w:rPr>
      </w:pPr>
      <w:r>
        <w:rPr>
          <w:sz w:val="22"/>
          <w:szCs w:val="22"/>
        </w:rPr>
        <w:t>On click Create new Future payment, app will launch the bill payment screen.</w:t>
      </w:r>
    </w:p>
    <w:p w14:paraId="3E8458C1" w14:textId="724CC072" w:rsidR="000D5B53" w:rsidRDefault="000D5B53" w:rsidP="000D5B53">
      <w:pPr>
        <w:pStyle w:val="ListParagraph"/>
        <w:numPr>
          <w:ilvl w:val="0"/>
          <w:numId w:val="32"/>
        </w:numPr>
        <w:rPr>
          <w:sz w:val="22"/>
          <w:szCs w:val="22"/>
        </w:rPr>
      </w:pPr>
      <w:r>
        <w:rPr>
          <w:sz w:val="22"/>
          <w:szCs w:val="22"/>
        </w:rPr>
        <w:t xml:space="preserve">User needs to select the from account and can select all type of biller beneficiaries from the dropdown. </w:t>
      </w:r>
    </w:p>
    <w:p w14:paraId="764DC7FD" w14:textId="6BA11746" w:rsidR="000D5B53" w:rsidRDefault="000D5B53" w:rsidP="000D5B53">
      <w:pPr>
        <w:pStyle w:val="ListParagraph"/>
        <w:numPr>
          <w:ilvl w:val="0"/>
          <w:numId w:val="32"/>
        </w:numPr>
        <w:rPr>
          <w:sz w:val="22"/>
          <w:szCs w:val="22"/>
        </w:rPr>
      </w:pPr>
      <w:r>
        <w:rPr>
          <w:sz w:val="22"/>
          <w:szCs w:val="22"/>
        </w:rPr>
        <w:t>Then the flow remains the same as in the bill payment screen.</w:t>
      </w:r>
    </w:p>
    <w:p w14:paraId="20FE39FC" w14:textId="77777777" w:rsidR="000D5B53" w:rsidRDefault="000D5B53" w:rsidP="000D5B53">
      <w:pPr>
        <w:ind w:firstLine="360"/>
        <w:rPr>
          <w:b/>
          <w:bCs/>
          <w:sz w:val="22"/>
          <w:szCs w:val="22"/>
        </w:rPr>
      </w:pPr>
      <w:r w:rsidRPr="00412260">
        <w:rPr>
          <w:b/>
          <w:bCs/>
          <w:sz w:val="22"/>
          <w:szCs w:val="22"/>
        </w:rPr>
        <w:t xml:space="preserve">APIs: </w:t>
      </w:r>
    </w:p>
    <w:p w14:paraId="540342CD" w14:textId="1E06CF32" w:rsidR="000D5B53" w:rsidRPr="000A5013" w:rsidRDefault="000D5B53" w:rsidP="000D5B53">
      <w:pPr>
        <w:pStyle w:val="ListParagraph"/>
        <w:numPr>
          <w:ilvl w:val="0"/>
          <w:numId w:val="32"/>
        </w:numPr>
        <w:rPr>
          <w:sz w:val="22"/>
          <w:szCs w:val="22"/>
        </w:rPr>
      </w:pPr>
      <w:r w:rsidRPr="000A5013">
        <w:rPr>
          <w:sz w:val="22"/>
          <w:szCs w:val="22"/>
        </w:rPr>
        <w:t xml:space="preserve">The app will </w:t>
      </w:r>
      <w:r>
        <w:rPr>
          <w:sz w:val="22"/>
          <w:szCs w:val="22"/>
        </w:rPr>
        <w:t>fetch details from the DB</w:t>
      </w:r>
      <w:r w:rsidRPr="000A5013">
        <w:rPr>
          <w:sz w:val="22"/>
          <w:szCs w:val="22"/>
        </w:rPr>
        <w:t>.</w:t>
      </w:r>
    </w:p>
    <w:p w14:paraId="1C268C8A" w14:textId="77777777" w:rsidR="000D5B53" w:rsidRDefault="000D5B53" w:rsidP="000D5B53">
      <w:pPr>
        <w:pStyle w:val="Heading3"/>
        <w:numPr>
          <w:ilvl w:val="2"/>
          <w:numId w:val="4"/>
        </w:numPr>
        <w:rPr>
          <w:sz w:val="24"/>
          <w:szCs w:val="24"/>
        </w:rPr>
      </w:pPr>
      <w:r w:rsidRPr="00BA67E9">
        <w:rPr>
          <w:sz w:val="24"/>
          <w:szCs w:val="24"/>
        </w:rPr>
        <w:t xml:space="preserve">Edit </w:t>
      </w:r>
      <w:r>
        <w:rPr>
          <w:sz w:val="24"/>
          <w:szCs w:val="24"/>
        </w:rPr>
        <w:t>Future transfers</w:t>
      </w:r>
    </w:p>
    <w:p w14:paraId="0DEA4A5A" w14:textId="77777777" w:rsidR="000D5B53" w:rsidRDefault="000D5B53" w:rsidP="000D5B53">
      <w:pPr>
        <w:pStyle w:val="ListParagraph"/>
        <w:numPr>
          <w:ilvl w:val="0"/>
          <w:numId w:val="32"/>
        </w:numPr>
        <w:rPr>
          <w:sz w:val="22"/>
          <w:szCs w:val="22"/>
        </w:rPr>
      </w:pPr>
      <w:r>
        <w:rPr>
          <w:sz w:val="22"/>
          <w:szCs w:val="22"/>
        </w:rPr>
        <w:t>On select edit from the future transfers details screen, app will launch the fund transfer screen where all the future transfers details will be prefilled, and user will be allowed to edit the following:</w:t>
      </w:r>
    </w:p>
    <w:p w14:paraId="7033055B" w14:textId="77777777" w:rsidR="000D5B53" w:rsidRDefault="000D5B53" w:rsidP="000D5B53">
      <w:pPr>
        <w:pStyle w:val="ListParagraph"/>
        <w:numPr>
          <w:ilvl w:val="1"/>
          <w:numId w:val="32"/>
        </w:numPr>
        <w:rPr>
          <w:sz w:val="22"/>
          <w:szCs w:val="22"/>
        </w:rPr>
      </w:pPr>
      <w:r>
        <w:rPr>
          <w:sz w:val="22"/>
          <w:szCs w:val="22"/>
        </w:rPr>
        <w:t>Amount</w:t>
      </w:r>
    </w:p>
    <w:p w14:paraId="706169C5" w14:textId="77777777" w:rsidR="000D5B53" w:rsidRDefault="000D5B53" w:rsidP="000D5B53">
      <w:pPr>
        <w:pStyle w:val="ListParagraph"/>
        <w:numPr>
          <w:ilvl w:val="1"/>
          <w:numId w:val="32"/>
        </w:numPr>
        <w:rPr>
          <w:sz w:val="22"/>
          <w:szCs w:val="22"/>
        </w:rPr>
      </w:pPr>
      <w:r>
        <w:rPr>
          <w:sz w:val="22"/>
          <w:szCs w:val="22"/>
        </w:rPr>
        <w:t>End Date</w:t>
      </w:r>
    </w:p>
    <w:p w14:paraId="64239231" w14:textId="77777777" w:rsidR="000D5B53" w:rsidRDefault="000D5B53" w:rsidP="000D5B53">
      <w:pPr>
        <w:pStyle w:val="ListParagraph"/>
        <w:numPr>
          <w:ilvl w:val="1"/>
          <w:numId w:val="32"/>
        </w:numPr>
        <w:rPr>
          <w:sz w:val="22"/>
          <w:szCs w:val="22"/>
        </w:rPr>
      </w:pPr>
      <w:r>
        <w:rPr>
          <w:sz w:val="22"/>
          <w:szCs w:val="22"/>
        </w:rPr>
        <w:t>No of Payments</w:t>
      </w:r>
    </w:p>
    <w:p w14:paraId="43AC43BB" w14:textId="3A76A8BE" w:rsidR="000D5B53" w:rsidRDefault="000D5B53" w:rsidP="000D5B53">
      <w:pPr>
        <w:pStyle w:val="ListParagraph"/>
        <w:numPr>
          <w:ilvl w:val="0"/>
          <w:numId w:val="32"/>
        </w:numPr>
        <w:rPr>
          <w:sz w:val="22"/>
          <w:szCs w:val="22"/>
        </w:rPr>
      </w:pPr>
      <w:r w:rsidRPr="001A193E">
        <w:rPr>
          <w:sz w:val="22"/>
          <w:szCs w:val="22"/>
        </w:rPr>
        <w:t xml:space="preserve">Then the flow remains the same as </w:t>
      </w:r>
      <w:r>
        <w:rPr>
          <w:sz w:val="22"/>
          <w:szCs w:val="22"/>
        </w:rPr>
        <w:t>bill payment screen</w:t>
      </w:r>
      <w:r w:rsidRPr="001A193E">
        <w:rPr>
          <w:sz w:val="22"/>
          <w:szCs w:val="22"/>
        </w:rPr>
        <w:t>.</w:t>
      </w:r>
    </w:p>
    <w:p w14:paraId="42AF4648" w14:textId="77777777" w:rsidR="000D5B53" w:rsidRDefault="000D5B53" w:rsidP="000D5B53">
      <w:pPr>
        <w:ind w:firstLine="360"/>
        <w:rPr>
          <w:b/>
          <w:bCs/>
          <w:sz w:val="22"/>
          <w:szCs w:val="22"/>
        </w:rPr>
      </w:pPr>
      <w:r w:rsidRPr="00412260">
        <w:rPr>
          <w:b/>
          <w:bCs/>
          <w:sz w:val="22"/>
          <w:szCs w:val="22"/>
        </w:rPr>
        <w:t xml:space="preserve">APIs: </w:t>
      </w:r>
    </w:p>
    <w:p w14:paraId="592820D4" w14:textId="558B0607" w:rsidR="000D5B53" w:rsidRPr="000A5013" w:rsidRDefault="000D5B53" w:rsidP="000D5B53">
      <w:pPr>
        <w:pStyle w:val="ListParagraph"/>
        <w:numPr>
          <w:ilvl w:val="0"/>
          <w:numId w:val="32"/>
        </w:numPr>
        <w:rPr>
          <w:sz w:val="22"/>
          <w:szCs w:val="22"/>
        </w:rPr>
      </w:pPr>
      <w:r w:rsidRPr="000A5013">
        <w:rPr>
          <w:sz w:val="22"/>
          <w:szCs w:val="22"/>
        </w:rPr>
        <w:t xml:space="preserve">The app will </w:t>
      </w:r>
      <w:r>
        <w:rPr>
          <w:sz w:val="22"/>
          <w:szCs w:val="22"/>
        </w:rPr>
        <w:t>fetch details from the DB</w:t>
      </w:r>
      <w:r w:rsidRPr="000A5013">
        <w:rPr>
          <w:sz w:val="22"/>
          <w:szCs w:val="22"/>
        </w:rPr>
        <w:t>.</w:t>
      </w:r>
    </w:p>
    <w:p w14:paraId="73805BB3" w14:textId="77777777" w:rsidR="000D5B53" w:rsidRPr="000A5013" w:rsidRDefault="000D5B53" w:rsidP="000D5B53">
      <w:pPr>
        <w:rPr>
          <w:sz w:val="22"/>
          <w:szCs w:val="22"/>
        </w:rPr>
      </w:pPr>
    </w:p>
    <w:p w14:paraId="1E4AD771" w14:textId="77777777" w:rsidR="000D5B53" w:rsidRDefault="000D5B53" w:rsidP="000D5B53">
      <w:pPr>
        <w:pStyle w:val="Heading3"/>
        <w:numPr>
          <w:ilvl w:val="2"/>
          <w:numId w:val="4"/>
        </w:numPr>
        <w:rPr>
          <w:sz w:val="24"/>
          <w:szCs w:val="24"/>
        </w:rPr>
      </w:pPr>
      <w:r w:rsidRPr="00BA67E9">
        <w:rPr>
          <w:sz w:val="24"/>
          <w:szCs w:val="24"/>
        </w:rPr>
        <w:t xml:space="preserve">Delete </w:t>
      </w:r>
      <w:r>
        <w:rPr>
          <w:sz w:val="24"/>
          <w:szCs w:val="24"/>
        </w:rPr>
        <w:t>Future transfers</w:t>
      </w:r>
    </w:p>
    <w:p w14:paraId="3837D5CE" w14:textId="31E44E36" w:rsidR="000D5B53" w:rsidRPr="005B5866" w:rsidRDefault="000D5B53" w:rsidP="000D5B53">
      <w:pPr>
        <w:pStyle w:val="ListParagraph"/>
        <w:numPr>
          <w:ilvl w:val="0"/>
          <w:numId w:val="32"/>
        </w:numPr>
        <w:rPr>
          <w:sz w:val="22"/>
          <w:szCs w:val="22"/>
        </w:rPr>
      </w:pPr>
      <w:r w:rsidRPr="005B5866">
        <w:rPr>
          <w:sz w:val="22"/>
          <w:szCs w:val="22"/>
        </w:rPr>
        <w:t xml:space="preserve">This section is for the customer to </w:t>
      </w:r>
      <w:r>
        <w:rPr>
          <w:sz w:val="22"/>
          <w:szCs w:val="22"/>
        </w:rPr>
        <w:t>delete</w:t>
      </w:r>
      <w:r w:rsidRPr="005B5866">
        <w:rPr>
          <w:sz w:val="22"/>
          <w:szCs w:val="22"/>
        </w:rPr>
        <w:t xml:space="preserve"> an already </w:t>
      </w:r>
      <w:r>
        <w:rPr>
          <w:sz w:val="22"/>
          <w:szCs w:val="22"/>
        </w:rPr>
        <w:t>created future payment</w:t>
      </w:r>
      <w:r w:rsidRPr="005B5866">
        <w:rPr>
          <w:sz w:val="22"/>
          <w:szCs w:val="22"/>
        </w:rPr>
        <w:t>.</w:t>
      </w:r>
    </w:p>
    <w:p w14:paraId="51120BD0" w14:textId="52F02CE7" w:rsidR="000D5B53" w:rsidRDefault="000D5B53" w:rsidP="000D5B53">
      <w:pPr>
        <w:pStyle w:val="ListParagraph"/>
        <w:numPr>
          <w:ilvl w:val="0"/>
          <w:numId w:val="32"/>
        </w:numPr>
        <w:rPr>
          <w:sz w:val="22"/>
          <w:szCs w:val="22"/>
        </w:rPr>
      </w:pPr>
      <w:r>
        <w:rPr>
          <w:sz w:val="22"/>
          <w:szCs w:val="22"/>
        </w:rPr>
        <w:t>On select edit from the future transfer details screen, app will prompt a message “Are you sure, you want to delete the future bill payment?” with Yes and No option.</w:t>
      </w:r>
    </w:p>
    <w:p w14:paraId="3C5C0B72" w14:textId="45E21828" w:rsidR="000D5B53" w:rsidRDefault="000D5B53" w:rsidP="000D5B53">
      <w:pPr>
        <w:pStyle w:val="ListParagraph"/>
        <w:numPr>
          <w:ilvl w:val="1"/>
          <w:numId w:val="32"/>
        </w:numPr>
        <w:rPr>
          <w:sz w:val="22"/>
          <w:szCs w:val="22"/>
        </w:rPr>
      </w:pPr>
      <w:r>
        <w:rPr>
          <w:sz w:val="22"/>
          <w:szCs w:val="22"/>
        </w:rPr>
        <w:t>On select Yes, app will launch the authentication screen and on successful authentication, the future payment will be deleted, and the following will be displayed:</w:t>
      </w:r>
    </w:p>
    <w:p w14:paraId="322FE8EF" w14:textId="77777777" w:rsidR="000D5B53" w:rsidRDefault="000D5B53" w:rsidP="000D5B53">
      <w:pPr>
        <w:pStyle w:val="ListParagraph"/>
        <w:numPr>
          <w:ilvl w:val="2"/>
          <w:numId w:val="32"/>
        </w:numPr>
        <w:rPr>
          <w:sz w:val="22"/>
          <w:szCs w:val="22"/>
        </w:rPr>
      </w:pPr>
      <w:r>
        <w:rPr>
          <w:sz w:val="22"/>
          <w:szCs w:val="22"/>
        </w:rPr>
        <w:lastRenderedPageBreak/>
        <w:t>Status – Success / Failure</w:t>
      </w:r>
    </w:p>
    <w:p w14:paraId="7307EE77" w14:textId="77777777" w:rsidR="000D5B53" w:rsidRDefault="000D5B53" w:rsidP="000D5B53">
      <w:pPr>
        <w:pStyle w:val="ListParagraph"/>
        <w:numPr>
          <w:ilvl w:val="2"/>
          <w:numId w:val="32"/>
        </w:numPr>
        <w:rPr>
          <w:sz w:val="22"/>
          <w:szCs w:val="22"/>
        </w:rPr>
      </w:pPr>
      <w:r>
        <w:rPr>
          <w:sz w:val="22"/>
          <w:szCs w:val="22"/>
        </w:rPr>
        <w:t>Status Description</w:t>
      </w:r>
    </w:p>
    <w:p w14:paraId="12543CAD" w14:textId="0C77C220" w:rsidR="000D5B53" w:rsidRDefault="000D5B53" w:rsidP="000D5B53">
      <w:pPr>
        <w:pStyle w:val="ListParagraph"/>
        <w:numPr>
          <w:ilvl w:val="3"/>
          <w:numId w:val="32"/>
        </w:numPr>
        <w:rPr>
          <w:sz w:val="22"/>
          <w:szCs w:val="22"/>
        </w:rPr>
      </w:pPr>
      <w:r w:rsidRPr="005F5D5F">
        <w:rPr>
          <w:sz w:val="22"/>
          <w:szCs w:val="22"/>
        </w:rPr>
        <w:t xml:space="preserve">If </w:t>
      </w:r>
      <w:r>
        <w:rPr>
          <w:sz w:val="22"/>
          <w:szCs w:val="22"/>
        </w:rPr>
        <w:t>standing order deleted</w:t>
      </w:r>
      <w:r w:rsidRPr="005F5D5F">
        <w:rPr>
          <w:sz w:val="22"/>
          <w:szCs w:val="22"/>
        </w:rPr>
        <w:t xml:space="preserve"> “</w:t>
      </w:r>
      <w:r>
        <w:rPr>
          <w:sz w:val="22"/>
          <w:szCs w:val="22"/>
        </w:rPr>
        <w:t>future bill payment deleted</w:t>
      </w:r>
      <w:r w:rsidRPr="005F5D5F">
        <w:rPr>
          <w:sz w:val="22"/>
          <w:szCs w:val="22"/>
        </w:rPr>
        <w:t xml:space="preserve"> successfully”</w:t>
      </w:r>
    </w:p>
    <w:p w14:paraId="44A86CA0" w14:textId="77777777" w:rsidR="000D5B53" w:rsidRDefault="000D5B53" w:rsidP="000D5B53">
      <w:pPr>
        <w:pStyle w:val="ListParagraph"/>
        <w:numPr>
          <w:ilvl w:val="2"/>
          <w:numId w:val="32"/>
        </w:numPr>
        <w:rPr>
          <w:sz w:val="22"/>
          <w:szCs w:val="22"/>
        </w:rPr>
      </w:pPr>
      <w:r w:rsidRPr="005F5D5F">
        <w:rPr>
          <w:sz w:val="22"/>
          <w:szCs w:val="22"/>
        </w:rPr>
        <w:t xml:space="preserve">If </w:t>
      </w:r>
      <w:r>
        <w:rPr>
          <w:sz w:val="22"/>
          <w:szCs w:val="22"/>
        </w:rPr>
        <w:t>standing order</w:t>
      </w:r>
      <w:r w:rsidRPr="005F5D5F">
        <w:rPr>
          <w:sz w:val="22"/>
          <w:szCs w:val="22"/>
        </w:rPr>
        <w:t xml:space="preserve"> </w:t>
      </w:r>
      <w:r>
        <w:rPr>
          <w:sz w:val="22"/>
          <w:szCs w:val="22"/>
        </w:rPr>
        <w:t>deletion</w:t>
      </w:r>
      <w:r w:rsidRPr="005F5D5F">
        <w:rPr>
          <w:sz w:val="22"/>
          <w:szCs w:val="22"/>
        </w:rPr>
        <w:t xml:space="preserve"> failed “Error message based on scenarios configured” </w:t>
      </w:r>
    </w:p>
    <w:p w14:paraId="0C5BFD4F" w14:textId="77777777" w:rsidR="000D5B53" w:rsidRDefault="000D5B53" w:rsidP="000D5B53">
      <w:pPr>
        <w:pStyle w:val="ListParagraph"/>
        <w:numPr>
          <w:ilvl w:val="2"/>
          <w:numId w:val="32"/>
        </w:numPr>
        <w:rPr>
          <w:sz w:val="22"/>
          <w:szCs w:val="22"/>
        </w:rPr>
      </w:pPr>
      <w:r w:rsidRPr="00D666C7">
        <w:rPr>
          <w:sz w:val="22"/>
          <w:szCs w:val="22"/>
        </w:rPr>
        <w:t>Transaction Reference Number</w:t>
      </w:r>
    </w:p>
    <w:p w14:paraId="4011889B" w14:textId="77777777" w:rsidR="000D5B53" w:rsidRDefault="000D5B53" w:rsidP="000D5B53">
      <w:pPr>
        <w:pStyle w:val="ListParagraph"/>
        <w:numPr>
          <w:ilvl w:val="1"/>
          <w:numId w:val="32"/>
        </w:numPr>
        <w:rPr>
          <w:sz w:val="22"/>
          <w:szCs w:val="22"/>
        </w:rPr>
      </w:pPr>
      <w:r w:rsidRPr="00D666C7">
        <w:rPr>
          <w:sz w:val="22"/>
          <w:szCs w:val="22"/>
        </w:rPr>
        <w:t xml:space="preserve">On select No, app will remain in the </w:t>
      </w:r>
      <w:r w:rsidRPr="000E4FE4">
        <w:rPr>
          <w:sz w:val="22"/>
          <w:szCs w:val="22"/>
        </w:rPr>
        <w:t>future transfers</w:t>
      </w:r>
      <w:r w:rsidRPr="00D666C7">
        <w:rPr>
          <w:sz w:val="22"/>
          <w:szCs w:val="22"/>
        </w:rPr>
        <w:t xml:space="preserve"> list view or details screen.</w:t>
      </w:r>
    </w:p>
    <w:p w14:paraId="7BB27207" w14:textId="77777777" w:rsidR="000D5B53" w:rsidRDefault="000D5B53" w:rsidP="000D5B53">
      <w:pPr>
        <w:ind w:firstLine="360"/>
        <w:rPr>
          <w:b/>
          <w:bCs/>
          <w:sz w:val="22"/>
          <w:szCs w:val="22"/>
        </w:rPr>
      </w:pPr>
      <w:r w:rsidRPr="00412260">
        <w:rPr>
          <w:b/>
          <w:bCs/>
          <w:sz w:val="22"/>
          <w:szCs w:val="22"/>
        </w:rPr>
        <w:t xml:space="preserve">APIs: </w:t>
      </w:r>
    </w:p>
    <w:p w14:paraId="07CD80F0" w14:textId="77777777" w:rsidR="000D5B53" w:rsidRPr="000A5013" w:rsidRDefault="000D5B53" w:rsidP="000D5B53">
      <w:pPr>
        <w:pStyle w:val="ListParagraph"/>
        <w:numPr>
          <w:ilvl w:val="0"/>
          <w:numId w:val="32"/>
        </w:numPr>
        <w:rPr>
          <w:sz w:val="22"/>
          <w:szCs w:val="22"/>
        </w:rPr>
      </w:pPr>
      <w:r w:rsidRPr="000A5013">
        <w:rPr>
          <w:sz w:val="22"/>
          <w:szCs w:val="22"/>
        </w:rPr>
        <w:t xml:space="preserve">The app will invoke the </w:t>
      </w:r>
      <w:r>
        <w:rPr>
          <w:sz w:val="22"/>
          <w:szCs w:val="22"/>
        </w:rPr>
        <w:t>delete</w:t>
      </w:r>
      <w:r w:rsidRPr="000A5013">
        <w:rPr>
          <w:sz w:val="22"/>
          <w:szCs w:val="22"/>
        </w:rPr>
        <w:t xml:space="preserve"> </w:t>
      </w:r>
      <w:r>
        <w:rPr>
          <w:sz w:val="22"/>
          <w:szCs w:val="22"/>
        </w:rPr>
        <w:t>standing orders</w:t>
      </w:r>
      <w:r w:rsidRPr="000A5013">
        <w:rPr>
          <w:sz w:val="22"/>
          <w:szCs w:val="22"/>
        </w:rPr>
        <w:t xml:space="preserve"> API.</w:t>
      </w:r>
    </w:p>
    <w:p w14:paraId="6980946D" w14:textId="77777777" w:rsidR="00C404E3" w:rsidRPr="00C404E3" w:rsidRDefault="00C404E3" w:rsidP="00C404E3"/>
    <w:p w14:paraId="6199E1ED" w14:textId="63BC8E76" w:rsidR="00FB73BF" w:rsidRPr="00FB73BF" w:rsidRDefault="00FB73BF" w:rsidP="00FB73BF">
      <w:pPr>
        <w:pStyle w:val="Heading2"/>
        <w:numPr>
          <w:ilvl w:val="1"/>
          <w:numId w:val="4"/>
        </w:numPr>
        <w:rPr>
          <w:sz w:val="24"/>
          <w:szCs w:val="24"/>
        </w:rPr>
      </w:pPr>
      <w:bookmarkStart w:id="117" w:name="_Toc117274641"/>
      <w:r w:rsidRPr="00FB73BF">
        <w:rPr>
          <w:sz w:val="24"/>
          <w:szCs w:val="24"/>
        </w:rPr>
        <w:t>Payment History</w:t>
      </w:r>
      <w:bookmarkEnd w:id="117"/>
    </w:p>
    <w:p w14:paraId="003C2CA6" w14:textId="22921EAD" w:rsidR="008D069A" w:rsidRDefault="008D069A" w:rsidP="008D069A">
      <w:pPr>
        <w:pStyle w:val="ListParagraph"/>
        <w:numPr>
          <w:ilvl w:val="0"/>
          <w:numId w:val="13"/>
        </w:numPr>
        <w:rPr>
          <w:sz w:val="22"/>
          <w:szCs w:val="22"/>
        </w:rPr>
      </w:pPr>
      <w:r w:rsidRPr="00DC2CED">
        <w:rPr>
          <w:sz w:val="22"/>
          <w:szCs w:val="22"/>
        </w:rPr>
        <w:t xml:space="preserve">This section is for the customer to </w:t>
      </w:r>
      <w:r>
        <w:rPr>
          <w:sz w:val="22"/>
          <w:szCs w:val="22"/>
        </w:rPr>
        <w:t>view the Internet and Mobile banking bill payment history</w:t>
      </w:r>
      <w:r w:rsidRPr="00DC2CED">
        <w:rPr>
          <w:sz w:val="22"/>
          <w:szCs w:val="22"/>
        </w:rPr>
        <w:t>.</w:t>
      </w:r>
    </w:p>
    <w:p w14:paraId="1F898106" w14:textId="77777777" w:rsidR="008D069A" w:rsidRDefault="008D069A" w:rsidP="008D069A">
      <w:pPr>
        <w:pStyle w:val="ListParagraph"/>
        <w:numPr>
          <w:ilvl w:val="0"/>
          <w:numId w:val="13"/>
        </w:numPr>
        <w:rPr>
          <w:sz w:val="22"/>
          <w:szCs w:val="22"/>
        </w:rPr>
      </w:pPr>
      <w:r>
        <w:rPr>
          <w:sz w:val="22"/>
          <w:szCs w:val="22"/>
        </w:rPr>
        <w:t>The records will be displayed in descending order, where the latest one will be displayed at the top.</w:t>
      </w:r>
    </w:p>
    <w:p w14:paraId="792776CE" w14:textId="77777777" w:rsidR="008D069A" w:rsidRDefault="008D069A" w:rsidP="008D069A">
      <w:pPr>
        <w:pStyle w:val="ListParagraph"/>
        <w:numPr>
          <w:ilvl w:val="0"/>
          <w:numId w:val="13"/>
        </w:numPr>
        <w:rPr>
          <w:sz w:val="22"/>
          <w:szCs w:val="22"/>
        </w:rPr>
      </w:pPr>
      <w:r>
        <w:rPr>
          <w:sz w:val="22"/>
          <w:szCs w:val="22"/>
        </w:rPr>
        <w:t>The list of transactions will display the following:</w:t>
      </w:r>
    </w:p>
    <w:p w14:paraId="7A05AAD4" w14:textId="77777777" w:rsidR="008D069A" w:rsidRDefault="008D069A" w:rsidP="008D069A">
      <w:pPr>
        <w:pStyle w:val="ListParagraph"/>
        <w:numPr>
          <w:ilvl w:val="1"/>
          <w:numId w:val="13"/>
        </w:numPr>
        <w:rPr>
          <w:sz w:val="22"/>
          <w:szCs w:val="22"/>
        </w:rPr>
      </w:pPr>
      <w:r>
        <w:rPr>
          <w:sz w:val="22"/>
          <w:szCs w:val="22"/>
        </w:rPr>
        <w:t>Transaction Amount and Currency</w:t>
      </w:r>
    </w:p>
    <w:p w14:paraId="467779BB" w14:textId="5416E1C2" w:rsidR="008D069A" w:rsidRDefault="008D069A" w:rsidP="008D069A">
      <w:pPr>
        <w:pStyle w:val="ListParagraph"/>
        <w:numPr>
          <w:ilvl w:val="1"/>
          <w:numId w:val="13"/>
        </w:numPr>
        <w:rPr>
          <w:sz w:val="22"/>
          <w:szCs w:val="22"/>
        </w:rPr>
      </w:pPr>
      <w:r>
        <w:rPr>
          <w:sz w:val="22"/>
          <w:szCs w:val="22"/>
        </w:rPr>
        <w:t>Biller Nick Name</w:t>
      </w:r>
    </w:p>
    <w:p w14:paraId="7085D85E" w14:textId="77777777" w:rsidR="008D069A" w:rsidRDefault="008D069A" w:rsidP="008D069A">
      <w:pPr>
        <w:pStyle w:val="ListParagraph"/>
        <w:numPr>
          <w:ilvl w:val="1"/>
          <w:numId w:val="13"/>
        </w:numPr>
        <w:rPr>
          <w:sz w:val="22"/>
          <w:szCs w:val="22"/>
        </w:rPr>
      </w:pPr>
      <w:r>
        <w:rPr>
          <w:sz w:val="22"/>
          <w:szCs w:val="22"/>
        </w:rPr>
        <w:t>Description</w:t>
      </w:r>
    </w:p>
    <w:p w14:paraId="59CA7B65" w14:textId="77777777" w:rsidR="008D069A" w:rsidRDefault="008D069A" w:rsidP="008D069A">
      <w:pPr>
        <w:pStyle w:val="ListParagraph"/>
        <w:numPr>
          <w:ilvl w:val="1"/>
          <w:numId w:val="13"/>
        </w:numPr>
        <w:rPr>
          <w:sz w:val="22"/>
          <w:szCs w:val="22"/>
        </w:rPr>
      </w:pPr>
      <w:r>
        <w:rPr>
          <w:sz w:val="22"/>
          <w:szCs w:val="22"/>
        </w:rPr>
        <w:t>Transaction Date</w:t>
      </w:r>
    </w:p>
    <w:p w14:paraId="47ECA53C" w14:textId="77777777" w:rsidR="008D069A" w:rsidRDefault="008D069A" w:rsidP="008D069A">
      <w:pPr>
        <w:pStyle w:val="ListParagraph"/>
        <w:numPr>
          <w:ilvl w:val="1"/>
          <w:numId w:val="13"/>
        </w:numPr>
        <w:rPr>
          <w:sz w:val="22"/>
          <w:szCs w:val="22"/>
        </w:rPr>
      </w:pPr>
      <w:r>
        <w:rPr>
          <w:sz w:val="22"/>
          <w:szCs w:val="22"/>
        </w:rPr>
        <w:t>Status</w:t>
      </w:r>
    </w:p>
    <w:p w14:paraId="5C8BDCF1" w14:textId="77777777" w:rsidR="008D069A" w:rsidRDefault="008D069A" w:rsidP="008D069A">
      <w:pPr>
        <w:pStyle w:val="ListParagraph"/>
        <w:numPr>
          <w:ilvl w:val="0"/>
          <w:numId w:val="13"/>
        </w:numPr>
        <w:rPr>
          <w:sz w:val="22"/>
          <w:szCs w:val="22"/>
        </w:rPr>
      </w:pPr>
      <w:r>
        <w:rPr>
          <w:sz w:val="22"/>
          <w:szCs w:val="22"/>
        </w:rPr>
        <w:t>On select any records, then all the details will be displayed including the following:</w:t>
      </w:r>
    </w:p>
    <w:p w14:paraId="7CA7E3D6" w14:textId="77777777" w:rsidR="008D069A" w:rsidRDefault="008D069A" w:rsidP="008D069A">
      <w:pPr>
        <w:pStyle w:val="ListParagraph"/>
        <w:numPr>
          <w:ilvl w:val="1"/>
          <w:numId w:val="13"/>
        </w:numPr>
        <w:rPr>
          <w:sz w:val="22"/>
          <w:szCs w:val="22"/>
        </w:rPr>
      </w:pPr>
      <w:r>
        <w:rPr>
          <w:sz w:val="22"/>
          <w:szCs w:val="22"/>
        </w:rPr>
        <w:t>From Account</w:t>
      </w:r>
    </w:p>
    <w:p w14:paraId="4FDC8439" w14:textId="518CD47B" w:rsidR="008D069A" w:rsidRDefault="008D069A" w:rsidP="008D069A">
      <w:pPr>
        <w:pStyle w:val="ListParagraph"/>
        <w:numPr>
          <w:ilvl w:val="1"/>
          <w:numId w:val="13"/>
        </w:numPr>
        <w:rPr>
          <w:sz w:val="22"/>
          <w:szCs w:val="22"/>
        </w:rPr>
      </w:pPr>
      <w:r>
        <w:rPr>
          <w:sz w:val="22"/>
          <w:szCs w:val="22"/>
        </w:rPr>
        <w:t>Biller Nick Name</w:t>
      </w:r>
    </w:p>
    <w:p w14:paraId="22C04961" w14:textId="3302D3EE" w:rsidR="008D069A" w:rsidRDefault="008D069A" w:rsidP="008D069A">
      <w:pPr>
        <w:pStyle w:val="ListParagraph"/>
        <w:numPr>
          <w:ilvl w:val="1"/>
          <w:numId w:val="13"/>
        </w:numPr>
        <w:rPr>
          <w:sz w:val="22"/>
          <w:szCs w:val="22"/>
        </w:rPr>
      </w:pPr>
      <w:r>
        <w:rPr>
          <w:sz w:val="22"/>
          <w:szCs w:val="22"/>
        </w:rPr>
        <w:t>Biller Name</w:t>
      </w:r>
    </w:p>
    <w:p w14:paraId="59C965BB" w14:textId="77777777" w:rsidR="008D069A" w:rsidRPr="00FD3447" w:rsidRDefault="008D069A" w:rsidP="008D069A">
      <w:pPr>
        <w:pStyle w:val="ListParagraph"/>
        <w:numPr>
          <w:ilvl w:val="1"/>
          <w:numId w:val="13"/>
        </w:numPr>
        <w:rPr>
          <w:sz w:val="22"/>
          <w:szCs w:val="22"/>
        </w:rPr>
      </w:pPr>
      <w:r w:rsidRPr="00FD3447">
        <w:rPr>
          <w:sz w:val="22"/>
          <w:szCs w:val="22"/>
        </w:rPr>
        <w:t>Transaction Amount</w:t>
      </w:r>
    </w:p>
    <w:p w14:paraId="1E50ADC6" w14:textId="77777777" w:rsidR="008D069A" w:rsidRDefault="008D069A" w:rsidP="008D069A">
      <w:pPr>
        <w:pStyle w:val="ListParagraph"/>
        <w:numPr>
          <w:ilvl w:val="1"/>
          <w:numId w:val="13"/>
        </w:numPr>
        <w:rPr>
          <w:sz w:val="22"/>
          <w:szCs w:val="22"/>
        </w:rPr>
      </w:pPr>
      <w:r w:rsidRPr="00FD3447">
        <w:rPr>
          <w:sz w:val="22"/>
          <w:szCs w:val="22"/>
        </w:rPr>
        <w:t>Transaction Currency</w:t>
      </w:r>
    </w:p>
    <w:p w14:paraId="18273B8E" w14:textId="77777777" w:rsidR="008D069A" w:rsidRDefault="008D069A" w:rsidP="008D069A">
      <w:pPr>
        <w:pStyle w:val="ListParagraph"/>
        <w:numPr>
          <w:ilvl w:val="1"/>
          <w:numId w:val="13"/>
        </w:numPr>
        <w:rPr>
          <w:sz w:val="22"/>
          <w:szCs w:val="22"/>
        </w:rPr>
      </w:pPr>
      <w:r>
        <w:rPr>
          <w:sz w:val="22"/>
          <w:szCs w:val="22"/>
        </w:rPr>
        <w:t>Transaction Date</w:t>
      </w:r>
    </w:p>
    <w:p w14:paraId="4D3E36B4" w14:textId="77777777" w:rsidR="00881910" w:rsidRDefault="008D069A" w:rsidP="005436F9">
      <w:pPr>
        <w:pStyle w:val="ListParagraph"/>
        <w:numPr>
          <w:ilvl w:val="1"/>
          <w:numId w:val="13"/>
        </w:numPr>
        <w:rPr>
          <w:sz w:val="22"/>
          <w:szCs w:val="22"/>
        </w:rPr>
      </w:pPr>
      <w:r w:rsidRPr="00881910">
        <w:rPr>
          <w:sz w:val="22"/>
          <w:szCs w:val="22"/>
        </w:rPr>
        <w:t>Description</w:t>
      </w:r>
    </w:p>
    <w:p w14:paraId="534DE2D3" w14:textId="73F65C42" w:rsidR="00881910" w:rsidRPr="00881910" w:rsidRDefault="008D069A" w:rsidP="005436F9">
      <w:pPr>
        <w:pStyle w:val="ListParagraph"/>
        <w:numPr>
          <w:ilvl w:val="1"/>
          <w:numId w:val="13"/>
        </w:numPr>
        <w:rPr>
          <w:sz w:val="22"/>
          <w:szCs w:val="22"/>
        </w:rPr>
      </w:pPr>
      <w:r w:rsidRPr="00881910">
        <w:rPr>
          <w:sz w:val="22"/>
          <w:szCs w:val="22"/>
        </w:rPr>
        <w:t>Status</w:t>
      </w:r>
    </w:p>
    <w:p w14:paraId="264D5EE0" w14:textId="5DC15D11" w:rsidR="00881910" w:rsidRDefault="008D069A" w:rsidP="00881910">
      <w:pPr>
        <w:pStyle w:val="ListParagraph"/>
        <w:numPr>
          <w:ilvl w:val="0"/>
          <w:numId w:val="13"/>
        </w:numPr>
        <w:rPr>
          <w:sz w:val="22"/>
          <w:szCs w:val="22"/>
        </w:rPr>
      </w:pPr>
      <w:r w:rsidRPr="00881910">
        <w:rPr>
          <w:sz w:val="22"/>
          <w:szCs w:val="22"/>
        </w:rPr>
        <w:t>If the status is not available, then a link will be</w:t>
      </w:r>
      <w:r w:rsidR="00BB622F">
        <w:rPr>
          <w:sz w:val="22"/>
          <w:szCs w:val="22"/>
        </w:rPr>
        <w:t xml:space="preserve"> displayed</w:t>
      </w:r>
      <w:r w:rsidRPr="00881910">
        <w:rPr>
          <w:sz w:val="22"/>
          <w:szCs w:val="22"/>
        </w:rPr>
        <w:t xml:space="preserve"> </w:t>
      </w:r>
      <w:r w:rsidR="00BB622F">
        <w:rPr>
          <w:sz w:val="22"/>
          <w:szCs w:val="22"/>
        </w:rPr>
        <w:t xml:space="preserve">to </w:t>
      </w:r>
      <w:r w:rsidR="00A33BD7">
        <w:rPr>
          <w:sz w:val="22"/>
          <w:szCs w:val="22"/>
        </w:rPr>
        <w:t>fetch</w:t>
      </w:r>
      <w:r w:rsidRPr="00881910">
        <w:rPr>
          <w:sz w:val="22"/>
          <w:szCs w:val="22"/>
        </w:rPr>
        <w:t xml:space="preserve"> </w:t>
      </w:r>
      <w:r w:rsidR="00A33BD7">
        <w:rPr>
          <w:sz w:val="22"/>
          <w:szCs w:val="22"/>
        </w:rPr>
        <w:t xml:space="preserve">the </w:t>
      </w:r>
      <w:r w:rsidRPr="00881910">
        <w:rPr>
          <w:sz w:val="22"/>
          <w:szCs w:val="22"/>
        </w:rPr>
        <w:t xml:space="preserve">status. </w:t>
      </w:r>
    </w:p>
    <w:p w14:paraId="376E8941" w14:textId="013D8E5F" w:rsidR="008D069A" w:rsidRDefault="008D069A" w:rsidP="00881910">
      <w:pPr>
        <w:pStyle w:val="ListParagraph"/>
        <w:numPr>
          <w:ilvl w:val="0"/>
          <w:numId w:val="13"/>
        </w:numPr>
        <w:rPr>
          <w:sz w:val="22"/>
          <w:szCs w:val="22"/>
        </w:rPr>
      </w:pPr>
      <w:r w:rsidRPr="00881910">
        <w:rPr>
          <w:sz w:val="22"/>
          <w:szCs w:val="22"/>
        </w:rPr>
        <w:t>On click the link, API will be invoked to fetch the transaction status and it will be displayed in app.</w:t>
      </w:r>
    </w:p>
    <w:p w14:paraId="318B8191" w14:textId="5B1EF089" w:rsidR="00881910" w:rsidRDefault="00881910" w:rsidP="00A33BD7">
      <w:pPr>
        <w:pStyle w:val="ListParagraph"/>
        <w:numPr>
          <w:ilvl w:val="1"/>
          <w:numId w:val="13"/>
        </w:numPr>
        <w:rPr>
          <w:sz w:val="22"/>
          <w:szCs w:val="22"/>
        </w:rPr>
      </w:pPr>
      <w:r>
        <w:rPr>
          <w:sz w:val="22"/>
          <w:szCs w:val="22"/>
        </w:rPr>
        <w:t xml:space="preserve">If </w:t>
      </w:r>
      <w:r w:rsidR="00703893">
        <w:rPr>
          <w:sz w:val="22"/>
          <w:szCs w:val="22"/>
        </w:rPr>
        <w:t>it’s</w:t>
      </w:r>
      <w:r>
        <w:rPr>
          <w:sz w:val="22"/>
          <w:szCs w:val="22"/>
        </w:rPr>
        <w:t xml:space="preserve"> an MBME aggregator API, then first All Pending Transaction API ha to be invoked to fetch all the pending biller to get the unique ID and using the Unique ID user can request for the Bill payment again.</w:t>
      </w:r>
    </w:p>
    <w:p w14:paraId="677D1C22" w14:textId="4007121A" w:rsidR="00FB73BF" w:rsidRPr="00BB622F" w:rsidRDefault="0006448A" w:rsidP="005436F9">
      <w:pPr>
        <w:pStyle w:val="ListParagraph"/>
        <w:numPr>
          <w:ilvl w:val="0"/>
          <w:numId w:val="13"/>
        </w:numPr>
      </w:pPr>
      <w:r w:rsidRPr="0006448A">
        <w:rPr>
          <w:sz w:val="22"/>
          <w:szCs w:val="22"/>
        </w:rPr>
        <w:t xml:space="preserve">If the payment is failed at the biller, then there will be provision to </w:t>
      </w:r>
      <w:r w:rsidR="00703893">
        <w:rPr>
          <w:sz w:val="22"/>
          <w:szCs w:val="22"/>
        </w:rPr>
        <w:t>repeat</w:t>
      </w:r>
      <w:r w:rsidRPr="0006448A">
        <w:rPr>
          <w:sz w:val="22"/>
          <w:szCs w:val="22"/>
        </w:rPr>
        <w:t xml:space="preserve"> to bill payment again with the same channel reference number in which case the middleware shouldn’t debit the amount again.</w:t>
      </w:r>
    </w:p>
    <w:p w14:paraId="475E7FC1" w14:textId="77777777" w:rsidR="00D36874" w:rsidRDefault="00D36874">
      <w:pPr>
        <w:rPr>
          <w:rFonts w:cstheme="minorHAnsi"/>
          <w:caps/>
          <w:color w:val="FFFFFF" w:themeColor="background1"/>
          <w:spacing w:val="15"/>
          <w:sz w:val="24"/>
          <w:szCs w:val="24"/>
        </w:rPr>
      </w:pPr>
      <w:r>
        <w:rPr>
          <w:rFonts w:cstheme="minorHAnsi"/>
          <w:sz w:val="24"/>
          <w:szCs w:val="24"/>
        </w:rPr>
        <w:br w:type="page"/>
      </w:r>
    </w:p>
    <w:p w14:paraId="42F20EF7" w14:textId="6CD1CAD0" w:rsidR="00BA67E9" w:rsidRPr="0018227E" w:rsidRDefault="00BA67E9" w:rsidP="00816B83">
      <w:pPr>
        <w:pStyle w:val="Heading1"/>
        <w:numPr>
          <w:ilvl w:val="0"/>
          <w:numId w:val="4"/>
        </w:numPr>
        <w:jc w:val="both"/>
        <w:rPr>
          <w:rFonts w:cstheme="minorHAnsi"/>
          <w:sz w:val="24"/>
          <w:szCs w:val="24"/>
        </w:rPr>
      </w:pPr>
      <w:bookmarkStart w:id="118" w:name="_Toc117274642"/>
      <w:r w:rsidRPr="0018227E">
        <w:rPr>
          <w:rFonts w:cstheme="minorHAnsi"/>
          <w:sz w:val="24"/>
          <w:szCs w:val="24"/>
        </w:rPr>
        <w:lastRenderedPageBreak/>
        <w:t>Cards</w:t>
      </w:r>
      <w:bookmarkEnd w:id="118"/>
    </w:p>
    <w:p w14:paraId="0561E812" w14:textId="76129B9A" w:rsidR="00BA67E9" w:rsidRPr="00124BF1" w:rsidRDefault="00BA67E9" w:rsidP="00124BF1">
      <w:pPr>
        <w:pStyle w:val="Heading2"/>
        <w:numPr>
          <w:ilvl w:val="1"/>
          <w:numId w:val="4"/>
        </w:numPr>
        <w:tabs>
          <w:tab w:val="left" w:pos="990"/>
        </w:tabs>
        <w:rPr>
          <w:rFonts w:cstheme="minorHAnsi"/>
          <w:sz w:val="24"/>
          <w:szCs w:val="24"/>
        </w:rPr>
      </w:pPr>
      <w:bookmarkStart w:id="119" w:name="_Toc117274643"/>
      <w:r w:rsidRPr="00124BF1">
        <w:rPr>
          <w:rFonts w:cstheme="minorHAnsi"/>
          <w:sz w:val="24"/>
          <w:szCs w:val="24"/>
        </w:rPr>
        <w:t>Debit Cards</w:t>
      </w:r>
      <w:bookmarkEnd w:id="119"/>
    </w:p>
    <w:p w14:paraId="22053E2E" w14:textId="77777777" w:rsidR="00572173" w:rsidRDefault="00572173" w:rsidP="00572173">
      <w:pPr>
        <w:pStyle w:val="Heading3"/>
        <w:numPr>
          <w:ilvl w:val="2"/>
          <w:numId w:val="4"/>
        </w:numPr>
        <w:rPr>
          <w:sz w:val="24"/>
          <w:szCs w:val="24"/>
        </w:rPr>
      </w:pPr>
      <w:bookmarkStart w:id="120" w:name="_Toc117274644"/>
      <w:r w:rsidRPr="0018227E">
        <w:rPr>
          <w:sz w:val="24"/>
          <w:szCs w:val="24"/>
        </w:rPr>
        <w:t>Debit Card Summary</w:t>
      </w:r>
      <w:bookmarkEnd w:id="120"/>
    </w:p>
    <w:p w14:paraId="03169C43" w14:textId="06269203" w:rsidR="00FE588E" w:rsidRPr="00FE588E" w:rsidRDefault="00FE588E" w:rsidP="00FE588E">
      <w:pPr>
        <w:ind w:firstLine="360"/>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Debit Cards</w:t>
      </w:r>
    </w:p>
    <w:p w14:paraId="3E2F3078" w14:textId="35010481" w:rsidR="00572173" w:rsidRPr="00B20AFC" w:rsidRDefault="00572173" w:rsidP="00872582">
      <w:pPr>
        <w:pStyle w:val="ListParagraph"/>
        <w:numPr>
          <w:ilvl w:val="0"/>
          <w:numId w:val="15"/>
        </w:numPr>
      </w:pPr>
      <w:r w:rsidRPr="00B20AFC">
        <w:rPr>
          <w:sz w:val="22"/>
          <w:szCs w:val="22"/>
        </w:rPr>
        <w:t xml:space="preserve">This section is to display </w:t>
      </w:r>
      <w:r>
        <w:rPr>
          <w:sz w:val="22"/>
          <w:szCs w:val="22"/>
        </w:rPr>
        <w:t>the list of cards including the following details:</w:t>
      </w:r>
    </w:p>
    <w:p w14:paraId="3363498E" w14:textId="77777777" w:rsidR="00572173" w:rsidRPr="00B20AFC" w:rsidRDefault="00572173" w:rsidP="00872582">
      <w:pPr>
        <w:pStyle w:val="ListParagraph"/>
        <w:numPr>
          <w:ilvl w:val="1"/>
          <w:numId w:val="15"/>
        </w:numPr>
      </w:pPr>
      <w:r>
        <w:rPr>
          <w:sz w:val="22"/>
          <w:szCs w:val="22"/>
        </w:rPr>
        <w:t>Card Number</w:t>
      </w:r>
    </w:p>
    <w:p w14:paraId="03099DE3" w14:textId="77777777" w:rsidR="00572173" w:rsidRPr="00B20AFC" w:rsidRDefault="00572173" w:rsidP="00872582">
      <w:pPr>
        <w:pStyle w:val="ListParagraph"/>
        <w:numPr>
          <w:ilvl w:val="1"/>
          <w:numId w:val="15"/>
        </w:numPr>
      </w:pPr>
      <w:r>
        <w:rPr>
          <w:sz w:val="22"/>
          <w:szCs w:val="22"/>
        </w:rPr>
        <w:t>Embossed Name</w:t>
      </w:r>
    </w:p>
    <w:p w14:paraId="22FAC404" w14:textId="77777777" w:rsidR="00572173" w:rsidRPr="00B20AFC" w:rsidRDefault="00572173" w:rsidP="00872582">
      <w:pPr>
        <w:pStyle w:val="ListParagraph"/>
        <w:numPr>
          <w:ilvl w:val="1"/>
          <w:numId w:val="15"/>
        </w:numPr>
      </w:pPr>
      <w:r>
        <w:rPr>
          <w:sz w:val="22"/>
          <w:szCs w:val="22"/>
        </w:rPr>
        <w:t>Primary or Supplementary</w:t>
      </w:r>
    </w:p>
    <w:p w14:paraId="093E89ED" w14:textId="77777777" w:rsidR="00572173" w:rsidRPr="005E7E1E" w:rsidRDefault="00572173" w:rsidP="00872582">
      <w:pPr>
        <w:pStyle w:val="ListParagraph"/>
        <w:numPr>
          <w:ilvl w:val="1"/>
          <w:numId w:val="15"/>
        </w:numPr>
      </w:pPr>
      <w:r>
        <w:rPr>
          <w:sz w:val="22"/>
          <w:szCs w:val="22"/>
        </w:rPr>
        <w:t>Expiry Date</w:t>
      </w:r>
    </w:p>
    <w:p w14:paraId="4DE2567F" w14:textId="77777777" w:rsidR="005E7E1E" w:rsidRPr="00666234" w:rsidRDefault="005E7E1E" w:rsidP="005E7E1E">
      <w:pPr>
        <w:ind w:left="426"/>
        <w:rPr>
          <w:b/>
          <w:bCs/>
          <w:sz w:val="24"/>
          <w:szCs w:val="24"/>
        </w:rPr>
      </w:pPr>
      <w:r w:rsidRPr="00666234">
        <w:rPr>
          <w:b/>
          <w:bCs/>
          <w:sz w:val="24"/>
          <w:szCs w:val="24"/>
        </w:rPr>
        <w:t>APIs:</w:t>
      </w:r>
    </w:p>
    <w:p w14:paraId="7F1D32A1" w14:textId="27A5FA13" w:rsidR="005E7E1E" w:rsidRDefault="005E7E1E" w:rsidP="005E7E1E">
      <w:pPr>
        <w:pStyle w:val="ListParagraph"/>
        <w:numPr>
          <w:ilvl w:val="0"/>
          <w:numId w:val="13"/>
        </w:numPr>
        <w:rPr>
          <w:sz w:val="22"/>
          <w:szCs w:val="22"/>
        </w:rPr>
      </w:pPr>
      <w:r>
        <w:rPr>
          <w:sz w:val="22"/>
          <w:szCs w:val="22"/>
        </w:rPr>
        <w:t xml:space="preserve">The app will invoke </w:t>
      </w:r>
      <w:r w:rsidR="00BA5D96">
        <w:rPr>
          <w:sz w:val="22"/>
          <w:szCs w:val="22"/>
        </w:rPr>
        <w:t>Card Lists API.</w:t>
      </w:r>
    </w:p>
    <w:p w14:paraId="5F1D7EA2" w14:textId="77777777" w:rsidR="000C41CD" w:rsidRDefault="0018227E" w:rsidP="00816B83">
      <w:pPr>
        <w:pStyle w:val="Heading3"/>
        <w:numPr>
          <w:ilvl w:val="2"/>
          <w:numId w:val="4"/>
        </w:numPr>
        <w:rPr>
          <w:sz w:val="24"/>
          <w:szCs w:val="24"/>
        </w:rPr>
      </w:pPr>
      <w:bookmarkStart w:id="121" w:name="_Toc117274645"/>
      <w:r>
        <w:rPr>
          <w:sz w:val="24"/>
          <w:szCs w:val="24"/>
        </w:rPr>
        <w:t xml:space="preserve">Card </w:t>
      </w:r>
      <w:r w:rsidR="000C41CD">
        <w:rPr>
          <w:sz w:val="24"/>
          <w:szCs w:val="24"/>
        </w:rPr>
        <w:t>Details</w:t>
      </w:r>
      <w:bookmarkEnd w:id="121"/>
    </w:p>
    <w:p w14:paraId="3E0BE22D" w14:textId="28780A4B" w:rsidR="00FE588E" w:rsidRPr="00FE588E" w:rsidRDefault="00FE588E" w:rsidP="00FE588E">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Debit Cards</w:t>
      </w:r>
    </w:p>
    <w:p w14:paraId="19FF504B" w14:textId="6EDA0C04" w:rsidR="00C50D68" w:rsidRPr="00C50D68" w:rsidRDefault="00C50D68" w:rsidP="00C50D68">
      <w:pPr>
        <w:pStyle w:val="ListParagraph"/>
        <w:numPr>
          <w:ilvl w:val="0"/>
          <w:numId w:val="15"/>
        </w:numPr>
        <w:rPr>
          <w:sz w:val="22"/>
          <w:szCs w:val="22"/>
        </w:rPr>
      </w:pPr>
      <w:r w:rsidRPr="00B20AFC">
        <w:rPr>
          <w:sz w:val="22"/>
          <w:szCs w:val="22"/>
        </w:rPr>
        <w:t>This section is to display</w:t>
      </w:r>
      <w:r>
        <w:rPr>
          <w:sz w:val="22"/>
          <w:szCs w:val="22"/>
        </w:rPr>
        <w:t xml:space="preserve"> including the following details</w:t>
      </w:r>
      <w:r w:rsidR="00FE588E">
        <w:rPr>
          <w:sz w:val="22"/>
          <w:szCs w:val="22"/>
        </w:rPr>
        <w:t xml:space="preserve"> of a selected card</w:t>
      </w:r>
      <w:r>
        <w:rPr>
          <w:sz w:val="22"/>
          <w:szCs w:val="22"/>
        </w:rPr>
        <w:t>:</w:t>
      </w:r>
    </w:p>
    <w:p w14:paraId="72B80F2E" w14:textId="1D4C896E" w:rsidR="00C50D68" w:rsidRPr="00C50D68" w:rsidRDefault="00C50D68" w:rsidP="00C50D68">
      <w:pPr>
        <w:pStyle w:val="ListParagraph"/>
        <w:numPr>
          <w:ilvl w:val="1"/>
          <w:numId w:val="15"/>
        </w:numPr>
        <w:rPr>
          <w:sz w:val="22"/>
          <w:szCs w:val="22"/>
        </w:rPr>
      </w:pPr>
      <w:r>
        <w:rPr>
          <w:sz w:val="22"/>
          <w:szCs w:val="22"/>
        </w:rPr>
        <w:t>Linked Account Number</w:t>
      </w:r>
    </w:p>
    <w:p w14:paraId="1A2B51EC" w14:textId="7B385CCA" w:rsidR="00C50D68" w:rsidRPr="00C50D68" w:rsidRDefault="00C50D68" w:rsidP="00C50D68">
      <w:pPr>
        <w:pStyle w:val="ListParagraph"/>
        <w:numPr>
          <w:ilvl w:val="1"/>
          <w:numId w:val="15"/>
        </w:numPr>
        <w:rPr>
          <w:sz w:val="22"/>
          <w:szCs w:val="22"/>
        </w:rPr>
      </w:pPr>
      <w:r>
        <w:rPr>
          <w:sz w:val="22"/>
          <w:szCs w:val="22"/>
        </w:rPr>
        <w:t>Card Currency</w:t>
      </w:r>
    </w:p>
    <w:p w14:paraId="0AF2881B" w14:textId="7A5AF89C" w:rsidR="00C50D68" w:rsidRDefault="00C50D68" w:rsidP="00C50D68">
      <w:pPr>
        <w:pStyle w:val="ListParagraph"/>
        <w:numPr>
          <w:ilvl w:val="1"/>
          <w:numId w:val="15"/>
        </w:numPr>
        <w:rPr>
          <w:sz w:val="22"/>
          <w:szCs w:val="22"/>
        </w:rPr>
      </w:pPr>
      <w:r>
        <w:rPr>
          <w:sz w:val="22"/>
          <w:szCs w:val="22"/>
        </w:rPr>
        <w:t>Card Status</w:t>
      </w:r>
    </w:p>
    <w:p w14:paraId="56E76F44" w14:textId="58FE844F" w:rsidR="00FE588E" w:rsidRDefault="00FE588E" w:rsidP="00C50D68">
      <w:pPr>
        <w:pStyle w:val="ListParagraph"/>
        <w:numPr>
          <w:ilvl w:val="1"/>
          <w:numId w:val="15"/>
        </w:numPr>
        <w:rPr>
          <w:sz w:val="22"/>
          <w:szCs w:val="22"/>
        </w:rPr>
      </w:pPr>
      <w:r>
        <w:rPr>
          <w:sz w:val="22"/>
          <w:szCs w:val="22"/>
        </w:rPr>
        <w:t>Card Product Type</w:t>
      </w:r>
    </w:p>
    <w:p w14:paraId="05D3200F" w14:textId="77777777" w:rsidR="00BA5D96" w:rsidRPr="00666234" w:rsidRDefault="00BA5D96" w:rsidP="00BA5D96">
      <w:pPr>
        <w:ind w:left="426"/>
        <w:rPr>
          <w:b/>
          <w:bCs/>
          <w:sz w:val="24"/>
          <w:szCs w:val="24"/>
        </w:rPr>
      </w:pPr>
      <w:r w:rsidRPr="00666234">
        <w:rPr>
          <w:b/>
          <w:bCs/>
          <w:sz w:val="24"/>
          <w:szCs w:val="24"/>
        </w:rPr>
        <w:t>APIs:</w:t>
      </w:r>
    </w:p>
    <w:p w14:paraId="0F819C12" w14:textId="77777777" w:rsidR="00BA5D96" w:rsidRDefault="00BA5D96" w:rsidP="00BA5D96">
      <w:pPr>
        <w:pStyle w:val="ListParagraph"/>
        <w:numPr>
          <w:ilvl w:val="0"/>
          <w:numId w:val="13"/>
        </w:numPr>
        <w:rPr>
          <w:sz w:val="22"/>
          <w:szCs w:val="22"/>
        </w:rPr>
      </w:pPr>
      <w:r>
        <w:rPr>
          <w:sz w:val="22"/>
          <w:szCs w:val="22"/>
        </w:rPr>
        <w:t>The app will invoke Card Lists API.</w:t>
      </w:r>
    </w:p>
    <w:p w14:paraId="5D809011" w14:textId="2F5FA456" w:rsidR="0018227E" w:rsidRDefault="00194EB6" w:rsidP="00816B83">
      <w:pPr>
        <w:pStyle w:val="Heading3"/>
        <w:numPr>
          <w:ilvl w:val="2"/>
          <w:numId w:val="4"/>
        </w:numPr>
        <w:rPr>
          <w:sz w:val="24"/>
          <w:szCs w:val="24"/>
        </w:rPr>
      </w:pPr>
      <w:bookmarkStart w:id="122" w:name="_Toc117274646"/>
      <w:r>
        <w:rPr>
          <w:sz w:val="24"/>
          <w:szCs w:val="24"/>
        </w:rPr>
        <w:t xml:space="preserve">Card </w:t>
      </w:r>
      <w:r w:rsidR="0018227E">
        <w:rPr>
          <w:sz w:val="24"/>
          <w:szCs w:val="24"/>
        </w:rPr>
        <w:t>Activiation</w:t>
      </w:r>
      <w:bookmarkEnd w:id="122"/>
    </w:p>
    <w:p w14:paraId="3F3E039E" w14:textId="3C8E0525" w:rsidR="00572173" w:rsidRPr="00572173" w:rsidRDefault="00572173" w:rsidP="00572173">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Debit </w:t>
      </w:r>
      <w:r w:rsidR="00194EB6">
        <w:rPr>
          <w:sz w:val="22"/>
          <w:szCs w:val="22"/>
        </w:rPr>
        <w:t>Cards</w:t>
      </w:r>
      <w:r>
        <w:rPr>
          <w:sz w:val="22"/>
          <w:szCs w:val="22"/>
        </w:rPr>
        <w:t xml:space="preserve"> -&gt; Card Act</w:t>
      </w:r>
      <w:r w:rsidR="00194EB6">
        <w:rPr>
          <w:sz w:val="22"/>
          <w:szCs w:val="22"/>
        </w:rPr>
        <w:t xml:space="preserve">ivation </w:t>
      </w:r>
    </w:p>
    <w:p w14:paraId="4293E3D1" w14:textId="630EC870" w:rsidR="000C41CD" w:rsidRPr="000C41CD" w:rsidRDefault="000C41CD" w:rsidP="00872582">
      <w:pPr>
        <w:pStyle w:val="ListParagraph"/>
        <w:numPr>
          <w:ilvl w:val="0"/>
          <w:numId w:val="15"/>
        </w:numPr>
        <w:rPr>
          <w:sz w:val="24"/>
          <w:szCs w:val="24"/>
        </w:rPr>
      </w:pPr>
      <w:r w:rsidRPr="00B20AFC">
        <w:rPr>
          <w:sz w:val="22"/>
          <w:szCs w:val="22"/>
        </w:rPr>
        <w:t xml:space="preserve">This section is to </w:t>
      </w:r>
      <w:r>
        <w:rPr>
          <w:sz w:val="22"/>
          <w:szCs w:val="22"/>
        </w:rPr>
        <w:t>activate a newly issue card</w:t>
      </w:r>
      <w:r w:rsidR="007057A1">
        <w:rPr>
          <w:sz w:val="22"/>
          <w:szCs w:val="22"/>
        </w:rPr>
        <w:t>.</w:t>
      </w:r>
    </w:p>
    <w:p w14:paraId="0F67FD67" w14:textId="6B667F76" w:rsidR="00BA67E9" w:rsidRPr="00572173" w:rsidRDefault="000C41CD" w:rsidP="00872582">
      <w:pPr>
        <w:pStyle w:val="ListParagraph"/>
        <w:numPr>
          <w:ilvl w:val="0"/>
          <w:numId w:val="15"/>
        </w:numPr>
        <w:rPr>
          <w:sz w:val="22"/>
          <w:szCs w:val="22"/>
        </w:rPr>
      </w:pPr>
      <w:r w:rsidRPr="00572173">
        <w:rPr>
          <w:sz w:val="22"/>
          <w:szCs w:val="22"/>
        </w:rPr>
        <w:t>On click the Activate Card Icon below the card images, app will redirect to this screen.</w:t>
      </w:r>
    </w:p>
    <w:p w14:paraId="2E0DB3C7" w14:textId="77777777" w:rsidR="001C7D38" w:rsidRPr="001C7D38" w:rsidRDefault="001C7D38" w:rsidP="001C7D38">
      <w:pPr>
        <w:ind w:left="360"/>
        <w:rPr>
          <w:b/>
          <w:bCs/>
          <w:sz w:val="24"/>
          <w:szCs w:val="24"/>
        </w:rPr>
      </w:pPr>
      <w:r w:rsidRPr="001C7D38">
        <w:rPr>
          <w:b/>
          <w:bCs/>
          <w:sz w:val="24"/>
          <w:szCs w:val="24"/>
        </w:rPr>
        <w:t>Screen 1:</w:t>
      </w:r>
    </w:p>
    <w:p w14:paraId="4354CF52" w14:textId="6C4E1B6F" w:rsidR="000C41CD" w:rsidRDefault="000C41CD" w:rsidP="00872582">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0C41CD" w14:paraId="05CB35B7"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839D070" w14:textId="77777777" w:rsidR="000C41CD" w:rsidRDefault="000C41CD" w:rsidP="007B7289">
            <w:proofErr w:type="gramStart"/>
            <w:r>
              <w:rPr>
                <w:rFonts w:ascii="Calibri" w:hAnsi="Calibri" w:cs="Calibri"/>
                <w:b w:val="0"/>
                <w:bCs w:val="0"/>
                <w:color w:val="FFFFFF"/>
              </w:rPr>
              <w:t>#.No</w:t>
            </w:r>
            <w:proofErr w:type="gramEnd"/>
          </w:p>
        </w:tc>
        <w:tc>
          <w:tcPr>
            <w:tcW w:w="1461" w:type="dxa"/>
          </w:tcPr>
          <w:p w14:paraId="5CFE5717" w14:textId="77777777" w:rsidR="000C41CD" w:rsidRDefault="000C41C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245FF7AE" w14:textId="77777777" w:rsidR="000C41CD" w:rsidRDefault="000C41C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10AD9E63" w14:textId="77777777" w:rsidR="000C41CD" w:rsidRDefault="000C41C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6FA1FD13" w14:textId="77777777" w:rsidR="000C41CD" w:rsidRDefault="000C41CD"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3476BC30" w14:textId="77777777" w:rsidR="000C41CD" w:rsidRDefault="000C41C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4A1E41B2" w14:textId="77777777" w:rsidR="000C41CD" w:rsidRDefault="000C41C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0C41CD" w14:paraId="0FC8116E"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FD85E1B" w14:textId="77777777" w:rsidR="000C41CD" w:rsidRPr="001A09D4" w:rsidRDefault="000C41CD" w:rsidP="00DA173B">
            <w:pPr>
              <w:pStyle w:val="ListParagraph"/>
              <w:numPr>
                <w:ilvl w:val="0"/>
                <w:numId w:val="39"/>
              </w:numPr>
              <w:spacing w:before="60"/>
              <w:contextualSpacing w:val="0"/>
              <w:jc w:val="both"/>
            </w:pPr>
          </w:p>
        </w:tc>
        <w:tc>
          <w:tcPr>
            <w:tcW w:w="1461" w:type="dxa"/>
          </w:tcPr>
          <w:p w14:paraId="0A9F2D98" w14:textId="0E4B34A7" w:rsidR="000C41CD" w:rsidRDefault="000C41CD" w:rsidP="007B728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17A4D665" w14:textId="3BE29BD9" w:rsidR="000C41CD" w:rsidRDefault="000C41CD"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29C1A0AF" w14:textId="7126C2D9" w:rsidR="000C41CD" w:rsidRDefault="000C41CD"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043E11B3" w14:textId="77777777" w:rsidR="000C41CD" w:rsidRDefault="000C41CD"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5C39B560" w14:textId="5CC0F292" w:rsidR="000C41CD" w:rsidRDefault="000C41CD"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2CF00A4E" w14:textId="670CFC07" w:rsidR="000C41CD" w:rsidRDefault="000C41CD" w:rsidP="007B728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4B61E6" w14:paraId="45A11B5D"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6D6ECAAA" w14:textId="77777777" w:rsidR="004B61E6" w:rsidRPr="001A09D4" w:rsidRDefault="004B61E6" w:rsidP="00DA173B">
            <w:pPr>
              <w:pStyle w:val="ListParagraph"/>
              <w:numPr>
                <w:ilvl w:val="0"/>
                <w:numId w:val="39"/>
              </w:numPr>
              <w:spacing w:before="60"/>
              <w:contextualSpacing w:val="0"/>
              <w:jc w:val="both"/>
            </w:pPr>
          </w:p>
        </w:tc>
        <w:tc>
          <w:tcPr>
            <w:tcW w:w="1461" w:type="dxa"/>
          </w:tcPr>
          <w:p w14:paraId="4E61D6B7" w14:textId="489FB896" w:rsidR="004B61E6" w:rsidRDefault="004B61E6" w:rsidP="004B61E6">
            <w:pPr>
              <w:cnfStyle w:val="000000000000" w:firstRow="0" w:lastRow="0" w:firstColumn="0" w:lastColumn="0" w:oddVBand="0" w:evenVBand="0" w:oddHBand="0" w:evenHBand="0" w:firstRowFirstColumn="0" w:firstRowLastColumn="0" w:lastRowFirstColumn="0" w:lastRowLastColumn="0"/>
            </w:pPr>
            <w:r>
              <w:t>Expiry Date</w:t>
            </w:r>
          </w:p>
        </w:tc>
        <w:tc>
          <w:tcPr>
            <w:tcW w:w="1231" w:type="dxa"/>
          </w:tcPr>
          <w:p w14:paraId="1A77072B" w14:textId="40EE16DF" w:rsidR="004B61E6" w:rsidRDefault="004B61E6" w:rsidP="004B61E6">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635ACA8B"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p>
        </w:tc>
        <w:tc>
          <w:tcPr>
            <w:tcW w:w="937" w:type="dxa"/>
          </w:tcPr>
          <w:p w14:paraId="2D19331A"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p>
        </w:tc>
        <w:tc>
          <w:tcPr>
            <w:tcW w:w="1233" w:type="dxa"/>
          </w:tcPr>
          <w:p w14:paraId="3ACA48E8"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p>
        </w:tc>
        <w:tc>
          <w:tcPr>
            <w:tcW w:w="2732" w:type="dxa"/>
          </w:tcPr>
          <w:p w14:paraId="7D5BCBA9" w14:textId="4D3D0ED9" w:rsidR="004B61E6" w:rsidRDefault="004B61E6" w:rsidP="004B61E6">
            <w:pPr>
              <w:cnfStyle w:val="000000000000" w:firstRow="0" w:lastRow="0" w:firstColumn="0" w:lastColumn="0" w:oddVBand="0" w:evenVBand="0" w:oddHBand="0" w:evenHBand="0" w:firstRowFirstColumn="0" w:firstRowLastColumn="0" w:lastRowFirstColumn="0" w:lastRowLastColumn="0"/>
            </w:pPr>
            <w:r>
              <w:t>App will display the card expiry date</w:t>
            </w:r>
          </w:p>
        </w:tc>
      </w:tr>
      <w:tr w:rsidR="004B61E6" w14:paraId="1BEB6F0D"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9515A31" w14:textId="77777777" w:rsidR="004B61E6" w:rsidRPr="001A09D4" w:rsidRDefault="004B61E6" w:rsidP="00DA173B">
            <w:pPr>
              <w:pStyle w:val="ListParagraph"/>
              <w:numPr>
                <w:ilvl w:val="0"/>
                <w:numId w:val="39"/>
              </w:numPr>
              <w:spacing w:before="60"/>
              <w:contextualSpacing w:val="0"/>
              <w:jc w:val="both"/>
            </w:pPr>
          </w:p>
        </w:tc>
        <w:tc>
          <w:tcPr>
            <w:tcW w:w="1461" w:type="dxa"/>
          </w:tcPr>
          <w:p w14:paraId="10FDCA3E" w14:textId="3E08E57B" w:rsidR="004B61E6" w:rsidRDefault="004B61E6" w:rsidP="004B61E6">
            <w:pPr>
              <w:cnfStyle w:val="000000100000" w:firstRow="0" w:lastRow="0" w:firstColumn="0" w:lastColumn="0" w:oddVBand="0" w:evenVBand="0" w:oddHBand="1" w:evenHBand="0" w:firstRowFirstColumn="0" w:firstRowLastColumn="0" w:lastRowFirstColumn="0" w:lastRowLastColumn="0"/>
            </w:pPr>
            <w:r>
              <w:t>PIN</w:t>
            </w:r>
          </w:p>
        </w:tc>
        <w:tc>
          <w:tcPr>
            <w:tcW w:w="1231" w:type="dxa"/>
          </w:tcPr>
          <w:p w14:paraId="73446817" w14:textId="5CEA1201" w:rsidR="004B61E6" w:rsidRDefault="004B61E6" w:rsidP="004B61E6">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225A23B5" w14:textId="66A6C00D" w:rsidR="004B61E6" w:rsidRDefault="004B61E6" w:rsidP="004B61E6">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77189936" w14:textId="262292DC" w:rsidR="004B61E6" w:rsidRDefault="004B61E6" w:rsidP="004B61E6">
            <w:pPr>
              <w:cnfStyle w:val="000000100000" w:firstRow="0" w:lastRow="0" w:firstColumn="0" w:lastColumn="0" w:oddVBand="0" w:evenVBand="0" w:oddHBand="1" w:evenHBand="0" w:firstRowFirstColumn="0" w:firstRowLastColumn="0" w:lastRowFirstColumn="0" w:lastRowLastColumn="0"/>
            </w:pPr>
            <w:r>
              <w:t>4</w:t>
            </w:r>
          </w:p>
        </w:tc>
        <w:tc>
          <w:tcPr>
            <w:tcW w:w="1233" w:type="dxa"/>
          </w:tcPr>
          <w:p w14:paraId="05BAB13F" w14:textId="1AC18EED" w:rsidR="004B61E6" w:rsidRDefault="004B61E6" w:rsidP="004B61E6">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662E5E7B" w14:textId="1A188069" w:rsidR="004B61E6" w:rsidRDefault="004B61E6" w:rsidP="004B61E6">
            <w:pPr>
              <w:cnfStyle w:val="000000100000" w:firstRow="0" w:lastRow="0" w:firstColumn="0" w:lastColumn="0" w:oddVBand="0" w:evenVBand="0" w:oddHBand="1" w:evenHBand="0" w:firstRowFirstColumn="0" w:firstRowLastColumn="0" w:lastRowFirstColumn="0" w:lastRowLastColumn="0"/>
            </w:pPr>
          </w:p>
        </w:tc>
      </w:tr>
      <w:tr w:rsidR="004B61E6" w14:paraId="693FCC78"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23A40AD" w14:textId="77777777" w:rsidR="004B61E6" w:rsidRPr="001A09D4" w:rsidRDefault="004B61E6" w:rsidP="00DA173B">
            <w:pPr>
              <w:pStyle w:val="ListParagraph"/>
              <w:numPr>
                <w:ilvl w:val="0"/>
                <w:numId w:val="39"/>
              </w:numPr>
              <w:spacing w:before="60"/>
              <w:contextualSpacing w:val="0"/>
              <w:jc w:val="both"/>
            </w:pPr>
          </w:p>
        </w:tc>
        <w:tc>
          <w:tcPr>
            <w:tcW w:w="1461" w:type="dxa"/>
          </w:tcPr>
          <w:p w14:paraId="1FD014C7"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0CB9C74D"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4E1F8081"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p>
        </w:tc>
        <w:tc>
          <w:tcPr>
            <w:tcW w:w="937" w:type="dxa"/>
          </w:tcPr>
          <w:p w14:paraId="2991C329"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p>
        </w:tc>
        <w:tc>
          <w:tcPr>
            <w:tcW w:w="1233" w:type="dxa"/>
          </w:tcPr>
          <w:p w14:paraId="57F8BDC1"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p>
        </w:tc>
        <w:tc>
          <w:tcPr>
            <w:tcW w:w="2732" w:type="dxa"/>
          </w:tcPr>
          <w:p w14:paraId="7C94885A" w14:textId="77777777" w:rsidR="004B61E6" w:rsidRDefault="004B61E6" w:rsidP="004B61E6">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4B61E6" w14:paraId="0342CE14"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F940776" w14:textId="77777777" w:rsidR="004B61E6" w:rsidRPr="001A09D4" w:rsidRDefault="004B61E6" w:rsidP="00DA173B">
            <w:pPr>
              <w:pStyle w:val="ListParagraph"/>
              <w:numPr>
                <w:ilvl w:val="0"/>
                <w:numId w:val="39"/>
              </w:numPr>
              <w:spacing w:before="60"/>
              <w:contextualSpacing w:val="0"/>
              <w:jc w:val="both"/>
            </w:pPr>
          </w:p>
        </w:tc>
        <w:tc>
          <w:tcPr>
            <w:tcW w:w="1461" w:type="dxa"/>
          </w:tcPr>
          <w:p w14:paraId="7CEF1AF9" w14:textId="77777777" w:rsidR="004B61E6" w:rsidRDefault="004B61E6" w:rsidP="004B61E6">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7BEAABE1" w14:textId="77777777" w:rsidR="004B61E6" w:rsidRDefault="004B61E6" w:rsidP="004B61E6">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74D0C674" w14:textId="77777777" w:rsidR="004B61E6" w:rsidRDefault="004B61E6" w:rsidP="004B61E6">
            <w:pPr>
              <w:cnfStyle w:val="000000100000" w:firstRow="0" w:lastRow="0" w:firstColumn="0" w:lastColumn="0" w:oddVBand="0" w:evenVBand="0" w:oddHBand="1" w:evenHBand="0" w:firstRowFirstColumn="0" w:firstRowLastColumn="0" w:lastRowFirstColumn="0" w:lastRowLastColumn="0"/>
            </w:pPr>
          </w:p>
        </w:tc>
        <w:tc>
          <w:tcPr>
            <w:tcW w:w="937" w:type="dxa"/>
          </w:tcPr>
          <w:p w14:paraId="085A49C1" w14:textId="77777777" w:rsidR="004B61E6" w:rsidRDefault="004B61E6" w:rsidP="004B61E6">
            <w:pPr>
              <w:cnfStyle w:val="000000100000" w:firstRow="0" w:lastRow="0" w:firstColumn="0" w:lastColumn="0" w:oddVBand="0" w:evenVBand="0" w:oddHBand="1" w:evenHBand="0" w:firstRowFirstColumn="0" w:firstRowLastColumn="0" w:lastRowFirstColumn="0" w:lastRowLastColumn="0"/>
            </w:pPr>
          </w:p>
        </w:tc>
        <w:tc>
          <w:tcPr>
            <w:tcW w:w="1233" w:type="dxa"/>
          </w:tcPr>
          <w:p w14:paraId="0ACC1D1A" w14:textId="77777777" w:rsidR="004B61E6" w:rsidRDefault="004B61E6" w:rsidP="004B61E6">
            <w:pPr>
              <w:cnfStyle w:val="000000100000" w:firstRow="0" w:lastRow="0" w:firstColumn="0" w:lastColumn="0" w:oddVBand="0" w:evenVBand="0" w:oddHBand="1" w:evenHBand="0" w:firstRowFirstColumn="0" w:firstRowLastColumn="0" w:lastRowFirstColumn="0" w:lastRowLastColumn="0"/>
            </w:pPr>
          </w:p>
        </w:tc>
        <w:tc>
          <w:tcPr>
            <w:tcW w:w="2732" w:type="dxa"/>
          </w:tcPr>
          <w:p w14:paraId="53851376" w14:textId="77777777" w:rsidR="004B61E6" w:rsidRDefault="004B61E6" w:rsidP="004B61E6">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3348655E" w14:textId="77777777" w:rsidR="004B61E6" w:rsidRPr="00B63917" w:rsidRDefault="004B61E6"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7B659645" w14:textId="77777777" w:rsidR="004B61E6" w:rsidRPr="00B63917" w:rsidRDefault="004B61E6"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62170DBA" w14:textId="37060B8B" w:rsidR="001C7D38" w:rsidRPr="00B63917" w:rsidRDefault="001C7D38" w:rsidP="001C7D38">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29767A34" w14:textId="70B471B1" w:rsidR="001C7D38" w:rsidRPr="00816B83" w:rsidRDefault="001C7D38" w:rsidP="00872582">
      <w:pPr>
        <w:pStyle w:val="ListParagraph"/>
        <w:numPr>
          <w:ilvl w:val="0"/>
          <w:numId w:val="13"/>
        </w:numPr>
        <w:rPr>
          <w:sz w:val="22"/>
          <w:szCs w:val="22"/>
        </w:rPr>
      </w:pPr>
      <w:r w:rsidRPr="00816B83">
        <w:rPr>
          <w:sz w:val="22"/>
          <w:szCs w:val="22"/>
        </w:rPr>
        <w:t xml:space="preserve">This section is for the customer to authenticate </w:t>
      </w:r>
      <w:r w:rsidR="008F1A91">
        <w:rPr>
          <w:sz w:val="22"/>
          <w:szCs w:val="22"/>
        </w:rPr>
        <w:t>card activation</w:t>
      </w:r>
      <w:r w:rsidRPr="00816B83">
        <w:rPr>
          <w:sz w:val="22"/>
          <w:szCs w:val="22"/>
        </w:rPr>
        <w:t xml:space="preserve">. </w:t>
      </w:r>
    </w:p>
    <w:p w14:paraId="413AEA5E" w14:textId="77777777" w:rsidR="001C7D38" w:rsidRPr="00816B83" w:rsidRDefault="001C7D38"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0C3DEAF3" w14:textId="531EE3E6" w:rsidR="001C7D38" w:rsidRPr="00B63917" w:rsidRDefault="001C7D38" w:rsidP="001C7D38">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3E6B14BD" w14:textId="113F42C1" w:rsidR="001C7D38" w:rsidRDefault="001C7D38" w:rsidP="00872582">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8F1A91">
        <w:rPr>
          <w:sz w:val="22"/>
          <w:szCs w:val="22"/>
        </w:rPr>
        <w:t>card activation and PIN set</w:t>
      </w:r>
      <w:r>
        <w:rPr>
          <w:sz w:val="22"/>
          <w:szCs w:val="22"/>
        </w:rPr>
        <w:t xml:space="preserve"> success or failure will be displayed along with the following details:</w:t>
      </w:r>
    </w:p>
    <w:p w14:paraId="2D0773CC" w14:textId="77777777" w:rsidR="001C7D38" w:rsidRDefault="001C7D38" w:rsidP="00872582">
      <w:pPr>
        <w:pStyle w:val="ListParagraph"/>
        <w:numPr>
          <w:ilvl w:val="1"/>
          <w:numId w:val="13"/>
        </w:numPr>
        <w:rPr>
          <w:sz w:val="22"/>
          <w:szCs w:val="22"/>
        </w:rPr>
      </w:pPr>
      <w:r>
        <w:rPr>
          <w:sz w:val="22"/>
          <w:szCs w:val="22"/>
        </w:rPr>
        <w:t>Status – Success / Failure</w:t>
      </w:r>
    </w:p>
    <w:p w14:paraId="11F22A7C" w14:textId="77777777" w:rsidR="001C7D38" w:rsidRDefault="001C7D38" w:rsidP="00872582">
      <w:pPr>
        <w:pStyle w:val="ListParagraph"/>
        <w:numPr>
          <w:ilvl w:val="1"/>
          <w:numId w:val="13"/>
        </w:numPr>
        <w:rPr>
          <w:sz w:val="22"/>
          <w:szCs w:val="22"/>
        </w:rPr>
      </w:pPr>
      <w:r>
        <w:rPr>
          <w:sz w:val="22"/>
          <w:szCs w:val="22"/>
        </w:rPr>
        <w:t>Status Description</w:t>
      </w:r>
    </w:p>
    <w:p w14:paraId="12549491" w14:textId="762EC1E1" w:rsidR="001C7D38" w:rsidRDefault="001C7D38" w:rsidP="00872582">
      <w:pPr>
        <w:pStyle w:val="ListParagraph"/>
        <w:numPr>
          <w:ilvl w:val="2"/>
          <w:numId w:val="13"/>
        </w:numPr>
        <w:rPr>
          <w:sz w:val="22"/>
          <w:szCs w:val="22"/>
        </w:rPr>
      </w:pPr>
      <w:r w:rsidRPr="005F5D5F">
        <w:rPr>
          <w:sz w:val="22"/>
          <w:szCs w:val="22"/>
        </w:rPr>
        <w:t xml:space="preserve">If </w:t>
      </w:r>
      <w:r w:rsidR="00194EB6">
        <w:rPr>
          <w:sz w:val="22"/>
          <w:szCs w:val="22"/>
        </w:rPr>
        <w:t xml:space="preserve">card </w:t>
      </w:r>
      <w:r w:rsidR="00BE4497">
        <w:rPr>
          <w:sz w:val="22"/>
          <w:szCs w:val="22"/>
        </w:rPr>
        <w:t xml:space="preserve">activated &amp; PIN set </w:t>
      </w:r>
      <w:r w:rsidRPr="005F5D5F">
        <w:rPr>
          <w:sz w:val="22"/>
          <w:szCs w:val="22"/>
        </w:rPr>
        <w:t>“</w:t>
      </w:r>
      <w:r w:rsidR="00BE4497">
        <w:rPr>
          <w:sz w:val="22"/>
          <w:szCs w:val="22"/>
        </w:rPr>
        <w:t>C</w:t>
      </w:r>
      <w:r w:rsidR="00194EB6">
        <w:rPr>
          <w:sz w:val="22"/>
          <w:szCs w:val="22"/>
        </w:rPr>
        <w:t xml:space="preserve">ard </w:t>
      </w:r>
      <w:r w:rsidR="00BE4497">
        <w:rPr>
          <w:sz w:val="22"/>
          <w:szCs w:val="22"/>
        </w:rPr>
        <w:t>activated</w:t>
      </w:r>
      <w:r w:rsidR="00194EB6">
        <w:rPr>
          <w:sz w:val="22"/>
          <w:szCs w:val="22"/>
        </w:rPr>
        <w:t xml:space="preserve"> </w:t>
      </w:r>
      <w:r w:rsidRPr="005F5D5F">
        <w:rPr>
          <w:sz w:val="22"/>
          <w:szCs w:val="22"/>
        </w:rPr>
        <w:t>successfully”</w:t>
      </w:r>
    </w:p>
    <w:p w14:paraId="55F42454" w14:textId="62279BDC" w:rsidR="008F1A91" w:rsidRDefault="001C7D38" w:rsidP="00872582">
      <w:pPr>
        <w:pStyle w:val="ListParagraph"/>
        <w:numPr>
          <w:ilvl w:val="2"/>
          <w:numId w:val="13"/>
        </w:numPr>
        <w:rPr>
          <w:sz w:val="22"/>
          <w:szCs w:val="22"/>
        </w:rPr>
      </w:pPr>
      <w:r w:rsidRPr="005F5D5F">
        <w:rPr>
          <w:sz w:val="22"/>
          <w:szCs w:val="22"/>
        </w:rPr>
        <w:t xml:space="preserve">If </w:t>
      </w:r>
      <w:r w:rsidR="00BE4497">
        <w:rPr>
          <w:sz w:val="22"/>
          <w:szCs w:val="22"/>
        </w:rPr>
        <w:t>card</w:t>
      </w:r>
      <w:r>
        <w:rPr>
          <w:sz w:val="22"/>
          <w:szCs w:val="22"/>
        </w:rPr>
        <w:t xml:space="preserve"> </w:t>
      </w:r>
      <w:r w:rsidR="00BE4497">
        <w:rPr>
          <w:sz w:val="22"/>
          <w:szCs w:val="22"/>
        </w:rPr>
        <w:t>activation</w:t>
      </w:r>
      <w:r w:rsidRPr="005F5D5F">
        <w:rPr>
          <w:sz w:val="22"/>
          <w:szCs w:val="22"/>
        </w:rPr>
        <w:t xml:space="preserve"> failed “Error message based on scenarios configured” </w:t>
      </w:r>
    </w:p>
    <w:p w14:paraId="692209BE" w14:textId="3A226941" w:rsidR="00BE4497" w:rsidRPr="00BE4497" w:rsidRDefault="00BE4497" w:rsidP="00872582">
      <w:pPr>
        <w:pStyle w:val="ListParagraph"/>
        <w:numPr>
          <w:ilvl w:val="2"/>
          <w:numId w:val="13"/>
        </w:numPr>
        <w:rPr>
          <w:sz w:val="22"/>
          <w:szCs w:val="22"/>
        </w:rPr>
      </w:pPr>
      <w:r w:rsidRPr="00BE4497">
        <w:rPr>
          <w:sz w:val="22"/>
          <w:szCs w:val="22"/>
        </w:rPr>
        <w:t xml:space="preserve">If card </w:t>
      </w:r>
      <w:r>
        <w:rPr>
          <w:sz w:val="22"/>
          <w:szCs w:val="22"/>
        </w:rPr>
        <w:t xml:space="preserve">PIN set </w:t>
      </w:r>
      <w:r w:rsidRPr="00BE4497">
        <w:rPr>
          <w:sz w:val="22"/>
          <w:szCs w:val="22"/>
        </w:rPr>
        <w:t xml:space="preserve">failed “Error message based on scenarios configured” </w:t>
      </w:r>
    </w:p>
    <w:p w14:paraId="74F4371B" w14:textId="12229DC2" w:rsidR="0018227E" w:rsidRDefault="001C7D38" w:rsidP="00872582">
      <w:pPr>
        <w:pStyle w:val="ListParagraph"/>
        <w:numPr>
          <w:ilvl w:val="1"/>
          <w:numId w:val="13"/>
        </w:numPr>
        <w:rPr>
          <w:sz w:val="22"/>
          <w:szCs w:val="22"/>
        </w:rPr>
      </w:pPr>
      <w:r w:rsidRPr="008F1A91">
        <w:rPr>
          <w:sz w:val="22"/>
          <w:szCs w:val="22"/>
        </w:rPr>
        <w:t>Transaction Reference Number</w:t>
      </w:r>
    </w:p>
    <w:p w14:paraId="483C4C3E" w14:textId="404444D2" w:rsidR="00666234" w:rsidRPr="00666234" w:rsidRDefault="00666234" w:rsidP="00666234">
      <w:pPr>
        <w:ind w:left="426"/>
        <w:rPr>
          <w:b/>
          <w:bCs/>
          <w:sz w:val="24"/>
          <w:szCs w:val="24"/>
        </w:rPr>
      </w:pPr>
      <w:r w:rsidRPr="00666234">
        <w:rPr>
          <w:b/>
          <w:bCs/>
          <w:sz w:val="24"/>
          <w:szCs w:val="24"/>
        </w:rPr>
        <w:t>APIs:</w:t>
      </w:r>
    </w:p>
    <w:p w14:paraId="414583C7" w14:textId="17CA1E0B" w:rsidR="00666234" w:rsidRDefault="00666234" w:rsidP="00872582">
      <w:pPr>
        <w:pStyle w:val="ListParagraph"/>
        <w:numPr>
          <w:ilvl w:val="0"/>
          <w:numId w:val="13"/>
        </w:numPr>
        <w:rPr>
          <w:sz w:val="22"/>
          <w:szCs w:val="22"/>
        </w:rPr>
      </w:pPr>
      <w:r>
        <w:rPr>
          <w:sz w:val="22"/>
          <w:szCs w:val="22"/>
        </w:rPr>
        <w:t>The app will invoke Card activation API.</w:t>
      </w:r>
    </w:p>
    <w:p w14:paraId="225FA269" w14:textId="62D24477" w:rsidR="00666234" w:rsidRDefault="00666234" w:rsidP="00872582">
      <w:pPr>
        <w:pStyle w:val="ListParagraph"/>
        <w:numPr>
          <w:ilvl w:val="0"/>
          <w:numId w:val="13"/>
        </w:numPr>
        <w:rPr>
          <w:sz w:val="22"/>
          <w:szCs w:val="22"/>
        </w:rPr>
      </w:pPr>
      <w:r>
        <w:rPr>
          <w:sz w:val="22"/>
          <w:szCs w:val="22"/>
        </w:rPr>
        <w:t>The app will invoke Card PIN Reset API.</w:t>
      </w:r>
    </w:p>
    <w:p w14:paraId="75708ABF" w14:textId="77777777" w:rsidR="008F1A91" w:rsidRDefault="008F1A91" w:rsidP="00816B83">
      <w:pPr>
        <w:pStyle w:val="Heading3"/>
        <w:numPr>
          <w:ilvl w:val="2"/>
          <w:numId w:val="4"/>
        </w:numPr>
        <w:rPr>
          <w:sz w:val="24"/>
          <w:szCs w:val="24"/>
        </w:rPr>
      </w:pPr>
      <w:bookmarkStart w:id="123" w:name="_Toc117274647"/>
      <w:r>
        <w:rPr>
          <w:sz w:val="24"/>
          <w:szCs w:val="24"/>
        </w:rPr>
        <w:t>PIN Reset</w:t>
      </w:r>
      <w:bookmarkEnd w:id="123"/>
    </w:p>
    <w:p w14:paraId="5D6F57AA" w14:textId="53C12B7D" w:rsidR="00194EB6" w:rsidRPr="00572173" w:rsidRDefault="00194EB6" w:rsidP="00194EB6">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Debit Cards -&gt; </w:t>
      </w:r>
      <w:r w:rsidR="00CB155B">
        <w:rPr>
          <w:sz w:val="22"/>
          <w:szCs w:val="22"/>
        </w:rPr>
        <w:t>PIN Reset</w:t>
      </w:r>
    </w:p>
    <w:p w14:paraId="1382F532" w14:textId="789D9565" w:rsidR="00194EB6" w:rsidRPr="000C41CD" w:rsidRDefault="00194EB6" w:rsidP="00872582">
      <w:pPr>
        <w:pStyle w:val="ListParagraph"/>
        <w:numPr>
          <w:ilvl w:val="0"/>
          <w:numId w:val="15"/>
        </w:numPr>
        <w:rPr>
          <w:sz w:val="24"/>
          <w:szCs w:val="24"/>
        </w:rPr>
      </w:pPr>
      <w:r w:rsidRPr="00B20AFC">
        <w:rPr>
          <w:sz w:val="22"/>
          <w:szCs w:val="22"/>
        </w:rPr>
        <w:lastRenderedPageBreak/>
        <w:t xml:space="preserve">This section is to </w:t>
      </w:r>
      <w:r w:rsidR="007057A1">
        <w:rPr>
          <w:sz w:val="22"/>
          <w:szCs w:val="22"/>
        </w:rPr>
        <w:t xml:space="preserve">reset PIN for </w:t>
      </w:r>
      <w:r w:rsidR="00B65325">
        <w:rPr>
          <w:sz w:val="22"/>
          <w:szCs w:val="22"/>
        </w:rPr>
        <w:t>an</w:t>
      </w:r>
      <w:r>
        <w:rPr>
          <w:sz w:val="22"/>
          <w:szCs w:val="22"/>
        </w:rPr>
        <w:t xml:space="preserve"> </w:t>
      </w:r>
      <w:r w:rsidR="007057A1">
        <w:rPr>
          <w:sz w:val="22"/>
          <w:szCs w:val="22"/>
        </w:rPr>
        <w:t>existing</w:t>
      </w:r>
      <w:r>
        <w:rPr>
          <w:sz w:val="22"/>
          <w:szCs w:val="22"/>
        </w:rPr>
        <w:t xml:space="preserve"> </w:t>
      </w:r>
      <w:r w:rsidR="007057A1">
        <w:rPr>
          <w:sz w:val="22"/>
          <w:szCs w:val="22"/>
        </w:rPr>
        <w:t>card.</w:t>
      </w:r>
    </w:p>
    <w:p w14:paraId="220529E0" w14:textId="4CA7FF77" w:rsidR="00194EB6" w:rsidRPr="00572173" w:rsidRDefault="00194EB6" w:rsidP="00872582">
      <w:pPr>
        <w:pStyle w:val="ListParagraph"/>
        <w:numPr>
          <w:ilvl w:val="0"/>
          <w:numId w:val="15"/>
        </w:numPr>
        <w:rPr>
          <w:sz w:val="22"/>
          <w:szCs w:val="22"/>
        </w:rPr>
      </w:pPr>
      <w:r w:rsidRPr="00572173">
        <w:rPr>
          <w:sz w:val="22"/>
          <w:szCs w:val="22"/>
        </w:rPr>
        <w:t xml:space="preserve">On click the </w:t>
      </w:r>
      <w:r w:rsidR="007057A1">
        <w:rPr>
          <w:sz w:val="22"/>
          <w:szCs w:val="22"/>
        </w:rPr>
        <w:t>Reset PIN</w:t>
      </w:r>
      <w:r w:rsidRPr="00572173">
        <w:rPr>
          <w:sz w:val="22"/>
          <w:szCs w:val="22"/>
        </w:rPr>
        <w:t xml:space="preserve"> Icon below the card images, app will redirect to this screen.</w:t>
      </w:r>
    </w:p>
    <w:p w14:paraId="3B243E62" w14:textId="77777777" w:rsidR="00194EB6" w:rsidRPr="001C7D38" w:rsidRDefault="00194EB6" w:rsidP="00194EB6">
      <w:pPr>
        <w:ind w:left="360"/>
        <w:rPr>
          <w:b/>
          <w:bCs/>
          <w:sz w:val="24"/>
          <w:szCs w:val="24"/>
        </w:rPr>
      </w:pPr>
      <w:r w:rsidRPr="001C7D38">
        <w:rPr>
          <w:b/>
          <w:bCs/>
          <w:sz w:val="24"/>
          <w:szCs w:val="24"/>
        </w:rPr>
        <w:t>Screen 1:</w:t>
      </w:r>
    </w:p>
    <w:p w14:paraId="7879FE6E" w14:textId="77777777" w:rsidR="00194EB6" w:rsidRDefault="00194EB6" w:rsidP="00872582">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194EB6" w14:paraId="6CDDC8AF"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B22B114" w14:textId="77777777" w:rsidR="00194EB6" w:rsidRDefault="00194EB6" w:rsidP="007B7289">
            <w:proofErr w:type="gramStart"/>
            <w:r>
              <w:rPr>
                <w:rFonts w:ascii="Calibri" w:hAnsi="Calibri" w:cs="Calibri"/>
                <w:b w:val="0"/>
                <w:bCs w:val="0"/>
                <w:color w:val="FFFFFF"/>
              </w:rPr>
              <w:t>#.No</w:t>
            </w:r>
            <w:proofErr w:type="gramEnd"/>
          </w:p>
        </w:tc>
        <w:tc>
          <w:tcPr>
            <w:tcW w:w="1461" w:type="dxa"/>
          </w:tcPr>
          <w:p w14:paraId="7CF0347D" w14:textId="77777777" w:rsidR="00194EB6" w:rsidRDefault="00194EB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261A92BA" w14:textId="77777777" w:rsidR="00194EB6" w:rsidRDefault="00194EB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647BB206" w14:textId="77777777" w:rsidR="00194EB6" w:rsidRDefault="00194EB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786982D1" w14:textId="77777777" w:rsidR="00194EB6" w:rsidRDefault="00194EB6"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02CC88AF" w14:textId="77777777" w:rsidR="00194EB6" w:rsidRDefault="00194EB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7BA465AE" w14:textId="77777777" w:rsidR="00194EB6" w:rsidRDefault="00194EB6"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194EB6" w14:paraId="5C03023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368D7E4" w14:textId="77777777" w:rsidR="00194EB6" w:rsidRPr="001A09D4" w:rsidRDefault="00194EB6" w:rsidP="00DA173B">
            <w:pPr>
              <w:pStyle w:val="ListParagraph"/>
              <w:numPr>
                <w:ilvl w:val="0"/>
                <w:numId w:val="40"/>
              </w:numPr>
              <w:spacing w:before="60"/>
              <w:contextualSpacing w:val="0"/>
              <w:jc w:val="both"/>
            </w:pPr>
          </w:p>
        </w:tc>
        <w:tc>
          <w:tcPr>
            <w:tcW w:w="1461" w:type="dxa"/>
          </w:tcPr>
          <w:p w14:paraId="382EF21D"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7C0B036B"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4D8F2B9D"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0888F6BD"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096E55D4"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68DF5D16"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194EB6" w14:paraId="3E702E05"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7A79B18D" w14:textId="77777777" w:rsidR="00194EB6" w:rsidRPr="001A09D4" w:rsidRDefault="00194EB6" w:rsidP="00DA173B">
            <w:pPr>
              <w:pStyle w:val="ListParagraph"/>
              <w:numPr>
                <w:ilvl w:val="0"/>
                <w:numId w:val="40"/>
              </w:numPr>
              <w:spacing w:before="60"/>
              <w:contextualSpacing w:val="0"/>
              <w:jc w:val="both"/>
            </w:pPr>
          </w:p>
        </w:tc>
        <w:tc>
          <w:tcPr>
            <w:tcW w:w="1461" w:type="dxa"/>
          </w:tcPr>
          <w:p w14:paraId="299D74CC"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r>
              <w:t>Expiry Date</w:t>
            </w:r>
          </w:p>
        </w:tc>
        <w:tc>
          <w:tcPr>
            <w:tcW w:w="1231" w:type="dxa"/>
          </w:tcPr>
          <w:p w14:paraId="18967248"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5EAAE229"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5CB32CF6"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60D0D30D"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463D72F6"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r>
              <w:t>App will display the card expiry date</w:t>
            </w:r>
          </w:p>
        </w:tc>
      </w:tr>
      <w:tr w:rsidR="00194EB6" w14:paraId="0B0EDE30"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0A249CF" w14:textId="77777777" w:rsidR="00194EB6" w:rsidRPr="001A09D4" w:rsidRDefault="00194EB6" w:rsidP="00DA173B">
            <w:pPr>
              <w:pStyle w:val="ListParagraph"/>
              <w:numPr>
                <w:ilvl w:val="0"/>
                <w:numId w:val="40"/>
              </w:numPr>
              <w:spacing w:before="60"/>
              <w:contextualSpacing w:val="0"/>
              <w:jc w:val="both"/>
            </w:pPr>
          </w:p>
        </w:tc>
        <w:tc>
          <w:tcPr>
            <w:tcW w:w="1461" w:type="dxa"/>
          </w:tcPr>
          <w:p w14:paraId="1CF67BCB"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PIN</w:t>
            </w:r>
          </w:p>
        </w:tc>
        <w:tc>
          <w:tcPr>
            <w:tcW w:w="1231" w:type="dxa"/>
          </w:tcPr>
          <w:p w14:paraId="36F7DC4F"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5DCB9A10"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66E25012"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4</w:t>
            </w:r>
          </w:p>
        </w:tc>
        <w:tc>
          <w:tcPr>
            <w:tcW w:w="1233" w:type="dxa"/>
          </w:tcPr>
          <w:p w14:paraId="1326B0D6"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4E5AC39B"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p>
        </w:tc>
      </w:tr>
      <w:tr w:rsidR="00194EB6" w14:paraId="5C436C4C"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46E98D9" w14:textId="77777777" w:rsidR="00194EB6" w:rsidRPr="001A09D4" w:rsidRDefault="00194EB6" w:rsidP="00DA173B">
            <w:pPr>
              <w:pStyle w:val="ListParagraph"/>
              <w:numPr>
                <w:ilvl w:val="0"/>
                <w:numId w:val="40"/>
              </w:numPr>
              <w:spacing w:before="60"/>
              <w:contextualSpacing w:val="0"/>
              <w:jc w:val="both"/>
            </w:pPr>
          </w:p>
        </w:tc>
        <w:tc>
          <w:tcPr>
            <w:tcW w:w="1461" w:type="dxa"/>
          </w:tcPr>
          <w:p w14:paraId="31EAACA0"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12ED5044"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352D07E3"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1B94585F"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250F043D"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4C2255D3" w14:textId="77777777" w:rsidR="00194EB6" w:rsidRDefault="00194EB6" w:rsidP="007B728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194EB6" w14:paraId="34A447F3"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219E87FD" w14:textId="77777777" w:rsidR="00194EB6" w:rsidRPr="001A09D4" w:rsidRDefault="00194EB6" w:rsidP="00DA173B">
            <w:pPr>
              <w:pStyle w:val="ListParagraph"/>
              <w:numPr>
                <w:ilvl w:val="0"/>
                <w:numId w:val="40"/>
              </w:numPr>
              <w:spacing w:before="60"/>
              <w:contextualSpacing w:val="0"/>
              <w:jc w:val="both"/>
            </w:pPr>
          </w:p>
        </w:tc>
        <w:tc>
          <w:tcPr>
            <w:tcW w:w="1461" w:type="dxa"/>
          </w:tcPr>
          <w:p w14:paraId="59D3A95C"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28150DF5"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4AC53A2F"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0B55F02C"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7AEB8C51"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3972F271" w14:textId="77777777" w:rsidR="00194EB6" w:rsidRDefault="00194EB6" w:rsidP="007B7289">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09CBAC00" w14:textId="77777777" w:rsidR="00194EB6" w:rsidRPr="00B63917" w:rsidRDefault="00194EB6"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65923265" w14:textId="77777777" w:rsidR="00194EB6" w:rsidRPr="00B63917" w:rsidRDefault="00194EB6" w:rsidP="00872582">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1D690767" w14:textId="77777777" w:rsidR="00194EB6" w:rsidRPr="00B63917" w:rsidRDefault="00194EB6" w:rsidP="00194EB6">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614DB0E4" w14:textId="42DD908B" w:rsidR="00194EB6" w:rsidRPr="00816B83" w:rsidRDefault="00194EB6" w:rsidP="00872582">
      <w:pPr>
        <w:pStyle w:val="ListParagraph"/>
        <w:numPr>
          <w:ilvl w:val="0"/>
          <w:numId w:val="13"/>
        </w:numPr>
        <w:rPr>
          <w:sz w:val="22"/>
          <w:szCs w:val="22"/>
        </w:rPr>
      </w:pPr>
      <w:r w:rsidRPr="00816B83">
        <w:rPr>
          <w:sz w:val="22"/>
          <w:szCs w:val="22"/>
        </w:rPr>
        <w:t xml:space="preserve">This section is for the customer to authenticate </w:t>
      </w:r>
      <w:r>
        <w:rPr>
          <w:sz w:val="22"/>
          <w:szCs w:val="22"/>
        </w:rPr>
        <w:t xml:space="preserve">card </w:t>
      </w:r>
      <w:r w:rsidR="007057A1">
        <w:rPr>
          <w:sz w:val="22"/>
          <w:szCs w:val="22"/>
        </w:rPr>
        <w:t>PIN reset</w:t>
      </w:r>
      <w:r w:rsidRPr="00816B83">
        <w:rPr>
          <w:sz w:val="22"/>
          <w:szCs w:val="22"/>
        </w:rPr>
        <w:t xml:space="preserve">. </w:t>
      </w:r>
    </w:p>
    <w:p w14:paraId="7C87F6B0" w14:textId="77777777" w:rsidR="00194EB6" w:rsidRPr="00816B83" w:rsidRDefault="00194EB6" w:rsidP="0087258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070FB24E" w14:textId="77777777" w:rsidR="00194EB6" w:rsidRPr="00B63917" w:rsidRDefault="00194EB6" w:rsidP="00194EB6">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00381143" w14:textId="625042D8" w:rsidR="00194EB6" w:rsidRDefault="00194EB6" w:rsidP="00872582">
      <w:pPr>
        <w:pStyle w:val="ListParagraph"/>
        <w:numPr>
          <w:ilvl w:val="0"/>
          <w:numId w:val="13"/>
        </w:numPr>
        <w:rPr>
          <w:sz w:val="22"/>
          <w:szCs w:val="22"/>
        </w:rPr>
      </w:pPr>
      <w:r w:rsidRPr="00816B83">
        <w:rPr>
          <w:sz w:val="22"/>
          <w:szCs w:val="22"/>
        </w:rPr>
        <w:t xml:space="preserve">This </w:t>
      </w:r>
      <w:r>
        <w:rPr>
          <w:sz w:val="22"/>
          <w:szCs w:val="22"/>
        </w:rPr>
        <w:t>is a success screen where card PIN set success or failure will be displayed along with the following details:</w:t>
      </w:r>
    </w:p>
    <w:p w14:paraId="01FAF04A" w14:textId="77777777" w:rsidR="00194EB6" w:rsidRDefault="00194EB6" w:rsidP="00872582">
      <w:pPr>
        <w:pStyle w:val="ListParagraph"/>
        <w:numPr>
          <w:ilvl w:val="1"/>
          <w:numId w:val="13"/>
        </w:numPr>
        <w:rPr>
          <w:sz w:val="22"/>
          <w:szCs w:val="22"/>
        </w:rPr>
      </w:pPr>
      <w:r>
        <w:rPr>
          <w:sz w:val="22"/>
          <w:szCs w:val="22"/>
        </w:rPr>
        <w:t>Status – Success / Failure</w:t>
      </w:r>
    </w:p>
    <w:p w14:paraId="12E0FC29" w14:textId="77777777" w:rsidR="00194EB6" w:rsidRDefault="00194EB6" w:rsidP="00872582">
      <w:pPr>
        <w:pStyle w:val="ListParagraph"/>
        <w:numPr>
          <w:ilvl w:val="1"/>
          <w:numId w:val="13"/>
        </w:numPr>
        <w:rPr>
          <w:sz w:val="22"/>
          <w:szCs w:val="22"/>
        </w:rPr>
      </w:pPr>
      <w:r>
        <w:rPr>
          <w:sz w:val="22"/>
          <w:szCs w:val="22"/>
        </w:rPr>
        <w:t>Status Description</w:t>
      </w:r>
    </w:p>
    <w:p w14:paraId="11EC7071" w14:textId="317E5681" w:rsidR="00872582" w:rsidRDefault="00872582" w:rsidP="00872582">
      <w:pPr>
        <w:pStyle w:val="ListParagraph"/>
        <w:numPr>
          <w:ilvl w:val="2"/>
          <w:numId w:val="13"/>
        </w:numPr>
        <w:rPr>
          <w:sz w:val="22"/>
          <w:szCs w:val="22"/>
        </w:rPr>
      </w:pPr>
      <w:r w:rsidRPr="005F5D5F">
        <w:rPr>
          <w:sz w:val="22"/>
          <w:szCs w:val="22"/>
        </w:rPr>
        <w:t xml:space="preserve">If </w:t>
      </w:r>
      <w:r>
        <w:rPr>
          <w:sz w:val="22"/>
          <w:szCs w:val="22"/>
        </w:rPr>
        <w:t xml:space="preserve">card PIN set </w:t>
      </w:r>
      <w:r w:rsidRPr="005F5D5F">
        <w:rPr>
          <w:sz w:val="22"/>
          <w:szCs w:val="22"/>
        </w:rPr>
        <w:t>“</w:t>
      </w:r>
      <w:r>
        <w:rPr>
          <w:sz w:val="22"/>
          <w:szCs w:val="22"/>
        </w:rPr>
        <w:t xml:space="preserve">Card Pin reset </w:t>
      </w:r>
      <w:r w:rsidRPr="005F5D5F">
        <w:rPr>
          <w:sz w:val="22"/>
          <w:szCs w:val="22"/>
        </w:rPr>
        <w:t>successful”</w:t>
      </w:r>
    </w:p>
    <w:p w14:paraId="5C36785D" w14:textId="263AFE4F" w:rsidR="00194EB6" w:rsidRDefault="00872582" w:rsidP="00872582">
      <w:pPr>
        <w:pStyle w:val="ListParagraph"/>
        <w:numPr>
          <w:ilvl w:val="2"/>
          <w:numId w:val="13"/>
        </w:numPr>
        <w:rPr>
          <w:sz w:val="22"/>
          <w:szCs w:val="22"/>
        </w:rPr>
      </w:pPr>
      <w:r w:rsidRPr="00BE4497">
        <w:rPr>
          <w:sz w:val="22"/>
          <w:szCs w:val="22"/>
        </w:rPr>
        <w:t xml:space="preserve">If card </w:t>
      </w:r>
      <w:r>
        <w:rPr>
          <w:sz w:val="22"/>
          <w:szCs w:val="22"/>
        </w:rPr>
        <w:t xml:space="preserve">PIN set </w:t>
      </w:r>
      <w:r w:rsidRPr="00BE4497">
        <w:rPr>
          <w:sz w:val="22"/>
          <w:szCs w:val="22"/>
        </w:rPr>
        <w:t>failed “Error message based on scenarios configured</w:t>
      </w:r>
      <w:r>
        <w:rPr>
          <w:sz w:val="22"/>
          <w:szCs w:val="22"/>
        </w:rPr>
        <w:t xml:space="preserve"> “</w:t>
      </w:r>
    </w:p>
    <w:p w14:paraId="14BA05C3" w14:textId="77777777" w:rsidR="00194EB6" w:rsidRDefault="00194EB6" w:rsidP="00872582">
      <w:pPr>
        <w:pStyle w:val="ListParagraph"/>
        <w:numPr>
          <w:ilvl w:val="1"/>
          <w:numId w:val="13"/>
        </w:numPr>
        <w:rPr>
          <w:sz w:val="22"/>
          <w:szCs w:val="22"/>
        </w:rPr>
      </w:pPr>
      <w:r w:rsidRPr="008F1A91">
        <w:rPr>
          <w:sz w:val="22"/>
          <w:szCs w:val="22"/>
        </w:rPr>
        <w:t>Transaction Reference Number</w:t>
      </w:r>
    </w:p>
    <w:p w14:paraId="3F7BC64F" w14:textId="77777777" w:rsidR="00194EB6" w:rsidRPr="00666234" w:rsidRDefault="00194EB6" w:rsidP="00194EB6">
      <w:pPr>
        <w:ind w:left="426"/>
        <w:rPr>
          <w:b/>
          <w:bCs/>
          <w:sz w:val="24"/>
          <w:szCs w:val="24"/>
        </w:rPr>
      </w:pPr>
      <w:r w:rsidRPr="00666234">
        <w:rPr>
          <w:b/>
          <w:bCs/>
          <w:sz w:val="24"/>
          <w:szCs w:val="24"/>
        </w:rPr>
        <w:t>APIs:</w:t>
      </w:r>
    </w:p>
    <w:p w14:paraId="0E31A15B" w14:textId="77777777" w:rsidR="00194EB6" w:rsidRDefault="00194EB6" w:rsidP="00872582">
      <w:pPr>
        <w:pStyle w:val="ListParagraph"/>
        <w:numPr>
          <w:ilvl w:val="0"/>
          <w:numId w:val="13"/>
        </w:numPr>
        <w:rPr>
          <w:sz w:val="22"/>
          <w:szCs w:val="22"/>
        </w:rPr>
      </w:pPr>
      <w:r>
        <w:rPr>
          <w:sz w:val="22"/>
          <w:szCs w:val="22"/>
        </w:rPr>
        <w:t>The app will invoke Card PIN Reset API.</w:t>
      </w:r>
    </w:p>
    <w:p w14:paraId="380E57AE" w14:textId="374D33B7" w:rsidR="00BA67E9" w:rsidRDefault="00BA67E9" w:rsidP="00816B83">
      <w:pPr>
        <w:pStyle w:val="Heading3"/>
        <w:numPr>
          <w:ilvl w:val="2"/>
          <w:numId w:val="4"/>
        </w:numPr>
        <w:rPr>
          <w:sz w:val="24"/>
          <w:szCs w:val="24"/>
        </w:rPr>
      </w:pPr>
      <w:bookmarkStart w:id="124" w:name="_Toc117274648"/>
      <w:r w:rsidRPr="0018227E">
        <w:rPr>
          <w:sz w:val="24"/>
          <w:szCs w:val="24"/>
        </w:rPr>
        <w:lastRenderedPageBreak/>
        <w:t>Block / Unblock Cards</w:t>
      </w:r>
      <w:bookmarkEnd w:id="124"/>
    </w:p>
    <w:p w14:paraId="5AB698EA" w14:textId="29C41450" w:rsidR="007057A1" w:rsidRPr="00572173" w:rsidRDefault="007057A1" w:rsidP="007057A1">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Debit Cards -&gt; </w:t>
      </w:r>
      <w:r w:rsidR="00CB155B">
        <w:rPr>
          <w:sz w:val="22"/>
          <w:szCs w:val="22"/>
        </w:rPr>
        <w:t xml:space="preserve">Block / Unblock </w:t>
      </w:r>
      <w:r>
        <w:rPr>
          <w:sz w:val="22"/>
          <w:szCs w:val="22"/>
        </w:rPr>
        <w:t>Card</w:t>
      </w:r>
    </w:p>
    <w:p w14:paraId="2A152638" w14:textId="16224CAB" w:rsidR="007057A1" w:rsidRPr="000C41CD" w:rsidRDefault="007057A1" w:rsidP="007057A1">
      <w:pPr>
        <w:pStyle w:val="ListParagraph"/>
        <w:numPr>
          <w:ilvl w:val="0"/>
          <w:numId w:val="15"/>
        </w:numPr>
        <w:rPr>
          <w:sz w:val="24"/>
          <w:szCs w:val="24"/>
        </w:rPr>
      </w:pPr>
      <w:r w:rsidRPr="00B20AFC">
        <w:rPr>
          <w:sz w:val="22"/>
          <w:szCs w:val="22"/>
        </w:rPr>
        <w:t xml:space="preserve">This section is to </w:t>
      </w:r>
      <w:r w:rsidRPr="00572173">
        <w:rPr>
          <w:sz w:val="22"/>
          <w:szCs w:val="22"/>
        </w:rPr>
        <w:t xml:space="preserve">the </w:t>
      </w:r>
      <w:r>
        <w:rPr>
          <w:sz w:val="22"/>
          <w:szCs w:val="22"/>
        </w:rPr>
        <w:t>Block</w:t>
      </w:r>
      <w:r w:rsidR="00BC0E12">
        <w:rPr>
          <w:sz w:val="22"/>
          <w:szCs w:val="22"/>
        </w:rPr>
        <w:t xml:space="preserve"> </w:t>
      </w:r>
      <w:r>
        <w:rPr>
          <w:sz w:val="22"/>
          <w:szCs w:val="22"/>
        </w:rPr>
        <w:t>/</w:t>
      </w:r>
      <w:r w:rsidR="00BC0E12">
        <w:rPr>
          <w:sz w:val="22"/>
          <w:szCs w:val="22"/>
        </w:rPr>
        <w:t xml:space="preserve"> </w:t>
      </w:r>
      <w:r>
        <w:rPr>
          <w:sz w:val="22"/>
          <w:szCs w:val="22"/>
        </w:rPr>
        <w:t xml:space="preserve">Unblock </w:t>
      </w:r>
      <w:r w:rsidRPr="00572173">
        <w:rPr>
          <w:sz w:val="22"/>
          <w:szCs w:val="22"/>
        </w:rPr>
        <w:t xml:space="preserve">Card </w:t>
      </w:r>
      <w:r w:rsidR="00BC0E12">
        <w:rPr>
          <w:sz w:val="22"/>
          <w:szCs w:val="22"/>
        </w:rPr>
        <w:t>an</w:t>
      </w:r>
      <w:r>
        <w:rPr>
          <w:sz w:val="22"/>
          <w:szCs w:val="22"/>
        </w:rPr>
        <w:t xml:space="preserve"> existing card.</w:t>
      </w:r>
    </w:p>
    <w:p w14:paraId="08680AB0" w14:textId="283BE7C7" w:rsidR="007057A1" w:rsidRPr="00572173" w:rsidRDefault="007057A1" w:rsidP="007057A1">
      <w:pPr>
        <w:pStyle w:val="ListParagraph"/>
        <w:numPr>
          <w:ilvl w:val="0"/>
          <w:numId w:val="15"/>
        </w:numPr>
        <w:rPr>
          <w:sz w:val="22"/>
          <w:szCs w:val="22"/>
        </w:rPr>
      </w:pPr>
      <w:r w:rsidRPr="00572173">
        <w:rPr>
          <w:sz w:val="22"/>
          <w:szCs w:val="22"/>
        </w:rPr>
        <w:t xml:space="preserve">On click the </w:t>
      </w:r>
      <w:r>
        <w:rPr>
          <w:sz w:val="22"/>
          <w:szCs w:val="22"/>
        </w:rPr>
        <w:t xml:space="preserve">Block/Unblock </w:t>
      </w:r>
      <w:r w:rsidRPr="00572173">
        <w:rPr>
          <w:sz w:val="22"/>
          <w:szCs w:val="22"/>
        </w:rPr>
        <w:t>Card Icon below the card images, app will redirect to this screen.</w:t>
      </w:r>
    </w:p>
    <w:p w14:paraId="1A6EBB56" w14:textId="77777777" w:rsidR="007057A1" w:rsidRPr="001C7D38" w:rsidRDefault="007057A1" w:rsidP="007057A1">
      <w:pPr>
        <w:ind w:left="360"/>
        <w:rPr>
          <w:b/>
          <w:bCs/>
          <w:sz w:val="24"/>
          <w:szCs w:val="24"/>
        </w:rPr>
      </w:pPr>
      <w:r w:rsidRPr="001C7D38">
        <w:rPr>
          <w:b/>
          <w:bCs/>
          <w:sz w:val="24"/>
          <w:szCs w:val="24"/>
        </w:rPr>
        <w:t>Screen 1:</w:t>
      </w:r>
    </w:p>
    <w:p w14:paraId="25158AF7" w14:textId="77777777" w:rsidR="007057A1" w:rsidRDefault="007057A1" w:rsidP="007057A1">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7057A1" w14:paraId="57C5F2FD"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680EC76" w14:textId="77777777" w:rsidR="007057A1" w:rsidRDefault="007057A1" w:rsidP="007B7289">
            <w:proofErr w:type="gramStart"/>
            <w:r>
              <w:rPr>
                <w:rFonts w:ascii="Calibri" w:hAnsi="Calibri" w:cs="Calibri"/>
                <w:b w:val="0"/>
                <w:bCs w:val="0"/>
                <w:color w:val="FFFFFF"/>
              </w:rPr>
              <w:t>#.No</w:t>
            </w:r>
            <w:proofErr w:type="gramEnd"/>
          </w:p>
        </w:tc>
        <w:tc>
          <w:tcPr>
            <w:tcW w:w="1461" w:type="dxa"/>
          </w:tcPr>
          <w:p w14:paraId="5AFC56B0" w14:textId="77777777" w:rsidR="007057A1" w:rsidRDefault="007057A1"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1D968664" w14:textId="77777777" w:rsidR="007057A1" w:rsidRDefault="007057A1"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32AE65BF" w14:textId="77777777" w:rsidR="007057A1" w:rsidRDefault="007057A1"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67822BCC" w14:textId="77777777" w:rsidR="007057A1" w:rsidRDefault="007057A1"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07D72208" w14:textId="77777777" w:rsidR="007057A1" w:rsidRDefault="007057A1"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6341361D" w14:textId="77777777" w:rsidR="007057A1" w:rsidRDefault="007057A1"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7057A1" w14:paraId="124A8766"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007C8CC" w14:textId="77777777" w:rsidR="007057A1" w:rsidRPr="001A09D4" w:rsidRDefault="007057A1" w:rsidP="00DA173B">
            <w:pPr>
              <w:pStyle w:val="ListParagraph"/>
              <w:numPr>
                <w:ilvl w:val="0"/>
                <w:numId w:val="41"/>
              </w:numPr>
              <w:spacing w:before="60"/>
              <w:contextualSpacing w:val="0"/>
              <w:jc w:val="both"/>
            </w:pPr>
          </w:p>
        </w:tc>
        <w:tc>
          <w:tcPr>
            <w:tcW w:w="1461" w:type="dxa"/>
          </w:tcPr>
          <w:p w14:paraId="25AF21BD"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4AAE0B27"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11EEB98D"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0E511CA9"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58C528FB"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1EC1F7C2"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7057A1" w14:paraId="5BBFD05C"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0391731" w14:textId="77777777" w:rsidR="007057A1" w:rsidRPr="001A09D4" w:rsidRDefault="007057A1" w:rsidP="00DA173B">
            <w:pPr>
              <w:pStyle w:val="ListParagraph"/>
              <w:numPr>
                <w:ilvl w:val="0"/>
                <w:numId w:val="41"/>
              </w:numPr>
              <w:spacing w:before="60"/>
              <w:contextualSpacing w:val="0"/>
              <w:jc w:val="both"/>
            </w:pPr>
          </w:p>
        </w:tc>
        <w:tc>
          <w:tcPr>
            <w:tcW w:w="1461" w:type="dxa"/>
          </w:tcPr>
          <w:p w14:paraId="393B830D"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r>
              <w:t>Expiry Date</w:t>
            </w:r>
          </w:p>
        </w:tc>
        <w:tc>
          <w:tcPr>
            <w:tcW w:w="1231" w:type="dxa"/>
          </w:tcPr>
          <w:p w14:paraId="3B1F51CE"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3B921BA3"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6F3B00D9"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459C6D5B"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1D1C24E3"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r>
              <w:t>App will display the card expiry date</w:t>
            </w:r>
          </w:p>
        </w:tc>
      </w:tr>
      <w:tr w:rsidR="007057A1" w14:paraId="28EF5510"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8A94697" w14:textId="77777777" w:rsidR="007057A1" w:rsidRPr="001A09D4" w:rsidRDefault="007057A1" w:rsidP="00DA173B">
            <w:pPr>
              <w:pStyle w:val="ListParagraph"/>
              <w:numPr>
                <w:ilvl w:val="0"/>
                <w:numId w:val="41"/>
              </w:numPr>
              <w:spacing w:before="60"/>
              <w:contextualSpacing w:val="0"/>
              <w:jc w:val="both"/>
            </w:pPr>
          </w:p>
        </w:tc>
        <w:tc>
          <w:tcPr>
            <w:tcW w:w="1461" w:type="dxa"/>
          </w:tcPr>
          <w:p w14:paraId="410601A5" w14:textId="21BC01F8" w:rsidR="007057A1" w:rsidRDefault="00681FCD" w:rsidP="007B7289">
            <w:pPr>
              <w:cnfStyle w:val="000000100000" w:firstRow="0" w:lastRow="0" w:firstColumn="0" w:lastColumn="0" w:oddVBand="0" w:evenVBand="0" w:oddHBand="1" w:evenHBand="0" w:firstRowFirstColumn="0" w:firstRowLastColumn="0" w:lastRowFirstColumn="0" w:lastRowLastColumn="0"/>
            </w:pPr>
            <w:r>
              <w:t>Block Type</w:t>
            </w:r>
          </w:p>
        </w:tc>
        <w:tc>
          <w:tcPr>
            <w:tcW w:w="1231" w:type="dxa"/>
          </w:tcPr>
          <w:p w14:paraId="1E79FB46" w14:textId="0D02ABBA" w:rsidR="007057A1" w:rsidRDefault="00681FCD" w:rsidP="007B7289">
            <w:pPr>
              <w:cnfStyle w:val="000000100000" w:firstRow="0" w:lastRow="0" w:firstColumn="0" w:lastColumn="0" w:oddVBand="0" w:evenVBand="0" w:oddHBand="1" w:evenHBand="0" w:firstRowFirstColumn="0" w:firstRowLastColumn="0" w:lastRowFirstColumn="0" w:lastRowLastColumn="0"/>
            </w:pPr>
            <w:r>
              <w:t>Radio Button</w:t>
            </w:r>
          </w:p>
        </w:tc>
        <w:tc>
          <w:tcPr>
            <w:tcW w:w="1421" w:type="dxa"/>
          </w:tcPr>
          <w:p w14:paraId="48A96839" w14:textId="585F5AB4" w:rsidR="007057A1" w:rsidRDefault="007057A1"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26102A9A"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4</w:t>
            </w:r>
          </w:p>
        </w:tc>
        <w:tc>
          <w:tcPr>
            <w:tcW w:w="1233" w:type="dxa"/>
          </w:tcPr>
          <w:p w14:paraId="553F0BE5"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6EB821A3" w14:textId="347DF995" w:rsidR="007057A1" w:rsidRDefault="00681FCD" w:rsidP="007B7289">
            <w:pPr>
              <w:cnfStyle w:val="000000100000" w:firstRow="0" w:lastRow="0" w:firstColumn="0" w:lastColumn="0" w:oddVBand="0" w:evenVBand="0" w:oddHBand="1" w:evenHBand="0" w:firstRowFirstColumn="0" w:firstRowLastColumn="0" w:lastRowFirstColumn="0" w:lastRowLastColumn="0"/>
            </w:pPr>
            <w:r>
              <w:t>Permanent</w:t>
            </w:r>
            <w:r w:rsidR="00653110">
              <w:t xml:space="preserve"> Or</w:t>
            </w:r>
            <w:r>
              <w:t xml:space="preserve"> Temporary Block</w:t>
            </w:r>
          </w:p>
        </w:tc>
      </w:tr>
      <w:tr w:rsidR="00681FCD" w14:paraId="65BE8D05"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32A96B66" w14:textId="77777777" w:rsidR="00681FCD" w:rsidRPr="001A09D4" w:rsidRDefault="00681FCD" w:rsidP="00DA173B">
            <w:pPr>
              <w:pStyle w:val="ListParagraph"/>
              <w:numPr>
                <w:ilvl w:val="0"/>
                <w:numId w:val="41"/>
              </w:numPr>
              <w:spacing w:before="60"/>
              <w:contextualSpacing w:val="0"/>
              <w:jc w:val="both"/>
            </w:pPr>
          </w:p>
        </w:tc>
        <w:tc>
          <w:tcPr>
            <w:tcW w:w="1461" w:type="dxa"/>
          </w:tcPr>
          <w:p w14:paraId="2889FADA" w14:textId="503D2C8C" w:rsidR="00681FCD" w:rsidRDefault="00681FCD" w:rsidP="007B7289">
            <w:pPr>
              <w:cnfStyle w:val="000000000000" w:firstRow="0" w:lastRow="0" w:firstColumn="0" w:lastColumn="0" w:oddVBand="0" w:evenVBand="0" w:oddHBand="0" w:evenHBand="0" w:firstRowFirstColumn="0" w:firstRowLastColumn="0" w:lastRowFirstColumn="0" w:lastRowLastColumn="0"/>
            </w:pPr>
            <w:r>
              <w:t>Reason for block</w:t>
            </w:r>
          </w:p>
        </w:tc>
        <w:tc>
          <w:tcPr>
            <w:tcW w:w="1231" w:type="dxa"/>
          </w:tcPr>
          <w:p w14:paraId="50694C05" w14:textId="7C522E34" w:rsidR="00681FCD" w:rsidRDefault="00681FCD" w:rsidP="007B728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729638F3" w14:textId="77777777" w:rsidR="00681FCD" w:rsidRDefault="00681FCD"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0813BA04" w14:textId="77777777" w:rsidR="00681FCD" w:rsidRDefault="00681FCD"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77D3E91E" w14:textId="77777777" w:rsidR="00681FCD" w:rsidRDefault="00681FCD"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17A3108C" w14:textId="77777777" w:rsidR="00681FCD" w:rsidRDefault="00681FCD" w:rsidP="007B7289">
            <w:pPr>
              <w:cnfStyle w:val="000000000000" w:firstRow="0" w:lastRow="0" w:firstColumn="0" w:lastColumn="0" w:oddVBand="0" w:evenVBand="0" w:oddHBand="0" w:evenHBand="0" w:firstRowFirstColumn="0" w:firstRowLastColumn="0" w:lastRowFirstColumn="0" w:lastRowLastColumn="0"/>
            </w:pPr>
          </w:p>
        </w:tc>
      </w:tr>
      <w:tr w:rsidR="00904D93" w14:paraId="1CAFE561"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09F218E" w14:textId="77777777" w:rsidR="007057A1" w:rsidRPr="001A09D4" w:rsidRDefault="007057A1" w:rsidP="00DA173B">
            <w:pPr>
              <w:pStyle w:val="ListParagraph"/>
              <w:numPr>
                <w:ilvl w:val="0"/>
                <w:numId w:val="41"/>
              </w:numPr>
              <w:spacing w:before="60"/>
              <w:contextualSpacing w:val="0"/>
              <w:jc w:val="both"/>
            </w:pPr>
          </w:p>
        </w:tc>
        <w:tc>
          <w:tcPr>
            <w:tcW w:w="1461" w:type="dxa"/>
          </w:tcPr>
          <w:p w14:paraId="73D6F6C9"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18C671B0"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100424EA"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0A08CC6C"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0E97138B"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54D579D6" w14:textId="77777777" w:rsidR="007057A1" w:rsidRDefault="007057A1" w:rsidP="007B728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904D93" w14:paraId="3B421758"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22FF7D87" w14:textId="77777777" w:rsidR="007057A1" w:rsidRPr="001A09D4" w:rsidRDefault="007057A1" w:rsidP="00DA173B">
            <w:pPr>
              <w:pStyle w:val="ListParagraph"/>
              <w:numPr>
                <w:ilvl w:val="0"/>
                <w:numId w:val="41"/>
              </w:numPr>
              <w:spacing w:before="60"/>
              <w:contextualSpacing w:val="0"/>
              <w:jc w:val="both"/>
            </w:pPr>
          </w:p>
        </w:tc>
        <w:tc>
          <w:tcPr>
            <w:tcW w:w="1461" w:type="dxa"/>
          </w:tcPr>
          <w:p w14:paraId="3E7F5BDD"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36F4137D"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4C9C72F5"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28F304F6"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0E1210AF"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6616CFB5" w14:textId="77777777" w:rsidR="007057A1" w:rsidRDefault="007057A1" w:rsidP="007B728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142B2D32" w14:textId="77777777" w:rsidR="007057A1" w:rsidRPr="00B63917" w:rsidRDefault="007057A1" w:rsidP="007B728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577193DB" w14:textId="77777777" w:rsidR="007057A1" w:rsidRPr="00B63917" w:rsidRDefault="007057A1" w:rsidP="007B728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71865C30" w14:textId="77777777" w:rsidR="007057A1" w:rsidRPr="00B63917" w:rsidRDefault="007057A1" w:rsidP="007057A1">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4A8B99BE" w14:textId="500804B2" w:rsidR="007057A1" w:rsidRPr="00816B83" w:rsidRDefault="007057A1" w:rsidP="007057A1">
      <w:pPr>
        <w:pStyle w:val="ListParagraph"/>
        <w:numPr>
          <w:ilvl w:val="0"/>
          <w:numId w:val="13"/>
        </w:numPr>
        <w:rPr>
          <w:sz w:val="22"/>
          <w:szCs w:val="22"/>
        </w:rPr>
      </w:pPr>
      <w:r w:rsidRPr="00816B83">
        <w:rPr>
          <w:sz w:val="22"/>
          <w:szCs w:val="22"/>
        </w:rPr>
        <w:t xml:space="preserve">This section is for the customer to authenticate </w:t>
      </w:r>
      <w:r w:rsidR="00BC0E12">
        <w:rPr>
          <w:sz w:val="22"/>
          <w:szCs w:val="22"/>
        </w:rPr>
        <w:t xml:space="preserve">Block / Unblock </w:t>
      </w:r>
      <w:r w:rsidR="00BC0E12" w:rsidRPr="00572173">
        <w:rPr>
          <w:sz w:val="22"/>
          <w:szCs w:val="22"/>
        </w:rPr>
        <w:t>Card</w:t>
      </w:r>
      <w:r w:rsidRPr="00816B83">
        <w:rPr>
          <w:sz w:val="22"/>
          <w:szCs w:val="22"/>
        </w:rPr>
        <w:t xml:space="preserve">. </w:t>
      </w:r>
    </w:p>
    <w:p w14:paraId="6895F50C" w14:textId="77777777" w:rsidR="007057A1" w:rsidRPr="00816B83" w:rsidRDefault="007057A1" w:rsidP="007057A1">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5BE6C432" w14:textId="77777777" w:rsidR="007057A1" w:rsidRPr="00B63917" w:rsidRDefault="007057A1" w:rsidP="007057A1">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3F018F27" w14:textId="4C808BCF" w:rsidR="007057A1" w:rsidRDefault="007057A1" w:rsidP="007057A1">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BC0E12">
        <w:rPr>
          <w:sz w:val="22"/>
          <w:szCs w:val="22"/>
        </w:rPr>
        <w:t xml:space="preserve">Block / Unblock </w:t>
      </w:r>
      <w:r w:rsidR="00BC0E12" w:rsidRPr="00572173">
        <w:rPr>
          <w:sz w:val="22"/>
          <w:szCs w:val="22"/>
        </w:rPr>
        <w:t xml:space="preserve">Card </w:t>
      </w:r>
      <w:r>
        <w:rPr>
          <w:sz w:val="22"/>
          <w:szCs w:val="22"/>
        </w:rPr>
        <w:t>success or failure will be displayed along with the following details:</w:t>
      </w:r>
    </w:p>
    <w:p w14:paraId="39DD8E9B" w14:textId="77777777" w:rsidR="007057A1" w:rsidRDefault="007057A1" w:rsidP="007057A1">
      <w:pPr>
        <w:pStyle w:val="ListParagraph"/>
        <w:numPr>
          <w:ilvl w:val="1"/>
          <w:numId w:val="13"/>
        </w:numPr>
        <w:rPr>
          <w:sz w:val="22"/>
          <w:szCs w:val="22"/>
        </w:rPr>
      </w:pPr>
      <w:r>
        <w:rPr>
          <w:sz w:val="22"/>
          <w:szCs w:val="22"/>
        </w:rPr>
        <w:t>Status – Success / Failure</w:t>
      </w:r>
    </w:p>
    <w:p w14:paraId="03B49612" w14:textId="77777777" w:rsidR="007057A1" w:rsidRDefault="007057A1" w:rsidP="007057A1">
      <w:pPr>
        <w:pStyle w:val="ListParagraph"/>
        <w:numPr>
          <w:ilvl w:val="1"/>
          <w:numId w:val="13"/>
        </w:numPr>
        <w:rPr>
          <w:sz w:val="22"/>
          <w:szCs w:val="22"/>
        </w:rPr>
      </w:pPr>
      <w:r>
        <w:rPr>
          <w:sz w:val="22"/>
          <w:szCs w:val="22"/>
        </w:rPr>
        <w:lastRenderedPageBreak/>
        <w:t>Status Description</w:t>
      </w:r>
    </w:p>
    <w:p w14:paraId="41EDE823" w14:textId="13831A03" w:rsidR="007057A1" w:rsidRDefault="007057A1" w:rsidP="007057A1">
      <w:pPr>
        <w:pStyle w:val="ListParagraph"/>
        <w:numPr>
          <w:ilvl w:val="2"/>
          <w:numId w:val="13"/>
        </w:numPr>
        <w:rPr>
          <w:sz w:val="22"/>
          <w:szCs w:val="22"/>
        </w:rPr>
      </w:pPr>
      <w:r w:rsidRPr="005F5D5F">
        <w:rPr>
          <w:sz w:val="22"/>
          <w:szCs w:val="22"/>
        </w:rPr>
        <w:t xml:space="preserve">If </w:t>
      </w:r>
      <w:r w:rsidR="00BC0E12">
        <w:rPr>
          <w:sz w:val="22"/>
          <w:szCs w:val="22"/>
        </w:rPr>
        <w:t xml:space="preserve">Block / Unblock </w:t>
      </w:r>
      <w:r w:rsidR="00BC0E12" w:rsidRPr="00572173">
        <w:rPr>
          <w:sz w:val="22"/>
          <w:szCs w:val="22"/>
        </w:rPr>
        <w:t xml:space="preserve">Card </w:t>
      </w:r>
      <w:r w:rsidR="000448D3">
        <w:rPr>
          <w:sz w:val="22"/>
          <w:szCs w:val="22"/>
        </w:rPr>
        <w:t>done</w:t>
      </w:r>
      <w:r>
        <w:rPr>
          <w:sz w:val="22"/>
          <w:szCs w:val="22"/>
        </w:rPr>
        <w:t xml:space="preserve"> </w:t>
      </w:r>
      <w:r w:rsidRPr="005F5D5F">
        <w:rPr>
          <w:sz w:val="22"/>
          <w:szCs w:val="22"/>
        </w:rPr>
        <w:t>“</w:t>
      </w:r>
      <w:r>
        <w:rPr>
          <w:sz w:val="22"/>
          <w:szCs w:val="22"/>
        </w:rPr>
        <w:t xml:space="preserve">Card </w:t>
      </w:r>
      <w:r w:rsidR="000448D3">
        <w:rPr>
          <w:sz w:val="22"/>
          <w:szCs w:val="22"/>
        </w:rPr>
        <w:t xml:space="preserve">Blocked / Unblocked </w:t>
      </w:r>
      <w:r w:rsidRPr="005F5D5F">
        <w:rPr>
          <w:sz w:val="22"/>
          <w:szCs w:val="22"/>
        </w:rPr>
        <w:t>successful”</w:t>
      </w:r>
    </w:p>
    <w:p w14:paraId="5EEF5803" w14:textId="1198685C" w:rsidR="007057A1" w:rsidRDefault="007057A1" w:rsidP="007057A1">
      <w:pPr>
        <w:pStyle w:val="ListParagraph"/>
        <w:numPr>
          <w:ilvl w:val="2"/>
          <w:numId w:val="13"/>
        </w:numPr>
        <w:rPr>
          <w:sz w:val="22"/>
          <w:szCs w:val="22"/>
        </w:rPr>
      </w:pPr>
      <w:r w:rsidRPr="00BE4497">
        <w:rPr>
          <w:sz w:val="22"/>
          <w:szCs w:val="22"/>
        </w:rPr>
        <w:t xml:space="preserve">If </w:t>
      </w:r>
      <w:r w:rsidR="000448D3">
        <w:rPr>
          <w:sz w:val="22"/>
          <w:szCs w:val="22"/>
        </w:rPr>
        <w:t xml:space="preserve">Block / Unblock </w:t>
      </w:r>
      <w:r w:rsidRPr="00BE4497">
        <w:rPr>
          <w:sz w:val="22"/>
          <w:szCs w:val="22"/>
        </w:rPr>
        <w:t>failed “Error message based on scenarios configured</w:t>
      </w:r>
      <w:r>
        <w:rPr>
          <w:sz w:val="22"/>
          <w:szCs w:val="22"/>
        </w:rPr>
        <w:t xml:space="preserve"> “</w:t>
      </w:r>
    </w:p>
    <w:p w14:paraId="1F104801" w14:textId="77777777" w:rsidR="007057A1" w:rsidRDefault="007057A1" w:rsidP="007057A1">
      <w:pPr>
        <w:pStyle w:val="ListParagraph"/>
        <w:numPr>
          <w:ilvl w:val="1"/>
          <w:numId w:val="13"/>
        </w:numPr>
        <w:rPr>
          <w:sz w:val="22"/>
          <w:szCs w:val="22"/>
        </w:rPr>
      </w:pPr>
      <w:r w:rsidRPr="008F1A91">
        <w:rPr>
          <w:sz w:val="22"/>
          <w:szCs w:val="22"/>
        </w:rPr>
        <w:t>Transaction Reference Number</w:t>
      </w:r>
    </w:p>
    <w:p w14:paraId="4EA70AD4" w14:textId="77777777" w:rsidR="007057A1" w:rsidRPr="00666234" w:rsidRDefault="007057A1" w:rsidP="007057A1">
      <w:pPr>
        <w:ind w:left="426"/>
        <w:rPr>
          <w:b/>
          <w:bCs/>
          <w:sz w:val="24"/>
          <w:szCs w:val="24"/>
        </w:rPr>
      </w:pPr>
      <w:r w:rsidRPr="00666234">
        <w:rPr>
          <w:b/>
          <w:bCs/>
          <w:sz w:val="24"/>
          <w:szCs w:val="24"/>
        </w:rPr>
        <w:t>APIs:</w:t>
      </w:r>
    </w:p>
    <w:p w14:paraId="79575741" w14:textId="71CF7518" w:rsidR="007057A1" w:rsidRDefault="007057A1" w:rsidP="007057A1">
      <w:pPr>
        <w:pStyle w:val="ListParagraph"/>
        <w:numPr>
          <w:ilvl w:val="0"/>
          <w:numId w:val="13"/>
        </w:numPr>
        <w:rPr>
          <w:sz w:val="22"/>
          <w:szCs w:val="22"/>
        </w:rPr>
      </w:pPr>
      <w:r>
        <w:rPr>
          <w:sz w:val="22"/>
          <w:szCs w:val="22"/>
        </w:rPr>
        <w:t xml:space="preserve">The app will invoke Card </w:t>
      </w:r>
      <w:r w:rsidR="000448D3">
        <w:rPr>
          <w:sz w:val="22"/>
          <w:szCs w:val="22"/>
        </w:rPr>
        <w:t>Status Update</w:t>
      </w:r>
      <w:r>
        <w:rPr>
          <w:sz w:val="22"/>
          <w:szCs w:val="22"/>
        </w:rPr>
        <w:t xml:space="preserve"> API.</w:t>
      </w:r>
    </w:p>
    <w:p w14:paraId="22FA381B" w14:textId="5A512C26" w:rsidR="00BA67E9" w:rsidRDefault="00BA67E9" w:rsidP="00816B83">
      <w:pPr>
        <w:pStyle w:val="Heading3"/>
        <w:numPr>
          <w:ilvl w:val="2"/>
          <w:numId w:val="4"/>
        </w:numPr>
        <w:rPr>
          <w:sz w:val="24"/>
          <w:szCs w:val="24"/>
        </w:rPr>
      </w:pPr>
      <w:bookmarkStart w:id="125" w:name="_Toc117274649"/>
      <w:r w:rsidRPr="0018227E">
        <w:rPr>
          <w:sz w:val="24"/>
          <w:szCs w:val="24"/>
        </w:rPr>
        <w:t>Manage Limits</w:t>
      </w:r>
      <w:bookmarkEnd w:id="125"/>
    </w:p>
    <w:p w14:paraId="73AD5455" w14:textId="1FFF7670" w:rsidR="00C50D68" w:rsidRPr="00572173" w:rsidRDefault="00C50D68" w:rsidP="00C50D68">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Debit Cards -&gt; </w:t>
      </w:r>
      <w:r w:rsidR="007B1831">
        <w:rPr>
          <w:sz w:val="22"/>
          <w:szCs w:val="22"/>
        </w:rPr>
        <w:t>Manage Limits</w:t>
      </w:r>
    </w:p>
    <w:p w14:paraId="5B89395D" w14:textId="737DB097" w:rsidR="00C50D68" w:rsidRPr="000C41CD" w:rsidRDefault="00C50D68" w:rsidP="00C50D68">
      <w:pPr>
        <w:pStyle w:val="ListParagraph"/>
        <w:numPr>
          <w:ilvl w:val="0"/>
          <w:numId w:val="15"/>
        </w:numPr>
        <w:rPr>
          <w:sz w:val="24"/>
          <w:szCs w:val="24"/>
        </w:rPr>
      </w:pPr>
      <w:r w:rsidRPr="00B20AFC">
        <w:rPr>
          <w:sz w:val="22"/>
          <w:szCs w:val="22"/>
        </w:rPr>
        <w:t xml:space="preserve">This section is to </w:t>
      </w:r>
      <w:r w:rsidRPr="00572173">
        <w:rPr>
          <w:sz w:val="22"/>
          <w:szCs w:val="22"/>
        </w:rPr>
        <w:t xml:space="preserve">the </w:t>
      </w:r>
      <w:r w:rsidR="008D52D7">
        <w:rPr>
          <w:sz w:val="22"/>
          <w:szCs w:val="22"/>
        </w:rPr>
        <w:t>update</w:t>
      </w:r>
      <w:r w:rsidR="007B1831">
        <w:rPr>
          <w:sz w:val="22"/>
          <w:szCs w:val="22"/>
        </w:rPr>
        <w:t xml:space="preserve"> limits of</w:t>
      </w:r>
      <w:r>
        <w:rPr>
          <w:sz w:val="22"/>
          <w:szCs w:val="22"/>
        </w:rPr>
        <w:t xml:space="preserve"> an existing card.</w:t>
      </w:r>
    </w:p>
    <w:p w14:paraId="3A6A819F" w14:textId="64ECA4AC" w:rsidR="00C50D68" w:rsidRPr="00572173" w:rsidRDefault="00C50D68" w:rsidP="00C50D68">
      <w:pPr>
        <w:pStyle w:val="ListParagraph"/>
        <w:numPr>
          <w:ilvl w:val="0"/>
          <w:numId w:val="15"/>
        </w:numPr>
        <w:rPr>
          <w:sz w:val="22"/>
          <w:szCs w:val="22"/>
        </w:rPr>
      </w:pPr>
      <w:r w:rsidRPr="00572173">
        <w:rPr>
          <w:sz w:val="22"/>
          <w:szCs w:val="22"/>
        </w:rPr>
        <w:t xml:space="preserve">On click the </w:t>
      </w:r>
      <w:r w:rsidR="007B1831">
        <w:rPr>
          <w:sz w:val="22"/>
          <w:szCs w:val="22"/>
        </w:rPr>
        <w:t xml:space="preserve">Manage Limits </w:t>
      </w:r>
      <w:r w:rsidRPr="00572173">
        <w:rPr>
          <w:sz w:val="22"/>
          <w:szCs w:val="22"/>
        </w:rPr>
        <w:t>Icon below the card images, app will redirect to this screen.</w:t>
      </w:r>
    </w:p>
    <w:p w14:paraId="22FB8CA0" w14:textId="77777777" w:rsidR="00C50D68" w:rsidRPr="001C7D38" w:rsidRDefault="00C50D68" w:rsidP="00C50D68">
      <w:pPr>
        <w:ind w:left="360"/>
        <w:rPr>
          <w:b/>
          <w:bCs/>
          <w:sz w:val="24"/>
          <w:szCs w:val="24"/>
        </w:rPr>
      </w:pPr>
      <w:r w:rsidRPr="001C7D38">
        <w:rPr>
          <w:b/>
          <w:bCs/>
          <w:sz w:val="24"/>
          <w:szCs w:val="24"/>
        </w:rPr>
        <w:t>Screen 1:</w:t>
      </w:r>
    </w:p>
    <w:p w14:paraId="274EA421" w14:textId="77777777" w:rsidR="00C50D68" w:rsidRDefault="00C50D68" w:rsidP="00C50D68">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C50D68" w14:paraId="178902B6"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EFB3CD7" w14:textId="77777777" w:rsidR="00C50D68" w:rsidRDefault="00C50D68" w:rsidP="007B7289">
            <w:proofErr w:type="gramStart"/>
            <w:r>
              <w:rPr>
                <w:rFonts w:ascii="Calibri" w:hAnsi="Calibri" w:cs="Calibri"/>
                <w:b w:val="0"/>
                <w:bCs w:val="0"/>
                <w:color w:val="FFFFFF"/>
              </w:rPr>
              <w:t>#.No</w:t>
            </w:r>
            <w:proofErr w:type="gramEnd"/>
          </w:p>
        </w:tc>
        <w:tc>
          <w:tcPr>
            <w:tcW w:w="1461" w:type="dxa"/>
          </w:tcPr>
          <w:p w14:paraId="5759B615" w14:textId="77777777" w:rsidR="00C50D68" w:rsidRDefault="00C50D68"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27AB2364" w14:textId="77777777" w:rsidR="00C50D68" w:rsidRDefault="00C50D68"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6B796C0C" w14:textId="77777777" w:rsidR="00C50D68" w:rsidRDefault="00C50D68"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2C32F575" w14:textId="77777777" w:rsidR="00C50D68" w:rsidRDefault="00C50D68"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39FF4EF7" w14:textId="77777777" w:rsidR="00C50D68" w:rsidRDefault="00C50D68"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12851BD2" w14:textId="77777777" w:rsidR="00C50D68" w:rsidRDefault="00C50D68"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C50D68" w14:paraId="17C7432B"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E39B52A" w14:textId="77777777" w:rsidR="00C50D68" w:rsidRPr="001A09D4" w:rsidRDefault="00C50D68" w:rsidP="00DA173B">
            <w:pPr>
              <w:pStyle w:val="ListParagraph"/>
              <w:numPr>
                <w:ilvl w:val="0"/>
                <w:numId w:val="42"/>
              </w:numPr>
              <w:spacing w:before="60"/>
              <w:contextualSpacing w:val="0"/>
              <w:jc w:val="both"/>
            </w:pPr>
          </w:p>
        </w:tc>
        <w:tc>
          <w:tcPr>
            <w:tcW w:w="1461" w:type="dxa"/>
          </w:tcPr>
          <w:p w14:paraId="06E7FD2E"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0CE87700"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4D29F1B2"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5D2A2A6E"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35AAA5F6"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6EADACB3"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C50D68" w14:paraId="017334EE"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52689113" w14:textId="77777777" w:rsidR="00C50D68" w:rsidRPr="001A09D4" w:rsidRDefault="00C50D68" w:rsidP="00DA173B">
            <w:pPr>
              <w:pStyle w:val="ListParagraph"/>
              <w:numPr>
                <w:ilvl w:val="0"/>
                <w:numId w:val="42"/>
              </w:numPr>
              <w:spacing w:before="60"/>
              <w:contextualSpacing w:val="0"/>
              <w:jc w:val="both"/>
            </w:pPr>
          </w:p>
        </w:tc>
        <w:tc>
          <w:tcPr>
            <w:tcW w:w="1461" w:type="dxa"/>
          </w:tcPr>
          <w:p w14:paraId="1092788C" w14:textId="76978090" w:rsidR="00C50D68" w:rsidRDefault="006B3F51" w:rsidP="007B7289">
            <w:pPr>
              <w:cnfStyle w:val="000000000000" w:firstRow="0" w:lastRow="0" w:firstColumn="0" w:lastColumn="0" w:oddVBand="0" w:evenVBand="0" w:oddHBand="0" w:evenHBand="0" w:firstRowFirstColumn="0" w:firstRowLastColumn="0" w:lastRowFirstColumn="0" w:lastRowLastColumn="0"/>
            </w:pPr>
            <w:r>
              <w:t>Embossed Name</w:t>
            </w:r>
          </w:p>
        </w:tc>
        <w:tc>
          <w:tcPr>
            <w:tcW w:w="1231" w:type="dxa"/>
          </w:tcPr>
          <w:p w14:paraId="5E2742E3"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233DE8DD"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191B3D6E"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451061F4"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208AA1F0"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r>
              <w:t>App will display the card expiry date</w:t>
            </w:r>
          </w:p>
        </w:tc>
      </w:tr>
      <w:tr w:rsidR="00C50D68" w14:paraId="7E61053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BC23F8A" w14:textId="77777777" w:rsidR="00C50D68" w:rsidRPr="001A09D4" w:rsidRDefault="00C50D68" w:rsidP="00DA173B">
            <w:pPr>
              <w:pStyle w:val="ListParagraph"/>
              <w:numPr>
                <w:ilvl w:val="0"/>
                <w:numId w:val="42"/>
              </w:numPr>
              <w:spacing w:before="60"/>
              <w:contextualSpacing w:val="0"/>
              <w:jc w:val="both"/>
            </w:pPr>
          </w:p>
        </w:tc>
        <w:tc>
          <w:tcPr>
            <w:tcW w:w="1461" w:type="dxa"/>
          </w:tcPr>
          <w:p w14:paraId="260C6A00" w14:textId="18568B47" w:rsidR="00C50D68" w:rsidRDefault="006B3F51" w:rsidP="007B7289">
            <w:pPr>
              <w:cnfStyle w:val="000000100000" w:firstRow="0" w:lastRow="0" w:firstColumn="0" w:lastColumn="0" w:oddVBand="0" w:evenVBand="0" w:oddHBand="1" w:evenHBand="0" w:firstRowFirstColumn="0" w:firstRowLastColumn="0" w:lastRowFirstColumn="0" w:lastRowLastColumn="0"/>
            </w:pPr>
            <w:r>
              <w:t>ATM Withdrawal</w:t>
            </w:r>
          </w:p>
        </w:tc>
        <w:tc>
          <w:tcPr>
            <w:tcW w:w="1231" w:type="dxa"/>
          </w:tcPr>
          <w:p w14:paraId="454B5146" w14:textId="553D7706" w:rsidR="00C50D68" w:rsidRDefault="006B3F51" w:rsidP="007B7289">
            <w:pPr>
              <w:cnfStyle w:val="000000100000" w:firstRow="0" w:lastRow="0" w:firstColumn="0" w:lastColumn="0" w:oddVBand="0" w:evenVBand="0" w:oddHBand="1" w:evenHBand="0" w:firstRowFirstColumn="0" w:firstRowLastColumn="0" w:lastRowFirstColumn="0" w:lastRowLastColumn="0"/>
            </w:pPr>
            <w:r>
              <w:t>Textbox / Slider</w:t>
            </w:r>
          </w:p>
        </w:tc>
        <w:tc>
          <w:tcPr>
            <w:tcW w:w="1421" w:type="dxa"/>
          </w:tcPr>
          <w:p w14:paraId="7579CB02" w14:textId="6D34425C" w:rsidR="00C50D68" w:rsidRDefault="006B3F51"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5C6E1119" w14:textId="484E93DA"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0592D237" w14:textId="19A0C913"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6C972B32" w14:textId="7ABCF3D1" w:rsidR="00C50D68" w:rsidRDefault="00C50D68" w:rsidP="007B7289">
            <w:pPr>
              <w:cnfStyle w:val="000000100000" w:firstRow="0" w:lastRow="0" w:firstColumn="0" w:lastColumn="0" w:oddVBand="0" w:evenVBand="0" w:oddHBand="1" w:evenHBand="0" w:firstRowFirstColumn="0" w:firstRowLastColumn="0" w:lastRowFirstColumn="0" w:lastRowLastColumn="0"/>
            </w:pPr>
          </w:p>
        </w:tc>
      </w:tr>
      <w:tr w:rsidR="006B3F51" w14:paraId="6FA8AF34"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1FD0A9C2" w14:textId="77777777" w:rsidR="006B3F51" w:rsidRPr="001A09D4" w:rsidRDefault="006B3F51" w:rsidP="00DA173B">
            <w:pPr>
              <w:pStyle w:val="ListParagraph"/>
              <w:numPr>
                <w:ilvl w:val="0"/>
                <w:numId w:val="42"/>
              </w:numPr>
              <w:spacing w:before="60"/>
              <w:contextualSpacing w:val="0"/>
              <w:jc w:val="both"/>
            </w:pPr>
          </w:p>
        </w:tc>
        <w:tc>
          <w:tcPr>
            <w:tcW w:w="1461" w:type="dxa"/>
          </w:tcPr>
          <w:p w14:paraId="230D44BB" w14:textId="297D3EB2" w:rsidR="006B3F51" w:rsidRDefault="006B3F51" w:rsidP="007B7289">
            <w:pPr>
              <w:cnfStyle w:val="000000000000" w:firstRow="0" w:lastRow="0" w:firstColumn="0" w:lastColumn="0" w:oddVBand="0" w:evenVBand="0" w:oddHBand="0" w:evenHBand="0" w:firstRowFirstColumn="0" w:firstRowLastColumn="0" w:lastRowFirstColumn="0" w:lastRowLastColumn="0"/>
            </w:pPr>
            <w:r>
              <w:t>Online Transaction</w:t>
            </w:r>
          </w:p>
        </w:tc>
        <w:tc>
          <w:tcPr>
            <w:tcW w:w="1231" w:type="dxa"/>
          </w:tcPr>
          <w:p w14:paraId="4F1277D3" w14:textId="2DB922BB" w:rsidR="006B3F51" w:rsidRDefault="006B3F51" w:rsidP="007B7289">
            <w:pPr>
              <w:cnfStyle w:val="000000000000" w:firstRow="0" w:lastRow="0" w:firstColumn="0" w:lastColumn="0" w:oddVBand="0" w:evenVBand="0" w:oddHBand="0" w:evenHBand="0" w:firstRowFirstColumn="0" w:firstRowLastColumn="0" w:lastRowFirstColumn="0" w:lastRowLastColumn="0"/>
            </w:pPr>
            <w:r>
              <w:t>Textbox / Slider</w:t>
            </w:r>
          </w:p>
        </w:tc>
        <w:tc>
          <w:tcPr>
            <w:tcW w:w="1421" w:type="dxa"/>
          </w:tcPr>
          <w:p w14:paraId="128BB4D8" w14:textId="45588280" w:rsidR="006B3F51" w:rsidRDefault="00374BDD" w:rsidP="007B728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14A5781F" w14:textId="77777777" w:rsidR="006B3F51" w:rsidRDefault="006B3F51"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2AFDF2D6" w14:textId="77777777" w:rsidR="006B3F51" w:rsidRDefault="006B3F51"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6B59D0B5" w14:textId="77777777" w:rsidR="006B3F51" w:rsidRDefault="006B3F51" w:rsidP="007B7289">
            <w:pPr>
              <w:cnfStyle w:val="000000000000" w:firstRow="0" w:lastRow="0" w:firstColumn="0" w:lastColumn="0" w:oddVBand="0" w:evenVBand="0" w:oddHBand="0" w:evenHBand="0" w:firstRowFirstColumn="0" w:firstRowLastColumn="0" w:lastRowFirstColumn="0" w:lastRowLastColumn="0"/>
            </w:pPr>
          </w:p>
        </w:tc>
      </w:tr>
      <w:tr w:rsidR="00C50D68" w14:paraId="5B4531A0"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B12DA89" w14:textId="77777777" w:rsidR="00C50D68" w:rsidRPr="001A09D4" w:rsidRDefault="00C50D68" w:rsidP="00DA173B">
            <w:pPr>
              <w:pStyle w:val="ListParagraph"/>
              <w:numPr>
                <w:ilvl w:val="0"/>
                <w:numId w:val="42"/>
              </w:numPr>
              <w:spacing w:before="60"/>
              <w:contextualSpacing w:val="0"/>
              <w:jc w:val="both"/>
            </w:pPr>
          </w:p>
        </w:tc>
        <w:tc>
          <w:tcPr>
            <w:tcW w:w="1461" w:type="dxa"/>
          </w:tcPr>
          <w:p w14:paraId="4D56B0D5" w14:textId="4424D9D2" w:rsidR="00C50D68" w:rsidRDefault="006B3F51" w:rsidP="007B7289">
            <w:pPr>
              <w:cnfStyle w:val="000000100000" w:firstRow="0" w:lastRow="0" w:firstColumn="0" w:lastColumn="0" w:oddVBand="0" w:evenVBand="0" w:oddHBand="1" w:evenHBand="0" w:firstRowFirstColumn="0" w:firstRowLastColumn="0" w:lastRowFirstColumn="0" w:lastRowLastColumn="0"/>
            </w:pPr>
            <w:r>
              <w:t>POS Transaction</w:t>
            </w:r>
          </w:p>
        </w:tc>
        <w:tc>
          <w:tcPr>
            <w:tcW w:w="1231" w:type="dxa"/>
          </w:tcPr>
          <w:p w14:paraId="11CAA6FC" w14:textId="32761881" w:rsidR="00C50D68" w:rsidRDefault="006B3F51" w:rsidP="007B7289">
            <w:pPr>
              <w:cnfStyle w:val="000000100000" w:firstRow="0" w:lastRow="0" w:firstColumn="0" w:lastColumn="0" w:oddVBand="0" w:evenVBand="0" w:oddHBand="1" w:evenHBand="0" w:firstRowFirstColumn="0" w:firstRowLastColumn="0" w:lastRowFirstColumn="0" w:lastRowLastColumn="0"/>
            </w:pPr>
            <w:r>
              <w:t>Textbox / Slider</w:t>
            </w:r>
          </w:p>
        </w:tc>
        <w:tc>
          <w:tcPr>
            <w:tcW w:w="1421" w:type="dxa"/>
          </w:tcPr>
          <w:p w14:paraId="2674CF97" w14:textId="6F93390C" w:rsidR="00C50D68" w:rsidRDefault="00374BDD" w:rsidP="007B7289">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6A4C969D"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173AFF2C"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4D5BF14F"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r>
      <w:tr w:rsidR="006B3F51" w14:paraId="39CA2E5C"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88D9D5F" w14:textId="77777777" w:rsidR="00C50D68" w:rsidRPr="001A09D4" w:rsidRDefault="00C50D68" w:rsidP="00DA173B">
            <w:pPr>
              <w:pStyle w:val="ListParagraph"/>
              <w:numPr>
                <w:ilvl w:val="0"/>
                <w:numId w:val="42"/>
              </w:numPr>
              <w:spacing w:before="60"/>
              <w:contextualSpacing w:val="0"/>
              <w:jc w:val="both"/>
            </w:pPr>
          </w:p>
        </w:tc>
        <w:tc>
          <w:tcPr>
            <w:tcW w:w="1461" w:type="dxa"/>
          </w:tcPr>
          <w:p w14:paraId="3BDAFB9C"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5AF36F0E"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47F84EB1"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1BEFB7A4"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5664D22A"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74DF68F3" w14:textId="77777777" w:rsidR="00C50D68" w:rsidRDefault="00C50D68" w:rsidP="007B728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6B3F51" w14:paraId="787CA0F2"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C615179" w14:textId="77777777" w:rsidR="00C50D68" w:rsidRPr="001A09D4" w:rsidRDefault="00C50D68" w:rsidP="00DA173B">
            <w:pPr>
              <w:pStyle w:val="ListParagraph"/>
              <w:numPr>
                <w:ilvl w:val="0"/>
                <w:numId w:val="42"/>
              </w:numPr>
              <w:spacing w:before="60"/>
              <w:contextualSpacing w:val="0"/>
              <w:jc w:val="both"/>
            </w:pPr>
          </w:p>
        </w:tc>
        <w:tc>
          <w:tcPr>
            <w:tcW w:w="1461" w:type="dxa"/>
          </w:tcPr>
          <w:p w14:paraId="5C7F3E76"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188C14DA"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5108BCD2"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5740A505"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66079DC3"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4D3C1FB9" w14:textId="77777777" w:rsidR="00C50D68" w:rsidRDefault="00C50D68" w:rsidP="007B7289">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1699ECE7" w14:textId="77777777" w:rsidR="00C50D68" w:rsidRPr="00B63917" w:rsidRDefault="00C50D68" w:rsidP="007B728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2A221497" w14:textId="77777777" w:rsidR="00C50D68" w:rsidRPr="00B63917" w:rsidRDefault="00C50D68" w:rsidP="007B728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603757AD" w14:textId="77777777" w:rsidR="00C50D68" w:rsidRPr="00B63917" w:rsidRDefault="00C50D68" w:rsidP="00C50D68">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462B7A1D" w14:textId="56B05FBA" w:rsidR="00C50D68" w:rsidRPr="00816B83" w:rsidRDefault="00C50D68" w:rsidP="00C50D68">
      <w:pPr>
        <w:pStyle w:val="ListParagraph"/>
        <w:numPr>
          <w:ilvl w:val="0"/>
          <w:numId w:val="13"/>
        </w:numPr>
        <w:rPr>
          <w:sz w:val="22"/>
          <w:szCs w:val="22"/>
        </w:rPr>
      </w:pPr>
      <w:r w:rsidRPr="00816B83">
        <w:rPr>
          <w:sz w:val="22"/>
          <w:szCs w:val="22"/>
        </w:rPr>
        <w:lastRenderedPageBreak/>
        <w:t xml:space="preserve">This section is for the customer to authenticate </w:t>
      </w:r>
      <w:r w:rsidR="00161AE9">
        <w:rPr>
          <w:sz w:val="22"/>
          <w:szCs w:val="22"/>
        </w:rPr>
        <w:t xml:space="preserve">card </w:t>
      </w:r>
      <w:r w:rsidR="00374BDD">
        <w:rPr>
          <w:sz w:val="22"/>
          <w:szCs w:val="22"/>
        </w:rPr>
        <w:t xml:space="preserve">limit </w:t>
      </w:r>
      <w:r w:rsidR="00161AE9">
        <w:rPr>
          <w:sz w:val="22"/>
          <w:szCs w:val="22"/>
        </w:rPr>
        <w:t>update</w:t>
      </w:r>
      <w:r w:rsidRPr="00816B83">
        <w:rPr>
          <w:sz w:val="22"/>
          <w:szCs w:val="22"/>
        </w:rPr>
        <w:t xml:space="preserve">. </w:t>
      </w:r>
    </w:p>
    <w:p w14:paraId="0CF88474" w14:textId="77777777" w:rsidR="00C50D68" w:rsidRPr="00816B83" w:rsidRDefault="00C50D68" w:rsidP="00C50D68">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34FE086B" w14:textId="77777777" w:rsidR="00C50D68" w:rsidRPr="00B63917" w:rsidRDefault="00C50D68" w:rsidP="00C50D68">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1095C625" w14:textId="56D56BE5" w:rsidR="00C50D68" w:rsidRDefault="00C50D68" w:rsidP="00C50D68">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374BDD">
        <w:rPr>
          <w:sz w:val="22"/>
          <w:szCs w:val="22"/>
        </w:rPr>
        <w:t>Limit update</w:t>
      </w:r>
      <w:r w:rsidRPr="00572173">
        <w:rPr>
          <w:sz w:val="22"/>
          <w:szCs w:val="22"/>
        </w:rPr>
        <w:t xml:space="preserve"> </w:t>
      </w:r>
      <w:r>
        <w:rPr>
          <w:sz w:val="22"/>
          <w:szCs w:val="22"/>
        </w:rPr>
        <w:t>success or failure will be displayed along with the following details:</w:t>
      </w:r>
    </w:p>
    <w:p w14:paraId="5CDF21AD" w14:textId="77777777" w:rsidR="00C50D68" w:rsidRDefault="00C50D68" w:rsidP="00C50D68">
      <w:pPr>
        <w:pStyle w:val="ListParagraph"/>
        <w:numPr>
          <w:ilvl w:val="1"/>
          <w:numId w:val="13"/>
        </w:numPr>
        <w:rPr>
          <w:sz w:val="22"/>
          <w:szCs w:val="22"/>
        </w:rPr>
      </w:pPr>
      <w:r>
        <w:rPr>
          <w:sz w:val="22"/>
          <w:szCs w:val="22"/>
        </w:rPr>
        <w:t>Status – Success / Failure</w:t>
      </w:r>
    </w:p>
    <w:p w14:paraId="771BD870" w14:textId="77777777" w:rsidR="00C50D68" w:rsidRDefault="00C50D68" w:rsidP="00C50D68">
      <w:pPr>
        <w:pStyle w:val="ListParagraph"/>
        <w:numPr>
          <w:ilvl w:val="1"/>
          <w:numId w:val="13"/>
        </w:numPr>
        <w:rPr>
          <w:sz w:val="22"/>
          <w:szCs w:val="22"/>
        </w:rPr>
      </w:pPr>
      <w:r>
        <w:rPr>
          <w:sz w:val="22"/>
          <w:szCs w:val="22"/>
        </w:rPr>
        <w:t>Status Description</w:t>
      </w:r>
    </w:p>
    <w:p w14:paraId="024B44CA" w14:textId="7C0A1DBB" w:rsidR="00C50D68" w:rsidRDefault="00C50D68" w:rsidP="00C50D68">
      <w:pPr>
        <w:pStyle w:val="ListParagraph"/>
        <w:numPr>
          <w:ilvl w:val="2"/>
          <w:numId w:val="13"/>
        </w:numPr>
        <w:rPr>
          <w:sz w:val="22"/>
          <w:szCs w:val="22"/>
        </w:rPr>
      </w:pPr>
      <w:r w:rsidRPr="005F5D5F">
        <w:rPr>
          <w:sz w:val="22"/>
          <w:szCs w:val="22"/>
        </w:rPr>
        <w:t xml:space="preserve">If </w:t>
      </w:r>
      <w:r w:rsidR="00374BDD">
        <w:rPr>
          <w:sz w:val="22"/>
          <w:szCs w:val="22"/>
        </w:rPr>
        <w:t>Limit updated</w:t>
      </w:r>
      <w:r>
        <w:rPr>
          <w:sz w:val="22"/>
          <w:szCs w:val="22"/>
        </w:rPr>
        <w:t xml:space="preserve"> </w:t>
      </w:r>
      <w:r w:rsidRPr="005F5D5F">
        <w:rPr>
          <w:sz w:val="22"/>
          <w:szCs w:val="22"/>
        </w:rPr>
        <w:t>“</w:t>
      </w:r>
      <w:r>
        <w:rPr>
          <w:sz w:val="22"/>
          <w:szCs w:val="22"/>
        </w:rPr>
        <w:t xml:space="preserve">Card </w:t>
      </w:r>
      <w:r w:rsidR="00374BDD">
        <w:rPr>
          <w:sz w:val="22"/>
          <w:szCs w:val="22"/>
        </w:rPr>
        <w:t xml:space="preserve">limit updated </w:t>
      </w:r>
      <w:r w:rsidRPr="005F5D5F">
        <w:rPr>
          <w:sz w:val="22"/>
          <w:szCs w:val="22"/>
        </w:rPr>
        <w:t>successful</w:t>
      </w:r>
      <w:r w:rsidR="00374BDD">
        <w:rPr>
          <w:sz w:val="22"/>
          <w:szCs w:val="22"/>
        </w:rPr>
        <w:t>ly</w:t>
      </w:r>
      <w:r w:rsidRPr="005F5D5F">
        <w:rPr>
          <w:sz w:val="22"/>
          <w:szCs w:val="22"/>
        </w:rPr>
        <w:t>”</w:t>
      </w:r>
    </w:p>
    <w:p w14:paraId="1C9AB5DA" w14:textId="3248BB7C" w:rsidR="00C50D68" w:rsidRDefault="00C50D68" w:rsidP="00C50D68">
      <w:pPr>
        <w:pStyle w:val="ListParagraph"/>
        <w:numPr>
          <w:ilvl w:val="2"/>
          <w:numId w:val="13"/>
        </w:numPr>
        <w:rPr>
          <w:sz w:val="22"/>
          <w:szCs w:val="22"/>
        </w:rPr>
      </w:pPr>
      <w:r w:rsidRPr="00BE4497">
        <w:rPr>
          <w:sz w:val="22"/>
          <w:szCs w:val="22"/>
        </w:rPr>
        <w:t xml:space="preserve">If </w:t>
      </w:r>
      <w:r w:rsidR="00374BDD">
        <w:rPr>
          <w:sz w:val="22"/>
          <w:szCs w:val="22"/>
        </w:rPr>
        <w:t>Limit updated</w:t>
      </w:r>
      <w:r>
        <w:rPr>
          <w:sz w:val="22"/>
          <w:szCs w:val="22"/>
        </w:rPr>
        <w:t xml:space="preserve"> </w:t>
      </w:r>
      <w:r w:rsidRPr="00BE4497">
        <w:rPr>
          <w:sz w:val="22"/>
          <w:szCs w:val="22"/>
        </w:rPr>
        <w:t>failed “Error message based on scenarios configured</w:t>
      </w:r>
      <w:r>
        <w:rPr>
          <w:sz w:val="22"/>
          <w:szCs w:val="22"/>
        </w:rPr>
        <w:t xml:space="preserve"> “</w:t>
      </w:r>
    </w:p>
    <w:p w14:paraId="763F3613" w14:textId="77777777" w:rsidR="00C50D68" w:rsidRDefault="00C50D68" w:rsidP="00C50D68">
      <w:pPr>
        <w:pStyle w:val="ListParagraph"/>
        <w:numPr>
          <w:ilvl w:val="1"/>
          <w:numId w:val="13"/>
        </w:numPr>
        <w:rPr>
          <w:sz w:val="22"/>
          <w:szCs w:val="22"/>
        </w:rPr>
      </w:pPr>
      <w:r w:rsidRPr="008F1A91">
        <w:rPr>
          <w:sz w:val="22"/>
          <w:szCs w:val="22"/>
        </w:rPr>
        <w:t>Transaction Reference Number</w:t>
      </w:r>
    </w:p>
    <w:p w14:paraId="720A6B7D" w14:textId="77777777" w:rsidR="00C50D68" w:rsidRPr="00666234" w:rsidRDefault="00C50D68" w:rsidP="00C50D68">
      <w:pPr>
        <w:ind w:left="426"/>
        <w:rPr>
          <w:b/>
          <w:bCs/>
          <w:sz w:val="24"/>
          <w:szCs w:val="24"/>
        </w:rPr>
      </w:pPr>
      <w:r w:rsidRPr="00666234">
        <w:rPr>
          <w:b/>
          <w:bCs/>
          <w:sz w:val="24"/>
          <w:szCs w:val="24"/>
        </w:rPr>
        <w:t>APIs:</w:t>
      </w:r>
    </w:p>
    <w:p w14:paraId="14CA8C87" w14:textId="3B914489" w:rsidR="00C50D68" w:rsidRDefault="00C50D68" w:rsidP="00C50D68">
      <w:pPr>
        <w:pStyle w:val="ListParagraph"/>
        <w:numPr>
          <w:ilvl w:val="0"/>
          <w:numId w:val="13"/>
        </w:numPr>
        <w:rPr>
          <w:sz w:val="22"/>
          <w:szCs w:val="22"/>
        </w:rPr>
      </w:pPr>
      <w:r>
        <w:rPr>
          <w:sz w:val="22"/>
          <w:szCs w:val="22"/>
        </w:rPr>
        <w:t xml:space="preserve">The app will invoke Card </w:t>
      </w:r>
      <w:r w:rsidR="00374BDD">
        <w:rPr>
          <w:sz w:val="22"/>
          <w:szCs w:val="22"/>
        </w:rPr>
        <w:t>Limit</w:t>
      </w:r>
      <w:r>
        <w:rPr>
          <w:sz w:val="22"/>
          <w:szCs w:val="22"/>
        </w:rPr>
        <w:t xml:space="preserve"> Update API.</w:t>
      </w:r>
    </w:p>
    <w:p w14:paraId="25C473B2" w14:textId="77777777" w:rsidR="00456CFB" w:rsidRDefault="00456CFB" w:rsidP="00456CFB">
      <w:pPr>
        <w:pStyle w:val="Heading3"/>
        <w:numPr>
          <w:ilvl w:val="2"/>
          <w:numId w:val="4"/>
        </w:numPr>
        <w:rPr>
          <w:sz w:val="24"/>
          <w:szCs w:val="24"/>
        </w:rPr>
      </w:pPr>
      <w:bookmarkStart w:id="126" w:name="_Toc117274650"/>
      <w:r w:rsidRPr="738D6556">
        <w:rPr>
          <w:sz w:val="24"/>
          <w:szCs w:val="24"/>
        </w:rPr>
        <w:t xml:space="preserve">Manage International </w:t>
      </w:r>
      <w:r>
        <w:rPr>
          <w:sz w:val="24"/>
          <w:szCs w:val="24"/>
        </w:rPr>
        <w:t>Limits</w:t>
      </w:r>
      <w:bookmarkEnd w:id="126"/>
    </w:p>
    <w:p w14:paraId="7C9729E9" w14:textId="77777777" w:rsidR="00456CFB" w:rsidRPr="00572173" w:rsidRDefault="00456CFB" w:rsidP="00456CFB">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Debit Cards -&gt; Manage International Limits</w:t>
      </w:r>
    </w:p>
    <w:p w14:paraId="4E2FBCF7" w14:textId="77777777" w:rsidR="00456CFB" w:rsidRPr="000C41CD" w:rsidRDefault="00456CFB" w:rsidP="00456CFB">
      <w:pPr>
        <w:pStyle w:val="ListParagraph"/>
        <w:numPr>
          <w:ilvl w:val="0"/>
          <w:numId w:val="15"/>
        </w:numPr>
        <w:rPr>
          <w:sz w:val="24"/>
          <w:szCs w:val="24"/>
        </w:rPr>
      </w:pPr>
      <w:r w:rsidRPr="00B20AFC">
        <w:rPr>
          <w:sz w:val="22"/>
          <w:szCs w:val="22"/>
        </w:rPr>
        <w:t xml:space="preserve">This section is to </w:t>
      </w:r>
      <w:r>
        <w:rPr>
          <w:sz w:val="22"/>
          <w:szCs w:val="22"/>
        </w:rPr>
        <w:t>enable or disable an online transaction for an existing card.</w:t>
      </w:r>
    </w:p>
    <w:p w14:paraId="18712A2C" w14:textId="77777777" w:rsidR="00456CFB" w:rsidRPr="00572173" w:rsidRDefault="00456CFB" w:rsidP="00456CFB">
      <w:pPr>
        <w:pStyle w:val="ListParagraph"/>
        <w:numPr>
          <w:ilvl w:val="0"/>
          <w:numId w:val="15"/>
        </w:numPr>
        <w:rPr>
          <w:sz w:val="22"/>
          <w:szCs w:val="22"/>
        </w:rPr>
      </w:pPr>
      <w:r w:rsidRPr="00572173">
        <w:rPr>
          <w:sz w:val="22"/>
          <w:szCs w:val="22"/>
        </w:rPr>
        <w:t xml:space="preserve">On click the </w:t>
      </w:r>
      <w:r>
        <w:rPr>
          <w:sz w:val="22"/>
          <w:szCs w:val="22"/>
        </w:rPr>
        <w:t>manage International Transactions from the menu</w:t>
      </w:r>
      <w:r w:rsidRPr="00572173">
        <w:rPr>
          <w:sz w:val="22"/>
          <w:szCs w:val="22"/>
        </w:rPr>
        <w:t>, app will redirect to this screen.</w:t>
      </w:r>
    </w:p>
    <w:p w14:paraId="486B96AD" w14:textId="77777777" w:rsidR="00456CFB" w:rsidRPr="001C7D38" w:rsidRDefault="00456CFB" w:rsidP="00456CFB">
      <w:pPr>
        <w:ind w:left="360"/>
        <w:rPr>
          <w:b/>
          <w:bCs/>
          <w:sz w:val="24"/>
          <w:szCs w:val="24"/>
        </w:rPr>
      </w:pPr>
      <w:r w:rsidRPr="001C7D38">
        <w:rPr>
          <w:b/>
          <w:bCs/>
          <w:sz w:val="24"/>
          <w:szCs w:val="24"/>
        </w:rPr>
        <w:t>Screen 1:</w:t>
      </w:r>
    </w:p>
    <w:p w14:paraId="628049A1" w14:textId="77777777" w:rsidR="00456CFB" w:rsidRDefault="00456CFB" w:rsidP="00456CFB">
      <w:pPr>
        <w:pStyle w:val="ListParagraph"/>
        <w:numPr>
          <w:ilvl w:val="0"/>
          <w:numId w:val="15"/>
        </w:numPr>
        <w:rPr>
          <w:sz w:val="24"/>
          <w:szCs w:val="24"/>
        </w:rPr>
      </w:pPr>
      <w:r>
        <w:rPr>
          <w:sz w:val="24"/>
          <w:szCs w:val="24"/>
        </w:rPr>
        <w:t xml:space="preserve">By default, app will display the status of the </w:t>
      </w:r>
      <w:r>
        <w:rPr>
          <w:sz w:val="22"/>
          <w:szCs w:val="22"/>
        </w:rPr>
        <w:t>International Transactions</w:t>
      </w:r>
      <w:r>
        <w:rPr>
          <w:sz w:val="24"/>
          <w:szCs w:val="24"/>
        </w:rPr>
        <w:t xml:space="preserve">. </w:t>
      </w:r>
    </w:p>
    <w:p w14:paraId="6E959D12" w14:textId="77777777" w:rsidR="00456CFB" w:rsidRDefault="00456CFB" w:rsidP="00456CFB">
      <w:pPr>
        <w:pStyle w:val="ListParagraph"/>
        <w:numPr>
          <w:ilvl w:val="0"/>
          <w:numId w:val="15"/>
        </w:numPr>
        <w:rPr>
          <w:sz w:val="24"/>
          <w:szCs w:val="24"/>
        </w:rPr>
      </w:pPr>
      <w:r w:rsidRPr="00560187">
        <w:rPr>
          <w:sz w:val="24"/>
          <w:szCs w:val="24"/>
        </w:rPr>
        <w:t xml:space="preserve">The following details will be </w:t>
      </w:r>
      <w:r>
        <w:rPr>
          <w:sz w:val="24"/>
          <w:szCs w:val="24"/>
        </w:rPr>
        <w:t>displayed:</w:t>
      </w:r>
    </w:p>
    <w:p w14:paraId="7CB7B7D7" w14:textId="77777777" w:rsidR="00456CFB" w:rsidRDefault="00456CFB" w:rsidP="00456CFB">
      <w:pPr>
        <w:pStyle w:val="ListParagraph"/>
        <w:numPr>
          <w:ilvl w:val="1"/>
          <w:numId w:val="15"/>
        </w:numPr>
        <w:rPr>
          <w:sz w:val="24"/>
          <w:szCs w:val="24"/>
        </w:rPr>
      </w:pPr>
      <w:r>
        <w:rPr>
          <w:sz w:val="24"/>
          <w:szCs w:val="24"/>
        </w:rPr>
        <w:t>International Status</w:t>
      </w:r>
    </w:p>
    <w:p w14:paraId="2F14C07F" w14:textId="77777777" w:rsidR="00456CFB" w:rsidRDefault="00456CFB" w:rsidP="00456CFB">
      <w:pPr>
        <w:pStyle w:val="ListParagraph"/>
        <w:numPr>
          <w:ilvl w:val="1"/>
          <w:numId w:val="15"/>
        </w:numPr>
        <w:rPr>
          <w:sz w:val="24"/>
          <w:szCs w:val="24"/>
        </w:rPr>
      </w:pPr>
      <w:r>
        <w:rPr>
          <w:sz w:val="24"/>
          <w:szCs w:val="24"/>
        </w:rPr>
        <w:t>Online Transaction</w:t>
      </w:r>
    </w:p>
    <w:p w14:paraId="4A2998AF" w14:textId="77777777" w:rsidR="00456CFB" w:rsidRDefault="00456CFB" w:rsidP="00456CFB">
      <w:pPr>
        <w:pStyle w:val="ListParagraph"/>
        <w:numPr>
          <w:ilvl w:val="1"/>
          <w:numId w:val="15"/>
        </w:numPr>
        <w:rPr>
          <w:sz w:val="24"/>
          <w:szCs w:val="24"/>
        </w:rPr>
      </w:pPr>
      <w:r>
        <w:rPr>
          <w:sz w:val="24"/>
          <w:szCs w:val="24"/>
        </w:rPr>
        <w:t>POS Transaction</w:t>
      </w:r>
    </w:p>
    <w:p w14:paraId="38D35588" w14:textId="77777777" w:rsidR="00456CFB" w:rsidRPr="00560187" w:rsidRDefault="00456CFB" w:rsidP="00456CFB">
      <w:pPr>
        <w:pStyle w:val="ListParagraph"/>
        <w:numPr>
          <w:ilvl w:val="1"/>
          <w:numId w:val="15"/>
        </w:numPr>
        <w:rPr>
          <w:sz w:val="24"/>
          <w:szCs w:val="24"/>
        </w:rPr>
      </w:pPr>
      <w:r>
        <w:rPr>
          <w:sz w:val="24"/>
          <w:szCs w:val="24"/>
        </w:rPr>
        <w:t>ATM Withdrawal</w:t>
      </w:r>
    </w:p>
    <w:p w14:paraId="1E8501B9" w14:textId="77777777" w:rsidR="00456CFB" w:rsidRPr="00B63917" w:rsidRDefault="00456CFB" w:rsidP="00456CFB">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6F9FDC56" w14:textId="77777777" w:rsidR="00456CFB" w:rsidRPr="00816B83" w:rsidRDefault="00456CFB" w:rsidP="00456CFB">
      <w:pPr>
        <w:pStyle w:val="ListParagraph"/>
        <w:numPr>
          <w:ilvl w:val="0"/>
          <w:numId w:val="13"/>
        </w:numPr>
        <w:rPr>
          <w:sz w:val="22"/>
          <w:szCs w:val="22"/>
        </w:rPr>
      </w:pPr>
      <w:r w:rsidRPr="00816B83">
        <w:rPr>
          <w:sz w:val="22"/>
          <w:szCs w:val="22"/>
        </w:rPr>
        <w:t xml:space="preserve">This section is for the customer to authenticate </w:t>
      </w:r>
      <w:r>
        <w:rPr>
          <w:sz w:val="22"/>
          <w:szCs w:val="22"/>
        </w:rPr>
        <w:t>enable / disable International Transactions request</w:t>
      </w:r>
      <w:r w:rsidRPr="00816B83">
        <w:rPr>
          <w:sz w:val="22"/>
          <w:szCs w:val="22"/>
        </w:rPr>
        <w:t xml:space="preserve">. </w:t>
      </w:r>
    </w:p>
    <w:p w14:paraId="62D4D00B" w14:textId="77777777" w:rsidR="00456CFB" w:rsidRPr="00816B83" w:rsidRDefault="00456CFB" w:rsidP="00456CFB">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193E1921" w14:textId="77777777" w:rsidR="00456CFB" w:rsidRPr="00B63917" w:rsidRDefault="00456CFB" w:rsidP="00456CFB">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7E56C660" w14:textId="77777777" w:rsidR="00456CFB" w:rsidRDefault="00456CFB" w:rsidP="00456CFB">
      <w:pPr>
        <w:pStyle w:val="ListParagraph"/>
        <w:numPr>
          <w:ilvl w:val="0"/>
          <w:numId w:val="13"/>
        </w:numPr>
        <w:rPr>
          <w:sz w:val="22"/>
          <w:szCs w:val="22"/>
        </w:rPr>
      </w:pPr>
      <w:r w:rsidRPr="00816B83">
        <w:rPr>
          <w:sz w:val="22"/>
          <w:szCs w:val="22"/>
        </w:rPr>
        <w:t xml:space="preserve">This </w:t>
      </w:r>
      <w:r>
        <w:rPr>
          <w:sz w:val="22"/>
          <w:szCs w:val="22"/>
        </w:rPr>
        <w:t>is a success screen where card International Transactions request success or failure will be displayed along with the following details:</w:t>
      </w:r>
    </w:p>
    <w:p w14:paraId="62054456" w14:textId="77777777" w:rsidR="00456CFB" w:rsidRDefault="00456CFB" w:rsidP="00456CFB">
      <w:pPr>
        <w:pStyle w:val="ListParagraph"/>
        <w:numPr>
          <w:ilvl w:val="1"/>
          <w:numId w:val="13"/>
        </w:numPr>
        <w:rPr>
          <w:sz w:val="22"/>
          <w:szCs w:val="22"/>
        </w:rPr>
      </w:pPr>
      <w:r>
        <w:rPr>
          <w:sz w:val="22"/>
          <w:szCs w:val="22"/>
        </w:rPr>
        <w:lastRenderedPageBreak/>
        <w:t>Status – Success / Failure</w:t>
      </w:r>
    </w:p>
    <w:p w14:paraId="7F1B93FF" w14:textId="77777777" w:rsidR="00456CFB" w:rsidRDefault="00456CFB" w:rsidP="00456CFB">
      <w:pPr>
        <w:pStyle w:val="ListParagraph"/>
        <w:numPr>
          <w:ilvl w:val="1"/>
          <w:numId w:val="13"/>
        </w:numPr>
        <w:rPr>
          <w:sz w:val="22"/>
          <w:szCs w:val="22"/>
        </w:rPr>
      </w:pPr>
      <w:r>
        <w:rPr>
          <w:sz w:val="22"/>
          <w:szCs w:val="22"/>
        </w:rPr>
        <w:t>Status Description</w:t>
      </w:r>
    </w:p>
    <w:p w14:paraId="60098809" w14:textId="77777777" w:rsidR="00456CFB" w:rsidRDefault="00456CFB" w:rsidP="00456CFB">
      <w:pPr>
        <w:pStyle w:val="ListParagraph"/>
        <w:numPr>
          <w:ilvl w:val="2"/>
          <w:numId w:val="13"/>
        </w:numPr>
        <w:rPr>
          <w:sz w:val="22"/>
          <w:szCs w:val="22"/>
        </w:rPr>
      </w:pPr>
      <w:r w:rsidRPr="005F5D5F">
        <w:rPr>
          <w:sz w:val="22"/>
          <w:szCs w:val="22"/>
        </w:rPr>
        <w:t xml:space="preserve">If </w:t>
      </w:r>
      <w:r>
        <w:rPr>
          <w:sz w:val="22"/>
          <w:szCs w:val="22"/>
        </w:rPr>
        <w:t xml:space="preserve">Card International Transactions requested </w:t>
      </w:r>
      <w:r w:rsidRPr="005F5D5F">
        <w:rPr>
          <w:sz w:val="22"/>
          <w:szCs w:val="22"/>
        </w:rPr>
        <w:t>“</w:t>
      </w:r>
      <w:r>
        <w:rPr>
          <w:sz w:val="22"/>
          <w:szCs w:val="22"/>
        </w:rPr>
        <w:t xml:space="preserve">Card International Transactions enabled / disabled </w:t>
      </w:r>
      <w:r w:rsidRPr="005F5D5F">
        <w:rPr>
          <w:sz w:val="22"/>
          <w:szCs w:val="22"/>
        </w:rPr>
        <w:t>successful</w:t>
      </w:r>
      <w:r>
        <w:rPr>
          <w:sz w:val="22"/>
          <w:szCs w:val="22"/>
        </w:rPr>
        <w:t>ly</w:t>
      </w:r>
      <w:r w:rsidRPr="005F5D5F">
        <w:rPr>
          <w:sz w:val="22"/>
          <w:szCs w:val="22"/>
        </w:rPr>
        <w:t>”</w:t>
      </w:r>
    </w:p>
    <w:p w14:paraId="68B49869" w14:textId="77777777" w:rsidR="00456CFB" w:rsidRDefault="00456CFB" w:rsidP="00456CFB">
      <w:pPr>
        <w:pStyle w:val="ListParagraph"/>
        <w:numPr>
          <w:ilvl w:val="2"/>
          <w:numId w:val="13"/>
        </w:numPr>
        <w:rPr>
          <w:sz w:val="22"/>
          <w:szCs w:val="22"/>
        </w:rPr>
      </w:pPr>
      <w:r w:rsidRPr="00BE4497">
        <w:rPr>
          <w:sz w:val="22"/>
          <w:szCs w:val="22"/>
        </w:rPr>
        <w:t xml:space="preserve">If </w:t>
      </w:r>
      <w:r>
        <w:rPr>
          <w:sz w:val="22"/>
          <w:szCs w:val="22"/>
        </w:rPr>
        <w:t xml:space="preserve">Card International Transactions request </w:t>
      </w:r>
      <w:r w:rsidRPr="00BE4497">
        <w:rPr>
          <w:sz w:val="22"/>
          <w:szCs w:val="22"/>
        </w:rPr>
        <w:t>failed “Error message based on scenarios configured</w:t>
      </w:r>
      <w:r>
        <w:rPr>
          <w:sz w:val="22"/>
          <w:szCs w:val="22"/>
        </w:rPr>
        <w:t xml:space="preserve"> “</w:t>
      </w:r>
    </w:p>
    <w:p w14:paraId="7347D77F" w14:textId="77777777" w:rsidR="00456CFB" w:rsidRPr="00FB6C76" w:rsidRDefault="00456CFB" w:rsidP="00456CFB">
      <w:pPr>
        <w:pStyle w:val="ListParagraph"/>
        <w:numPr>
          <w:ilvl w:val="1"/>
          <w:numId w:val="13"/>
        </w:numPr>
        <w:rPr>
          <w:sz w:val="22"/>
          <w:szCs w:val="22"/>
        </w:rPr>
      </w:pPr>
      <w:r w:rsidRPr="008F1A91">
        <w:rPr>
          <w:sz w:val="22"/>
          <w:szCs w:val="22"/>
        </w:rPr>
        <w:t>Transaction Reference Number</w:t>
      </w:r>
    </w:p>
    <w:p w14:paraId="26231DCC" w14:textId="77777777" w:rsidR="00456CFB" w:rsidRPr="00666234" w:rsidRDefault="00456CFB" w:rsidP="00456CFB">
      <w:pPr>
        <w:ind w:left="426"/>
        <w:rPr>
          <w:b/>
          <w:bCs/>
          <w:sz w:val="24"/>
          <w:szCs w:val="24"/>
        </w:rPr>
      </w:pPr>
      <w:r w:rsidRPr="00666234">
        <w:rPr>
          <w:b/>
          <w:bCs/>
          <w:sz w:val="24"/>
          <w:szCs w:val="24"/>
        </w:rPr>
        <w:t>APIs:</w:t>
      </w:r>
    </w:p>
    <w:p w14:paraId="2C3ADBED" w14:textId="77777777" w:rsidR="00456CFB" w:rsidRDefault="00456CFB" w:rsidP="00456CFB">
      <w:pPr>
        <w:pStyle w:val="ListParagraph"/>
        <w:numPr>
          <w:ilvl w:val="0"/>
          <w:numId w:val="13"/>
        </w:numPr>
        <w:rPr>
          <w:sz w:val="22"/>
          <w:szCs w:val="22"/>
        </w:rPr>
      </w:pPr>
      <w:r>
        <w:rPr>
          <w:sz w:val="22"/>
          <w:szCs w:val="22"/>
        </w:rPr>
        <w:t xml:space="preserve">The app will invoke </w:t>
      </w:r>
      <w:r w:rsidRPr="00E77B3D">
        <w:rPr>
          <w:sz w:val="22"/>
          <w:szCs w:val="22"/>
        </w:rPr>
        <w:t xml:space="preserve">Fetch Card Settings Legacy and Update Card Settings Legacy </w:t>
      </w:r>
      <w:r>
        <w:rPr>
          <w:sz w:val="22"/>
          <w:szCs w:val="22"/>
        </w:rPr>
        <w:t>API.</w:t>
      </w:r>
    </w:p>
    <w:p w14:paraId="6913CB24" w14:textId="77777777" w:rsidR="00456CFB" w:rsidRDefault="00456CFB" w:rsidP="00456CFB">
      <w:pPr>
        <w:ind w:left="360"/>
        <w:rPr>
          <w:rFonts w:cstheme="minorHAnsi"/>
          <w:caps/>
          <w:spacing w:val="15"/>
          <w:sz w:val="24"/>
          <w:szCs w:val="24"/>
        </w:rPr>
      </w:pPr>
    </w:p>
    <w:p w14:paraId="37651F30" w14:textId="77777777" w:rsidR="00456CFB" w:rsidRDefault="00456CFB" w:rsidP="00456CFB">
      <w:pPr>
        <w:rPr>
          <w:rFonts w:cstheme="minorHAnsi"/>
          <w:caps/>
          <w:spacing w:val="15"/>
          <w:sz w:val="24"/>
          <w:szCs w:val="24"/>
        </w:rPr>
      </w:pPr>
      <w:r>
        <w:rPr>
          <w:rFonts w:cstheme="minorHAnsi"/>
          <w:sz w:val="24"/>
          <w:szCs w:val="24"/>
        </w:rPr>
        <w:br w:type="page"/>
      </w:r>
    </w:p>
    <w:p w14:paraId="3836A239" w14:textId="1E829A4E" w:rsidR="00BA67E9" w:rsidRDefault="00BA67E9" w:rsidP="00816B83">
      <w:pPr>
        <w:pStyle w:val="Heading3"/>
        <w:numPr>
          <w:ilvl w:val="2"/>
          <w:numId w:val="4"/>
        </w:numPr>
        <w:rPr>
          <w:sz w:val="24"/>
          <w:szCs w:val="24"/>
        </w:rPr>
      </w:pPr>
      <w:bookmarkStart w:id="127" w:name="_Toc117274651"/>
      <w:r w:rsidRPr="0018227E">
        <w:rPr>
          <w:sz w:val="24"/>
          <w:szCs w:val="24"/>
        </w:rPr>
        <w:lastRenderedPageBreak/>
        <w:t>Card Reissue</w:t>
      </w:r>
      <w:bookmarkEnd w:id="127"/>
    </w:p>
    <w:p w14:paraId="1F405EE6" w14:textId="0C7F49CA" w:rsidR="00DD4C2D" w:rsidRPr="00572173" w:rsidRDefault="00DD4C2D" w:rsidP="00DD4C2D">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Debit Cards -&gt; </w:t>
      </w:r>
      <w:r w:rsidR="008948C2">
        <w:rPr>
          <w:sz w:val="22"/>
          <w:szCs w:val="22"/>
        </w:rPr>
        <w:t>Card Reissue</w:t>
      </w:r>
    </w:p>
    <w:p w14:paraId="0385529C" w14:textId="0450F9FE" w:rsidR="00DD4C2D" w:rsidRPr="000C41CD" w:rsidRDefault="00DD4C2D" w:rsidP="00DD4C2D">
      <w:pPr>
        <w:pStyle w:val="ListParagraph"/>
        <w:numPr>
          <w:ilvl w:val="0"/>
          <w:numId w:val="15"/>
        </w:numPr>
        <w:rPr>
          <w:sz w:val="24"/>
          <w:szCs w:val="24"/>
        </w:rPr>
      </w:pPr>
      <w:r w:rsidRPr="00B20AFC">
        <w:rPr>
          <w:sz w:val="22"/>
          <w:szCs w:val="22"/>
        </w:rPr>
        <w:t xml:space="preserve">This section is to </w:t>
      </w:r>
      <w:r w:rsidRPr="00572173">
        <w:rPr>
          <w:sz w:val="22"/>
          <w:szCs w:val="22"/>
        </w:rPr>
        <w:t xml:space="preserve">the </w:t>
      </w:r>
      <w:r w:rsidR="00AA4CFB">
        <w:rPr>
          <w:sz w:val="22"/>
          <w:szCs w:val="22"/>
        </w:rPr>
        <w:t>request to reissue the</w:t>
      </w:r>
      <w:r>
        <w:rPr>
          <w:sz w:val="22"/>
          <w:szCs w:val="22"/>
        </w:rPr>
        <w:t xml:space="preserve"> existing card.</w:t>
      </w:r>
    </w:p>
    <w:p w14:paraId="2CBECEDD" w14:textId="2DBBACA6" w:rsidR="00DD4C2D" w:rsidRPr="00572173" w:rsidRDefault="00DD4C2D" w:rsidP="00DD4C2D">
      <w:pPr>
        <w:pStyle w:val="ListParagraph"/>
        <w:numPr>
          <w:ilvl w:val="0"/>
          <w:numId w:val="15"/>
        </w:numPr>
        <w:rPr>
          <w:sz w:val="22"/>
          <w:szCs w:val="22"/>
        </w:rPr>
      </w:pPr>
      <w:r w:rsidRPr="00572173">
        <w:rPr>
          <w:sz w:val="22"/>
          <w:szCs w:val="22"/>
        </w:rPr>
        <w:t xml:space="preserve">On click the </w:t>
      </w:r>
      <w:r w:rsidR="00AA4CFB">
        <w:rPr>
          <w:sz w:val="22"/>
          <w:szCs w:val="22"/>
        </w:rPr>
        <w:t>Card Reissue</w:t>
      </w:r>
      <w:r>
        <w:rPr>
          <w:sz w:val="22"/>
          <w:szCs w:val="22"/>
        </w:rPr>
        <w:t xml:space="preserve"> </w:t>
      </w:r>
      <w:r w:rsidRPr="00572173">
        <w:rPr>
          <w:sz w:val="22"/>
          <w:szCs w:val="22"/>
        </w:rPr>
        <w:t>Icon below the card images, app will redirect to this screen.</w:t>
      </w:r>
    </w:p>
    <w:p w14:paraId="2F12C3DC" w14:textId="77777777" w:rsidR="00DD4C2D" w:rsidRPr="001C7D38" w:rsidRDefault="00DD4C2D" w:rsidP="00DD4C2D">
      <w:pPr>
        <w:ind w:left="360"/>
        <w:rPr>
          <w:b/>
          <w:bCs/>
          <w:sz w:val="24"/>
          <w:szCs w:val="24"/>
        </w:rPr>
      </w:pPr>
      <w:r w:rsidRPr="001C7D38">
        <w:rPr>
          <w:b/>
          <w:bCs/>
          <w:sz w:val="24"/>
          <w:szCs w:val="24"/>
        </w:rPr>
        <w:t>Screen 1:</w:t>
      </w:r>
    </w:p>
    <w:p w14:paraId="7DF0A503" w14:textId="77777777" w:rsidR="00DD4C2D" w:rsidRDefault="00DD4C2D" w:rsidP="00DD4C2D">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DD4C2D" w14:paraId="376F8D2C"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3F758FB" w14:textId="77777777" w:rsidR="00DD4C2D" w:rsidRDefault="00DD4C2D" w:rsidP="007B7289">
            <w:proofErr w:type="gramStart"/>
            <w:r>
              <w:rPr>
                <w:rFonts w:ascii="Calibri" w:hAnsi="Calibri" w:cs="Calibri"/>
                <w:b w:val="0"/>
                <w:bCs w:val="0"/>
                <w:color w:val="FFFFFF"/>
              </w:rPr>
              <w:t>#.No</w:t>
            </w:r>
            <w:proofErr w:type="gramEnd"/>
          </w:p>
        </w:tc>
        <w:tc>
          <w:tcPr>
            <w:tcW w:w="1461" w:type="dxa"/>
          </w:tcPr>
          <w:p w14:paraId="131D5673" w14:textId="77777777" w:rsidR="00DD4C2D" w:rsidRDefault="00DD4C2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678A3545" w14:textId="77777777" w:rsidR="00DD4C2D" w:rsidRDefault="00DD4C2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3C2A7A73" w14:textId="77777777" w:rsidR="00DD4C2D" w:rsidRDefault="00DD4C2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44A85436" w14:textId="77777777" w:rsidR="00DD4C2D" w:rsidRDefault="00DD4C2D"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08B36B92" w14:textId="77777777" w:rsidR="00DD4C2D" w:rsidRDefault="00DD4C2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66326C3F" w14:textId="77777777" w:rsidR="00DD4C2D" w:rsidRDefault="00DD4C2D"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DD4C2D" w14:paraId="7406F23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D87941F" w14:textId="77777777" w:rsidR="00DD4C2D" w:rsidRPr="001A09D4" w:rsidRDefault="00DD4C2D" w:rsidP="00DA173B">
            <w:pPr>
              <w:pStyle w:val="ListParagraph"/>
              <w:numPr>
                <w:ilvl w:val="0"/>
                <w:numId w:val="43"/>
              </w:numPr>
              <w:spacing w:before="60"/>
              <w:contextualSpacing w:val="0"/>
              <w:jc w:val="both"/>
            </w:pPr>
          </w:p>
        </w:tc>
        <w:tc>
          <w:tcPr>
            <w:tcW w:w="1461" w:type="dxa"/>
          </w:tcPr>
          <w:p w14:paraId="654A3982"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6B8D1EAB"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1FDE7C49"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3552C13B"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42CBBD90"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1D3421F2"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DD4C2D" w14:paraId="6C7E631C"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498715C0" w14:textId="77777777" w:rsidR="00DD4C2D" w:rsidRPr="001A09D4" w:rsidRDefault="00DD4C2D" w:rsidP="00DA173B">
            <w:pPr>
              <w:pStyle w:val="ListParagraph"/>
              <w:numPr>
                <w:ilvl w:val="0"/>
                <w:numId w:val="43"/>
              </w:numPr>
              <w:spacing w:before="60"/>
              <w:contextualSpacing w:val="0"/>
              <w:jc w:val="both"/>
            </w:pPr>
          </w:p>
        </w:tc>
        <w:tc>
          <w:tcPr>
            <w:tcW w:w="1461" w:type="dxa"/>
          </w:tcPr>
          <w:p w14:paraId="5E5A44A2"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r>
              <w:t>Embossed Name</w:t>
            </w:r>
          </w:p>
        </w:tc>
        <w:tc>
          <w:tcPr>
            <w:tcW w:w="1231" w:type="dxa"/>
          </w:tcPr>
          <w:p w14:paraId="4807EB8B" w14:textId="71F232F6" w:rsidR="00DD4C2D" w:rsidRDefault="00AA4CFB" w:rsidP="007B728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72E41487" w14:textId="3163F64B" w:rsidR="00DD4C2D" w:rsidRDefault="009A1819" w:rsidP="007B7289">
            <w:pPr>
              <w:cnfStyle w:val="000000000000" w:firstRow="0" w:lastRow="0" w:firstColumn="0" w:lastColumn="0" w:oddVBand="0" w:evenVBand="0" w:oddHBand="0" w:evenHBand="0" w:firstRowFirstColumn="0" w:firstRowLastColumn="0" w:lastRowFirstColumn="0" w:lastRowLastColumn="0"/>
            </w:pPr>
            <w:r>
              <w:t>Alphabetic</w:t>
            </w:r>
          </w:p>
        </w:tc>
        <w:tc>
          <w:tcPr>
            <w:tcW w:w="937" w:type="dxa"/>
          </w:tcPr>
          <w:p w14:paraId="32F46180"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644D390D"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0192817E"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r>
              <w:t>App will display the card expiry date</w:t>
            </w:r>
          </w:p>
        </w:tc>
      </w:tr>
      <w:tr w:rsidR="00DD4C2D" w14:paraId="2367C32C"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7AD2D0C" w14:textId="77777777" w:rsidR="00DD4C2D" w:rsidRPr="001A09D4" w:rsidRDefault="00DD4C2D" w:rsidP="00DA173B">
            <w:pPr>
              <w:pStyle w:val="ListParagraph"/>
              <w:numPr>
                <w:ilvl w:val="0"/>
                <w:numId w:val="43"/>
              </w:numPr>
              <w:spacing w:before="60"/>
              <w:contextualSpacing w:val="0"/>
              <w:jc w:val="both"/>
            </w:pPr>
          </w:p>
        </w:tc>
        <w:tc>
          <w:tcPr>
            <w:tcW w:w="1461" w:type="dxa"/>
          </w:tcPr>
          <w:p w14:paraId="59A5FEBF" w14:textId="638D2BC5" w:rsidR="00DD4C2D" w:rsidRDefault="008948C2" w:rsidP="007B7289">
            <w:pPr>
              <w:cnfStyle w:val="000000100000" w:firstRow="0" w:lastRow="0" w:firstColumn="0" w:lastColumn="0" w:oddVBand="0" w:evenVBand="0" w:oddHBand="1" w:evenHBand="0" w:firstRowFirstColumn="0" w:firstRowLastColumn="0" w:lastRowFirstColumn="0" w:lastRowLastColumn="0"/>
            </w:pPr>
            <w:r>
              <w:t>Charges</w:t>
            </w:r>
          </w:p>
        </w:tc>
        <w:tc>
          <w:tcPr>
            <w:tcW w:w="1231" w:type="dxa"/>
          </w:tcPr>
          <w:p w14:paraId="502AD9F9" w14:textId="75AC9025" w:rsidR="00DD4C2D" w:rsidRDefault="008948C2"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16F91793" w14:textId="739A07B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6D0A2E61"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3AA2201F"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78B719DA"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r>
      <w:tr w:rsidR="00DD4C2D" w14:paraId="35A20912"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311A85F9" w14:textId="77777777" w:rsidR="00DD4C2D" w:rsidRPr="001A09D4" w:rsidRDefault="00DD4C2D" w:rsidP="00DA173B">
            <w:pPr>
              <w:pStyle w:val="ListParagraph"/>
              <w:numPr>
                <w:ilvl w:val="0"/>
                <w:numId w:val="43"/>
              </w:numPr>
              <w:spacing w:before="60"/>
              <w:contextualSpacing w:val="0"/>
              <w:jc w:val="both"/>
            </w:pPr>
          </w:p>
        </w:tc>
        <w:tc>
          <w:tcPr>
            <w:tcW w:w="1461" w:type="dxa"/>
          </w:tcPr>
          <w:p w14:paraId="6192815D"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4C79B9CE"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74D9F8B0"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69266482"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00EAB0B6"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4689F5A8" w14:textId="77777777" w:rsidR="00DD4C2D" w:rsidRDefault="00DD4C2D" w:rsidP="007B7289">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DD4C2D" w14:paraId="2724979F"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2442D115" w14:textId="77777777" w:rsidR="00DD4C2D" w:rsidRPr="001A09D4" w:rsidRDefault="00DD4C2D" w:rsidP="00DA173B">
            <w:pPr>
              <w:pStyle w:val="ListParagraph"/>
              <w:numPr>
                <w:ilvl w:val="0"/>
                <w:numId w:val="43"/>
              </w:numPr>
              <w:spacing w:before="60"/>
              <w:contextualSpacing w:val="0"/>
              <w:jc w:val="both"/>
            </w:pPr>
          </w:p>
        </w:tc>
        <w:tc>
          <w:tcPr>
            <w:tcW w:w="1461" w:type="dxa"/>
          </w:tcPr>
          <w:p w14:paraId="325BC86E"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0624E77A"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50D0D9AF"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773BE869"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504FFC2E"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278A4A41" w14:textId="77777777" w:rsidR="00DD4C2D" w:rsidRDefault="00DD4C2D" w:rsidP="007B7289">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7F4F5569" w14:textId="77777777" w:rsidR="00DD4C2D" w:rsidRPr="00B63917" w:rsidRDefault="00DD4C2D" w:rsidP="007B728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218C8705" w14:textId="77777777" w:rsidR="00DD4C2D" w:rsidRPr="00B63917" w:rsidRDefault="00DD4C2D" w:rsidP="007B7289">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41D96935" w14:textId="77777777" w:rsidR="00DD4C2D" w:rsidRPr="00B63917" w:rsidRDefault="00DD4C2D" w:rsidP="00DD4C2D">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4CA5E3CE" w14:textId="762A5723" w:rsidR="00DD4C2D" w:rsidRPr="00816B83" w:rsidRDefault="00DD4C2D" w:rsidP="00DD4C2D">
      <w:pPr>
        <w:pStyle w:val="ListParagraph"/>
        <w:numPr>
          <w:ilvl w:val="0"/>
          <w:numId w:val="13"/>
        </w:numPr>
        <w:rPr>
          <w:sz w:val="22"/>
          <w:szCs w:val="22"/>
        </w:rPr>
      </w:pPr>
      <w:r w:rsidRPr="00816B83">
        <w:rPr>
          <w:sz w:val="22"/>
          <w:szCs w:val="22"/>
        </w:rPr>
        <w:t xml:space="preserve">This section is for the customer to authenticate </w:t>
      </w:r>
      <w:r>
        <w:rPr>
          <w:sz w:val="22"/>
          <w:szCs w:val="22"/>
        </w:rPr>
        <w:t xml:space="preserve">card </w:t>
      </w:r>
      <w:proofErr w:type="spellStart"/>
      <w:r w:rsidR="008948C2">
        <w:rPr>
          <w:sz w:val="22"/>
          <w:szCs w:val="22"/>
        </w:rPr>
        <w:t>resissue</w:t>
      </w:r>
      <w:proofErr w:type="spellEnd"/>
      <w:r w:rsidR="008948C2">
        <w:rPr>
          <w:sz w:val="22"/>
          <w:szCs w:val="22"/>
        </w:rPr>
        <w:t xml:space="preserve"> request</w:t>
      </w:r>
      <w:r w:rsidRPr="00816B83">
        <w:rPr>
          <w:sz w:val="22"/>
          <w:szCs w:val="22"/>
        </w:rPr>
        <w:t xml:space="preserve">. </w:t>
      </w:r>
    </w:p>
    <w:p w14:paraId="13212F9A" w14:textId="77777777" w:rsidR="00DD4C2D" w:rsidRPr="00816B83" w:rsidRDefault="00DD4C2D" w:rsidP="00DD4C2D">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7B2BF1A5" w14:textId="77777777" w:rsidR="00DD4C2D" w:rsidRPr="00B63917" w:rsidRDefault="00DD4C2D" w:rsidP="00DD4C2D">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5FE24AD0" w14:textId="75A7B26C" w:rsidR="00DD4C2D" w:rsidRDefault="00DD4C2D" w:rsidP="00DD4C2D">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8948C2">
        <w:rPr>
          <w:sz w:val="22"/>
          <w:szCs w:val="22"/>
        </w:rPr>
        <w:t>card reissue request</w:t>
      </w:r>
      <w:r>
        <w:rPr>
          <w:sz w:val="22"/>
          <w:szCs w:val="22"/>
        </w:rPr>
        <w:t xml:space="preserve"> success or failure will be displayed along with the following details:</w:t>
      </w:r>
    </w:p>
    <w:p w14:paraId="075D01C8" w14:textId="77777777" w:rsidR="00DD4C2D" w:rsidRDefault="00DD4C2D" w:rsidP="00DD4C2D">
      <w:pPr>
        <w:pStyle w:val="ListParagraph"/>
        <w:numPr>
          <w:ilvl w:val="1"/>
          <w:numId w:val="13"/>
        </w:numPr>
        <w:rPr>
          <w:sz w:val="22"/>
          <w:szCs w:val="22"/>
        </w:rPr>
      </w:pPr>
      <w:r>
        <w:rPr>
          <w:sz w:val="22"/>
          <w:szCs w:val="22"/>
        </w:rPr>
        <w:t>Status – Success / Failure</w:t>
      </w:r>
    </w:p>
    <w:p w14:paraId="1619FE92" w14:textId="77777777" w:rsidR="00DD4C2D" w:rsidRDefault="00DD4C2D" w:rsidP="00DD4C2D">
      <w:pPr>
        <w:pStyle w:val="ListParagraph"/>
        <w:numPr>
          <w:ilvl w:val="1"/>
          <w:numId w:val="13"/>
        </w:numPr>
        <w:rPr>
          <w:sz w:val="22"/>
          <w:szCs w:val="22"/>
        </w:rPr>
      </w:pPr>
      <w:r>
        <w:rPr>
          <w:sz w:val="22"/>
          <w:szCs w:val="22"/>
        </w:rPr>
        <w:t>Status Description</w:t>
      </w:r>
    </w:p>
    <w:p w14:paraId="7E47E141" w14:textId="025446BC" w:rsidR="00DD4C2D" w:rsidRDefault="00DD4C2D" w:rsidP="00DD4C2D">
      <w:pPr>
        <w:pStyle w:val="ListParagraph"/>
        <w:numPr>
          <w:ilvl w:val="2"/>
          <w:numId w:val="13"/>
        </w:numPr>
        <w:rPr>
          <w:sz w:val="22"/>
          <w:szCs w:val="22"/>
        </w:rPr>
      </w:pPr>
      <w:r w:rsidRPr="005F5D5F">
        <w:rPr>
          <w:sz w:val="22"/>
          <w:szCs w:val="22"/>
        </w:rPr>
        <w:t xml:space="preserve">If </w:t>
      </w:r>
      <w:r w:rsidR="008948C2">
        <w:rPr>
          <w:sz w:val="22"/>
          <w:szCs w:val="22"/>
        </w:rPr>
        <w:t xml:space="preserve">Card </w:t>
      </w:r>
      <w:proofErr w:type="spellStart"/>
      <w:r w:rsidR="008948C2">
        <w:rPr>
          <w:sz w:val="22"/>
          <w:szCs w:val="22"/>
        </w:rPr>
        <w:t>ReIssue</w:t>
      </w:r>
      <w:proofErr w:type="spellEnd"/>
      <w:r w:rsidR="008948C2">
        <w:rPr>
          <w:sz w:val="22"/>
          <w:szCs w:val="22"/>
        </w:rPr>
        <w:t xml:space="preserve"> requested</w:t>
      </w:r>
      <w:r>
        <w:rPr>
          <w:sz w:val="22"/>
          <w:szCs w:val="22"/>
        </w:rPr>
        <w:t xml:space="preserve"> </w:t>
      </w:r>
      <w:r w:rsidRPr="005F5D5F">
        <w:rPr>
          <w:sz w:val="22"/>
          <w:szCs w:val="22"/>
        </w:rPr>
        <w:t>“</w:t>
      </w:r>
      <w:r>
        <w:rPr>
          <w:sz w:val="22"/>
          <w:szCs w:val="22"/>
        </w:rPr>
        <w:t xml:space="preserve">Card </w:t>
      </w:r>
      <w:r w:rsidR="008948C2">
        <w:rPr>
          <w:sz w:val="22"/>
          <w:szCs w:val="22"/>
        </w:rPr>
        <w:t>reissue requested</w:t>
      </w:r>
      <w:r>
        <w:rPr>
          <w:sz w:val="22"/>
          <w:szCs w:val="22"/>
        </w:rPr>
        <w:t xml:space="preserve"> </w:t>
      </w:r>
      <w:r w:rsidRPr="005F5D5F">
        <w:rPr>
          <w:sz w:val="22"/>
          <w:szCs w:val="22"/>
        </w:rPr>
        <w:t>successful</w:t>
      </w:r>
      <w:r>
        <w:rPr>
          <w:sz w:val="22"/>
          <w:szCs w:val="22"/>
        </w:rPr>
        <w:t>ly</w:t>
      </w:r>
      <w:r w:rsidRPr="005F5D5F">
        <w:rPr>
          <w:sz w:val="22"/>
          <w:szCs w:val="22"/>
        </w:rPr>
        <w:t>”</w:t>
      </w:r>
    </w:p>
    <w:p w14:paraId="26997FFD" w14:textId="36F35DD8" w:rsidR="00DD4C2D" w:rsidRDefault="00DD4C2D" w:rsidP="00DD4C2D">
      <w:pPr>
        <w:pStyle w:val="ListParagraph"/>
        <w:numPr>
          <w:ilvl w:val="2"/>
          <w:numId w:val="13"/>
        </w:numPr>
        <w:rPr>
          <w:sz w:val="22"/>
          <w:szCs w:val="22"/>
        </w:rPr>
      </w:pPr>
      <w:r w:rsidRPr="00BE4497">
        <w:rPr>
          <w:sz w:val="22"/>
          <w:szCs w:val="22"/>
        </w:rPr>
        <w:t xml:space="preserve">If </w:t>
      </w:r>
      <w:r w:rsidR="008948C2">
        <w:rPr>
          <w:sz w:val="22"/>
          <w:szCs w:val="22"/>
        </w:rPr>
        <w:t xml:space="preserve">Card </w:t>
      </w:r>
      <w:proofErr w:type="spellStart"/>
      <w:r w:rsidR="008948C2">
        <w:rPr>
          <w:sz w:val="22"/>
          <w:szCs w:val="22"/>
        </w:rPr>
        <w:t>ReIssue</w:t>
      </w:r>
      <w:proofErr w:type="spellEnd"/>
      <w:r w:rsidR="008948C2">
        <w:rPr>
          <w:sz w:val="22"/>
          <w:szCs w:val="22"/>
        </w:rPr>
        <w:t xml:space="preserve"> </w:t>
      </w:r>
      <w:r w:rsidR="009A1819">
        <w:rPr>
          <w:sz w:val="22"/>
          <w:szCs w:val="22"/>
        </w:rPr>
        <w:t>request</w:t>
      </w:r>
      <w:r w:rsidR="008948C2">
        <w:rPr>
          <w:sz w:val="22"/>
          <w:szCs w:val="22"/>
        </w:rPr>
        <w:t xml:space="preserve"> </w:t>
      </w:r>
      <w:r w:rsidRPr="00BE4497">
        <w:rPr>
          <w:sz w:val="22"/>
          <w:szCs w:val="22"/>
        </w:rPr>
        <w:t>failed “Error message based on scenarios configured</w:t>
      </w:r>
      <w:r>
        <w:rPr>
          <w:sz w:val="22"/>
          <w:szCs w:val="22"/>
        </w:rPr>
        <w:t xml:space="preserve"> “</w:t>
      </w:r>
    </w:p>
    <w:p w14:paraId="69CFCCAC" w14:textId="77777777" w:rsidR="00DD4C2D" w:rsidRDefault="00DD4C2D" w:rsidP="00DD4C2D">
      <w:pPr>
        <w:pStyle w:val="ListParagraph"/>
        <w:numPr>
          <w:ilvl w:val="1"/>
          <w:numId w:val="13"/>
        </w:numPr>
        <w:rPr>
          <w:sz w:val="22"/>
          <w:szCs w:val="22"/>
        </w:rPr>
      </w:pPr>
      <w:r w:rsidRPr="008F1A91">
        <w:rPr>
          <w:sz w:val="22"/>
          <w:szCs w:val="22"/>
        </w:rPr>
        <w:lastRenderedPageBreak/>
        <w:t>Transaction Reference Number</w:t>
      </w:r>
    </w:p>
    <w:p w14:paraId="63EBD26D" w14:textId="77777777" w:rsidR="00DD4C2D" w:rsidRPr="00666234" w:rsidRDefault="00DD4C2D" w:rsidP="00DD4C2D">
      <w:pPr>
        <w:ind w:left="426"/>
        <w:rPr>
          <w:b/>
          <w:bCs/>
          <w:sz w:val="24"/>
          <w:szCs w:val="24"/>
        </w:rPr>
      </w:pPr>
      <w:r w:rsidRPr="00666234">
        <w:rPr>
          <w:b/>
          <w:bCs/>
          <w:sz w:val="24"/>
          <w:szCs w:val="24"/>
        </w:rPr>
        <w:t>APIs:</w:t>
      </w:r>
    </w:p>
    <w:p w14:paraId="68F487AC" w14:textId="3ED9C089" w:rsidR="00DD4C2D" w:rsidRDefault="00DD4C2D" w:rsidP="00DD4C2D">
      <w:pPr>
        <w:pStyle w:val="ListParagraph"/>
        <w:numPr>
          <w:ilvl w:val="0"/>
          <w:numId w:val="13"/>
        </w:numPr>
        <w:rPr>
          <w:sz w:val="22"/>
          <w:szCs w:val="22"/>
        </w:rPr>
      </w:pPr>
      <w:r>
        <w:rPr>
          <w:sz w:val="22"/>
          <w:szCs w:val="22"/>
        </w:rPr>
        <w:t xml:space="preserve">The app will invoke </w:t>
      </w:r>
      <w:r w:rsidR="00AA4CFB" w:rsidRPr="00AA4CFB">
        <w:rPr>
          <w:sz w:val="22"/>
          <w:szCs w:val="22"/>
        </w:rPr>
        <w:t>Card Replacement Embossin</w:t>
      </w:r>
      <w:r w:rsidR="00AA4CFB">
        <w:rPr>
          <w:sz w:val="22"/>
          <w:szCs w:val="22"/>
        </w:rPr>
        <w:t>g</w:t>
      </w:r>
      <w:r>
        <w:rPr>
          <w:sz w:val="22"/>
          <w:szCs w:val="22"/>
        </w:rPr>
        <w:t xml:space="preserve"> API.</w:t>
      </w:r>
    </w:p>
    <w:p w14:paraId="46AA675E" w14:textId="77777777" w:rsidR="0018227E" w:rsidRPr="0018227E" w:rsidRDefault="0018227E" w:rsidP="0018227E"/>
    <w:p w14:paraId="51036A77" w14:textId="4ACF829E" w:rsidR="00BA67E9" w:rsidRDefault="00BA67E9" w:rsidP="00816B83">
      <w:pPr>
        <w:pStyle w:val="Heading3"/>
        <w:numPr>
          <w:ilvl w:val="2"/>
          <w:numId w:val="4"/>
        </w:numPr>
        <w:rPr>
          <w:sz w:val="24"/>
          <w:szCs w:val="24"/>
        </w:rPr>
      </w:pPr>
      <w:bookmarkStart w:id="128" w:name="_Toc117274652"/>
      <w:r w:rsidRPr="0018227E">
        <w:rPr>
          <w:sz w:val="24"/>
          <w:szCs w:val="24"/>
        </w:rPr>
        <w:t>Card Replacement</w:t>
      </w:r>
      <w:bookmarkEnd w:id="128"/>
    </w:p>
    <w:p w14:paraId="144B2B51" w14:textId="3F767A04" w:rsidR="008948C2" w:rsidRPr="00572173" w:rsidRDefault="008948C2" w:rsidP="008948C2">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Debit Cards -&gt; Card </w:t>
      </w:r>
      <w:r w:rsidR="00284951">
        <w:rPr>
          <w:sz w:val="22"/>
          <w:szCs w:val="22"/>
        </w:rPr>
        <w:t>Replacement</w:t>
      </w:r>
    </w:p>
    <w:p w14:paraId="22C98A6F" w14:textId="4FAE10D9" w:rsidR="008948C2" w:rsidRPr="000C41CD" w:rsidRDefault="008948C2" w:rsidP="008948C2">
      <w:pPr>
        <w:pStyle w:val="ListParagraph"/>
        <w:numPr>
          <w:ilvl w:val="0"/>
          <w:numId w:val="15"/>
        </w:numPr>
        <w:rPr>
          <w:sz w:val="24"/>
          <w:szCs w:val="24"/>
        </w:rPr>
      </w:pPr>
      <w:r w:rsidRPr="00B20AFC">
        <w:rPr>
          <w:sz w:val="22"/>
          <w:szCs w:val="22"/>
        </w:rPr>
        <w:t xml:space="preserve">This section is to </w:t>
      </w:r>
      <w:r>
        <w:rPr>
          <w:sz w:val="22"/>
          <w:szCs w:val="22"/>
        </w:rPr>
        <w:t>request for card replacement for an existing card.</w:t>
      </w:r>
    </w:p>
    <w:p w14:paraId="28D08D28" w14:textId="77777777" w:rsidR="008948C2" w:rsidRPr="00572173" w:rsidRDefault="008948C2" w:rsidP="008948C2">
      <w:pPr>
        <w:pStyle w:val="ListParagraph"/>
        <w:numPr>
          <w:ilvl w:val="0"/>
          <w:numId w:val="15"/>
        </w:numPr>
        <w:rPr>
          <w:sz w:val="22"/>
          <w:szCs w:val="22"/>
        </w:rPr>
      </w:pPr>
      <w:r w:rsidRPr="00572173">
        <w:rPr>
          <w:sz w:val="22"/>
          <w:szCs w:val="22"/>
        </w:rPr>
        <w:t xml:space="preserve">On click the </w:t>
      </w:r>
      <w:r>
        <w:rPr>
          <w:sz w:val="22"/>
          <w:szCs w:val="22"/>
        </w:rPr>
        <w:t xml:space="preserve">Card Reissue </w:t>
      </w:r>
      <w:r w:rsidRPr="00572173">
        <w:rPr>
          <w:sz w:val="22"/>
          <w:szCs w:val="22"/>
        </w:rPr>
        <w:t>Icon below the card images, app will redirect to this screen.</w:t>
      </w:r>
    </w:p>
    <w:p w14:paraId="63C40049" w14:textId="77777777" w:rsidR="008948C2" w:rsidRPr="001C7D38" w:rsidRDefault="008948C2" w:rsidP="008948C2">
      <w:pPr>
        <w:ind w:left="360"/>
        <w:rPr>
          <w:b/>
          <w:bCs/>
          <w:sz w:val="24"/>
          <w:szCs w:val="24"/>
        </w:rPr>
      </w:pPr>
      <w:r w:rsidRPr="001C7D38">
        <w:rPr>
          <w:b/>
          <w:bCs/>
          <w:sz w:val="24"/>
          <w:szCs w:val="24"/>
        </w:rPr>
        <w:t>Screen 1:</w:t>
      </w:r>
    </w:p>
    <w:p w14:paraId="714BD8AB" w14:textId="77777777" w:rsidR="008948C2" w:rsidRDefault="008948C2" w:rsidP="008948C2">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8948C2" w14:paraId="47D2DBD3" w14:textId="77777777" w:rsidTr="007B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5C40465" w14:textId="77777777" w:rsidR="008948C2" w:rsidRDefault="008948C2" w:rsidP="007B7289">
            <w:proofErr w:type="gramStart"/>
            <w:r>
              <w:rPr>
                <w:rFonts w:ascii="Calibri" w:hAnsi="Calibri" w:cs="Calibri"/>
                <w:b w:val="0"/>
                <w:bCs w:val="0"/>
                <w:color w:val="FFFFFF"/>
              </w:rPr>
              <w:t>#.No</w:t>
            </w:r>
            <w:proofErr w:type="gramEnd"/>
          </w:p>
        </w:tc>
        <w:tc>
          <w:tcPr>
            <w:tcW w:w="1461" w:type="dxa"/>
          </w:tcPr>
          <w:p w14:paraId="4BE95C4D" w14:textId="77777777" w:rsidR="008948C2" w:rsidRDefault="008948C2"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5286C5FF" w14:textId="77777777" w:rsidR="008948C2" w:rsidRDefault="008948C2"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1766A12E" w14:textId="77777777" w:rsidR="008948C2" w:rsidRDefault="008948C2"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57421782" w14:textId="77777777" w:rsidR="008948C2" w:rsidRDefault="008948C2" w:rsidP="007B728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1D8CC01A" w14:textId="77777777" w:rsidR="008948C2" w:rsidRDefault="008948C2"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3BB2722C" w14:textId="77777777" w:rsidR="008948C2" w:rsidRDefault="008948C2" w:rsidP="007B728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8948C2" w14:paraId="44E24F08"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F47FF52" w14:textId="77777777" w:rsidR="008948C2" w:rsidRPr="001A09D4" w:rsidRDefault="008948C2" w:rsidP="00DA173B">
            <w:pPr>
              <w:pStyle w:val="ListParagraph"/>
              <w:numPr>
                <w:ilvl w:val="0"/>
                <w:numId w:val="44"/>
              </w:numPr>
              <w:spacing w:before="60"/>
              <w:contextualSpacing w:val="0"/>
              <w:jc w:val="both"/>
            </w:pPr>
          </w:p>
        </w:tc>
        <w:tc>
          <w:tcPr>
            <w:tcW w:w="1461" w:type="dxa"/>
          </w:tcPr>
          <w:p w14:paraId="081AEC8C"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0BF15ECD"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45CE8AD5"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1FB0D53D"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5DF1400D"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0B332A16"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8948C2" w14:paraId="2BFF6A0B"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38FEB2DC" w14:textId="77777777" w:rsidR="008948C2" w:rsidRPr="001A09D4" w:rsidRDefault="008948C2" w:rsidP="00DA173B">
            <w:pPr>
              <w:pStyle w:val="ListParagraph"/>
              <w:numPr>
                <w:ilvl w:val="0"/>
                <w:numId w:val="44"/>
              </w:numPr>
              <w:spacing w:before="60"/>
              <w:contextualSpacing w:val="0"/>
              <w:jc w:val="both"/>
            </w:pPr>
          </w:p>
        </w:tc>
        <w:tc>
          <w:tcPr>
            <w:tcW w:w="1461" w:type="dxa"/>
          </w:tcPr>
          <w:p w14:paraId="1E206A4E"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r>
              <w:t>Embossed Name</w:t>
            </w:r>
          </w:p>
        </w:tc>
        <w:tc>
          <w:tcPr>
            <w:tcW w:w="1231" w:type="dxa"/>
          </w:tcPr>
          <w:p w14:paraId="5C9AF7A5"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401B4F75" w14:textId="0D5E37F2" w:rsidR="008948C2" w:rsidRDefault="009A1819" w:rsidP="007B7289">
            <w:pPr>
              <w:cnfStyle w:val="000000000000" w:firstRow="0" w:lastRow="0" w:firstColumn="0" w:lastColumn="0" w:oddVBand="0" w:evenVBand="0" w:oddHBand="0" w:evenHBand="0" w:firstRowFirstColumn="0" w:firstRowLastColumn="0" w:lastRowFirstColumn="0" w:lastRowLastColumn="0"/>
            </w:pPr>
            <w:r>
              <w:t>Alphabetic</w:t>
            </w:r>
          </w:p>
        </w:tc>
        <w:tc>
          <w:tcPr>
            <w:tcW w:w="937" w:type="dxa"/>
          </w:tcPr>
          <w:p w14:paraId="72C3FF29"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6420C8EB"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58C8D77B"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r>
              <w:t>App will display the card expiry date</w:t>
            </w:r>
          </w:p>
        </w:tc>
      </w:tr>
      <w:tr w:rsidR="008948C2" w14:paraId="16CFEDF9"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CBCBB2B" w14:textId="77777777" w:rsidR="008948C2" w:rsidRPr="001A09D4" w:rsidRDefault="008948C2" w:rsidP="00DA173B">
            <w:pPr>
              <w:pStyle w:val="ListParagraph"/>
              <w:numPr>
                <w:ilvl w:val="0"/>
                <w:numId w:val="44"/>
              </w:numPr>
              <w:spacing w:before="60"/>
              <w:contextualSpacing w:val="0"/>
              <w:jc w:val="both"/>
            </w:pPr>
          </w:p>
        </w:tc>
        <w:tc>
          <w:tcPr>
            <w:tcW w:w="1461" w:type="dxa"/>
          </w:tcPr>
          <w:p w14:paraId="4F653A76" w14:textId="7B918031" w:rsidR="008948C2" w:rsidRDefault="008948C2" w:rsidP="007B7289">
            <w:pPr>
              <w:cnfStyle w:val="000000100000" w:firstRow="0" w:lastRow="0" w:firstColumn="0" w:lastColumn="0" w:oddVBand="0" w:evenVBand="0" w:oddHBand="1" w:evenHBand="0" w:firstRowFirstColumn="0" w:firstRowLastColumn="0" w:lastRowFirstColumn="0" w:lastRowLastColumn="0"/>
            </w:pPr>
            <w:r>
              <w:t>Product Type</w:t>
            </w:r>
          </w:p>
        </w:tc>
        <w:tc>
          <w:tcPr>
            <w:tcW w:w="1231" w:type="dxa"/>
          </w:tcPr>
          <w:p w14:paraId="79809289" w14:textId="1AE18AEC" w:rsidR="008948C2" w:rsidRDefault="00AF5295" w:rsidP="007B728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54829185"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30158FFB"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464162E8"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557C2623"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r>
      <w:tr w:rsidR="008948C2" w14:paraId="26ED1B70"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093F21B" w14:textId="77777777" w:rsidR="008948C2" w:rsidRPr="001A09D4" w:rsidRDefault="008948C2" w:rsidP="00DA173B">
            <w:pPr>
              <w:pStyle w:val="ListParagraph"/>
              <w:numPr>
                <w:ilvl w:val="0"/>
                <w:numId w:val="44"/>
              </w:numPr>
              <w:spacing w:before="60"/>
              <w:contextualSpacing w:val="0"/>
              <w:jc w:val="both"/>
            </w:pPr>
          </w:p>
        </w:tc>
        <w:tc>
          <w:tcPr>
            <w:tcW w:w="1461" w:type="dxa"/>
          </w:tcPr>
          <w:p w14:paraId="46BB9B93"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r>
              <w:t>Charges</w:t>
            </w:r>
          </w:p>
        </w:tc>
        <w:tc>
          <w:tcPr>
            <w:tcW w:w="1231" w:type="dxa"/>
          </w:tcPr>
          <w:p w14:paraId="264C1EDC"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5148B5AA"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6D6E0921"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3161370B"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798964CE"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r>
      <w:tr w:rsidR="008948C2" w14:paraId="17401137" w14:textId="77777777" w:rsidTr="007B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142610A" w14:textId="77777777" w:rsidR="008948C2" w:rsidRPr="001A09D4" w:rsidRDefault="008948C2" w:rsidP="00DA173B">
            <w:pPr>
              <w:pStyle w:val="ListParagraph"/>
              <w:numPr>
                <w:ilvl w:val="0"/>
                <w:numId w:val="44"/>
              </w:numPr>
              <w:spacing w:before="60"/>
              <w:contextualSpacing w:val="0"/>
              <w:jc w:val="both"/>
            </w:pPr>
          </w:p>
        </w:tc>
        <w:tc>
          <w:tcPr>
            <w:tcW w:w="1461" w:type="dxa"/>
          </w:tcPr>
          <w:p w14:paraId="1A91B62B"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63065B12"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05E0BE60"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937" w:type="dxa"/>
          </w:tcPr>
          <w:p w14:paraId="19F40D85"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1233" w:type="dxa"/>
          </w:tcPr>
          <w:p w14:paraId="42B753F9"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p>
        </w:tc>
        <w:tc>
          <w:tcPr>
            <w:tcW w:w="2732" w:type="dxa"/>
          </w:tcPr>
          <w:p w14:paraId="0E1D5B31" w14:textId="77777777" w:rsidR="008948C2" w:rsidRDefault="008948C2" w:rsidP="007B728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8948C2" w14:paraId="12C26538" w14:textId="77777777" w:rsidTr="007B7289">
        <w:tc>
          <w:tcPr>
            <w:cnfStyle w:val="001000000000" w:firstRow="0" w:lastRow="0" w:firstColumn="1" w:lastColumn="0" w:oddVBand="0" w:evenVBand="0" w:oddHBand="0" w:evenHBand="0" w:firstRowFirstColumn="0" w:firstRowLastColumn="0" w:lastRowFirstColumn="0" w:lastRowLastColumn="0"/>
            <w:tcW w:w="624" w:type="dxa"/>
          </w:tcPr>
          <w:p w14:paraId="0FE1171E" w14:textId="77777777" w:rsidR="008948C2" w:rsidRPr="001A09D4" w:rsidRDefault="008948C2" w:rsidP="00DA173B">
            <w:pPr>
              <w:pStyle w:val="ListParagraph"/>
              <w:numPr>
                <w:ilvl w:val="0"/>
                <w:numId w:val="44"/>
              </w:numPr>
              <w:spacing w:before="60"/>
              <w:contextualSpacing w:val="0"/>
              <w:jc w:val="both"/>
            </w:pPr>
          </w:p>
        </w:tc>
        <w:tc>
          <w:tcPr>
            <w:tcW w:w="1461" w:type="dxa"/>
          </w:tcPr>
          <w:p w14:paraId="49408CD9"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4C684E74"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58968803"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937" w:type="dxa"/>
          </w:tcPr>
          <w:p w14:paraId="21ECCD0F"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1233" w:type="dxa"/>
          </w:tcPr>
          <w:p w14:paraId="1483767E"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pPr>
          </w:p>
        </w:tc>
        <w:tc>
          <w:tcPr>
            <w:tcW w:w="2732" w:type="dxa"/>
          </w:tcPr>
          <w:p w14:paraId="1265828A" w14:textId="77777777" w:rsidR="008948C2" w:rsidRDefault="008948C2" w:rsidP="007B728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5B4D958A" w14:textId="77777777" w:rsidR="008948C2" w:rsidRPr="00B63917" w:rsidRDefault="008948C2" w:rsidP="007B728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4A6EABD2" w14:textId="77777777" w:rsidR="008948C2" w:rsidRPr="00B63917" w:rsidRDefault="008948C2" w:rsidP="007B728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46B1C539" w14:textId="77777777" w:rsidR="008948C2" w:rsidRPr="00B63917" w:rsidRDefault="008948C2" w:rsidP="008948C2">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2CE7F82C" w14:textId="5B118A5F" w:rsidR="008948C2" w:rsidRPr="00816B83" w:rsidRDefault="008948C2" w:rsidP="008948C2">
      <w:pPr>
        <w:pStyle w:val="ListParagraph"/>
        <w:numPr>
          <w:ilvl w:val="0"/>
          <w:numId w:val="13"/>
        </w:numPr>
        <w:rPr>
          <w:sz w:val="22"/>
          <w:szCs w:val="22"/>
        </w:rPr>
      </w:pPr>
      <w:r w:rsidRPr="00816B83">
        <w:rPr>
          <w:sz w:val="22"/>
          <w:szCs w:val="22"/>
        </w:rPr>
        <w:t xml:space="preserve">This section is for the customer to authenticate </w:t>
      </w:r>
      <w:r>
        <w:rPr>
          <w:sz w:val="22"/>
          <w:szCs w:val="22"/>
        </w:rPr>
        <w:t>card replacement request</w:t>
      </w:r>
      <w:r w:rsidRPr="00816B83">
        <w:rPr>
          <w:sz w:val="22"/>
          <w:szCs w:val="22"/>
        </w:rPr>
        <w:t xml:space="preserve">. </w:t>
      </w:r>
    </w:p>
    <w:p w14:paraId="5A286901" w14:textId="77777777" w:rsidR="008948C2" w:rsidRPr="00816B83" w:rsidRDefault="008948C2" w:rsidP="008948C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5B512DF8" w14:textId="77777777" w:rsidR="008948C2" w:rsidRPr="00B63917" w:rsidRDefault="008948C2" w:rsidP="008948C2">
      <w:pPr>
        <w:ind w:left="426"/>
        <w:rPr>
          <w:b/>
          <w:bCs/>
          <w:sz w:val="24"/>
          <w:szCs w:val="24"/>
        </w:rPr>
      </w:pPr>
      <w:r w:rsidRPr="00B63917">
        <w:rPr>
          <w:b/>
          <w:bCs/>
          <w:sz w:val="24"/>
          <w:szCs w:val="24"/>
        </w:rPr>
        <w:lastRenderedPageBreak/>
        <w:t xml:space="preserve">Screen </w:t>
      </w:r>
      <w:r>
        <w:rPr>
          <w:b/>
          <w:bCs/>
          <w:sz w:val="24"/>
          <w:szCs w:val="24"/>
        </w:rPr>
        <w:t>3</w:t>
      </w:r>
      <w:r w:rsidRPr="00B63917">
        <w:rPr>
          <w:b/>
          <w:bCs/>
          <w:sz w:val="24"/>
          <w:szCs w:val="24"/>
        </w:rPr>
        <w:t xml:space="preserve"> (Success):</w:t>
      </w:r>
    </w:p>
    <w:p w14:paraId="545D5E6E" w14:textId="654C6A4D" w:rsidR="008948C2" w:rsidRDefault="008948C2" w:rsidP="008948C2">
      <w:pPr>
        <w:pStyle w:val="ListParagraph"/>
        <w:numPr>
          <w:ilvl w:val="0"/>
          <w:numId w:val="13"/>
        </w:numPr>
        <w:rPr>
          <w:sz w:val="22"/>
          <w:szCs w:val="22"/>
        </w:rPr>
      </w:pPr>
      <w:r w:rsidRPr="00816B83">
        <w:rPr>
          <w:sz w:val="22"/>
          <w:szCs w:val="22"/>
        </w:rPr>
        <w:t xml:space="preserve">This </w:t>
      </w:r>
      <w:r>
        <w:rPr>
          <w:sz w:val="22"/>
          <w:szCs w:val="22"/>
        </w:rPr>
        <w:t>is a success screen where card replacement request success or failure will be displayed along with the following details:</w:t>
      </w:r>
    </w:p>
    <w:p w14:paraId="1CFC8BE9" w14:textId="77777777" w:rsidR="008948C2" w:rsidRDefault="008948C2" w:rsidP="008948C2">
      <w:pPr>
        <w:pStyle w:val="ListParagraph"/>
        <w:numPr>
          <w:ilvl w:val="1"/>
          <w:numId w:val="13"/>
        </w:numPr>
        <w:rPr>
          <w:sz w:val="22"/>
          <w:szCs w:val="22"/>
        </w:rPr>
      </w:pPr>
      <w:r>
        <w:rPr>
          <w:sz w:val="22"/>
          <w:szCs w:val="22"/>
        </w:rPr>
        <w:t>Status – Success / Failure</w:t>
      </w:r>
    </w:p>
    <w:p w14:paraId="1F903D57" w14:textId="77777777" w:rsidR="008948C2" w:rsidRDefault="008948C2" w:rsidP="008948C2">
      <w:pPr>
        <w:pStyle w:val="ListParagraph"/>
        <w:numPr>
          <w:ilvl w:val="1"/>
          <w:numId w:val="13"/>
        </w:numPr>
        <w:rPr>
          <w:sz w:val="22"/>
          <w:szCs w:val="22"/>
        </w:rPr>
      </w:pPr>
      <w:r>
        <w:rPr>
          <w:sz w:val="22"/>
          <w:szCs w:val="22"/>
        </w:rPr>
        <w:t>Status Description</w:t>
      </w:r>
    </w:p>
    <w:p w14:paraId="7B8E0852" w14:textId="1EE0A15C" w:rsidR="008948C2" w:rsidRDefault="008948C2" w:rsidP="008948C2">
      <w:pPr>
        <w:pStyle w:val="ListParagraph"/>
        <w:numPr>
          <w:ilvl w:val="2"/>
          <w:numId w:val="13"/>
        </w:numPr>
        <w:rPr>
          <w:sz w:val="22"/>
          <w:szCs w:val="22"/>
        </w:rPr>
      </w:pPr>
      <w:r w:rsidRPr="005F5D5F">
        <w:rPr>
          <w:sz w:val="22"/>
          <w:szCs w:val="22"/>
        </w:rPr>
        <w:t xml:space="preserve">If </w:t>
      </w:r>
      <w:r>
        <w:rPr>
          <w:sz w:val="22"/>
          <w:szCs w:val="22"/>
        </w:rPr>
        <w:t xml:space="preserve">Card replacement requested </w:t>
      </w:r>
      <w:r w:rsidRPr="005F5D5F">
        <w:rPr>
          <w:sz w:val="22"/>
          <w:szCs w:val="22"/>
        </w:rPr>
        <w:t>“</w:t>
      </w:r>
      <w:r>
        <w:rPr>
          <w:sz w:val="22"/>
          <w:szCs w:val="22"/>
        </w:rPr>
        <w:t xml:space="preserve">Card replacement requested </w:t>
      </w:r>
      <w:r w:rsidRPr="005F5D5F">
        <w:rPr>
          <w:sz w:val="22"/>
          <w:szCs w:val="22"/>
        </w:rPr>
        <w:t>successful</w:t>
      </w:r>
      <w:r>
        <w:rPr>
          <w:sz w:val="22"/>
          <w:szCs w:val="22"/>
        </w:rPr>
        <w:t>ly</w:t>
      </w:r>
      <w:r w:rsidRPr="005F5D5F">
        <w:rPr>
          <w:sz w:val="22"/>
          <w:szCs w:val="22"/>
        </w:rPr>
        <w:t>”</w:t>
      </w:r>
    </w:p>
    <w:p w14:paraId="12E22A34" w14:textId="5903A08A" w:rsidR="008948C2" w:rsidRDefault="008948C2" w:rsidP="008948C2">
      <w:pPr>
        <w:pStyle w:val="ListParagraph"/>
        <w:numPr>
          <w:ilvl w:val="2"/>
          <w:numId w:val="13"/>
        </w:numPr>
        <w:rPr>
          <w:sz w:val="22"/>
          <w:szCs w:val="22"/>
        </w:rPr>
      </w:pPr>
      <w:r w:rsidRPr="00BE4497">
        <w:rPr>
          <w:sz w:val="22"/>
          <w:szCs w:val="22"/>
        </w:rPr>
        <w:t xml:space="preserve">If </w:t>
      </w:r>
      <w:r>
        <w:rPr>
          <w:sz w:val="22"/>
          <w:szCs w:val="22"/>
        </w:rPr>
        <w:t xml:space="preserve">Card replacement request </w:t>
      </w:r>
      <w:r w:rsidRPr="00BE4497">
        <w:rPr>
          <w:sz w:val="22"/>
          <w:szCs w:val="22"/>
        </w:rPr>
        <w:t>failed “Error message based on scenarios configured</w:t>
      </w:r>
      <w:r>
        <w:rPr>
          <w:sz w:val="22"/>
          <w:szCs w:val="22"/>
        </w:rPr>
        <w:t xml:space="preserve"> “</w:t>
      </w:r>
    </w:p>
    <w:p w14:paraId="0979BC79" w14:textId="77777777" w:rsidR="008948C2" w:rsidRDefault="008948C2" w:rsidP="008948C2">
      <w:pPr>
        <w:pStyle w:val="ListParagraph"/>
        <w:numPr>
          <w:ilvl w:val="1"/>
          <w:numId w:val="13"/>
        </w:numPr>
        <w:rPr>
          <w:sz w:val="22"/>
          <w:szCs w:val="22"/>
        </w:rPr>
      </w:pPr>
      <w:r w:rsidRPr="008F1A91">
        <w:rPr>
          <w:sz w:val="22"/>
          <w:szCs w:val="22"/>
        </w:rPr>
        <w:t>Transaction Reference Number</w:t>
      </w:r>
    </w:p>
    <w:p w14:paraId="1E402E8C" w14:textId="77777777" w:rsidR="008948C2" w:rsidRPr="00666234" w:rsidRDefault="008948C2" w:rsidP="008948C2">
      <w:pPr>
        <w:ind w:left="426"/>
        <w:rPr>
          <w:b/>
          <w:bCs/>
          <w:sz w:val="24"/>
          <w:szCs w:val="24"/>
        </w:rPr>
      </w:pPr>
      <w:r w:rsidRPr="00666234">
        <w:rPr>
          <w:b/>
          <w:bCs/>
          <w:sz w:val="24"/>
          <w:szCs w:val="24"/>
        </w:rPr>
        <w:t>APIs:</w:t>
      </w:r>
    </w:p>
    <w:p w14:paraId="1F467A5E" w14:textId="77777777" w:rsidR="008948C2" w:rsidRDefault="008948C2" w:rsidP="008948C2">
      <w:pPr>
        <w:pStyle w:val="ListParagraph"/>
        <w:numPr>
          <w:ilvl w:val="0"/>
          <w:numId w:val="13"/>
        </w:numPr>
        <w:rPr>
          <w:sz w:val="22"/>
          <w:szCs w:val="22"/>
        </w:rPr>
      </w:pPr>
      <w:r>
        <w:rPr>
          <w:sz w:val="22"/>
          <w:szCs w:val="22"/>
        </w:rPr>
        <w:t xml:space="preserve">The app will invoke </w:t>
      </w:r>
      <w:r w:rsidRPr="00AA4CFB">
        <w:rPr>
          <w:sz w:val="22"/>
          <w:szCs w:val="22"/>
        </w:rPr>
        <w:t>Card Replacement Embossin</w:t>
      </w:r>
      <w:r>
        <w:rPr>
          <w:sz w:val="22"/>
          <w:szCs w:val="22"/>
        </w:rPr>
        <w:t>g API.</w:t>
      </w:r>
    </w:p>
    <w:p w14:paraId="4DDCDC32" w14:textId="77777777" w:rsidR="00D94EA9" w:rsidRDefault="00D94EA9" w:rsidP="00D94EA9">
      <w:pPr>
        <w:pStyle w:val="Heading3"/>
        <w:numPr>
          <w:ilvl w:val="2"/>
          <w:numId w:val="4"/>
        </w:numPr>
        <w:rPr>
          <w:sz w:val="24"/>
          <w:szCs w:val="24"/>
        </w:rPr>
      </w:pPr>
      <w:bookmarkStart w:id="129" w:name="_Toc114521746"/>
      <w:r w:rsidRPr="0018227E">
        <w:rPr>
          <w:sz w:val="24"/>
          <w:szCs w:val="24"/>
        </w:rPr>
        <w:t>Manage 3Ds</w:t>
      </w:r>
      <w:bookmarkEnd w:id="129"/>
    </w:p>
    <w:p w14:paraId="2CF8456E" w14:textId="77777777" w:rsidR="00D94EA9" w:rsidRPr="00572173" w:rsidRDefault="00D94EA9" w:rsidP="00D94EA9">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Debit Cards -&gt; Manage 3Ds</w:t>
      </w:r>
    </w:p>
    <w:p w14:paraId="4B8C4994" w14:textId="77777777" w:rsidR="00D94EA9" w:rsidRPr="000C41CD" w:rsidRDefault="00D94EA9" w:rsidP="00D94EA9">
      <w:pPr>
        <w:pStyle w:val="ListParagraph"/>
        <w:numPr>
          <w:ilvl w:val="0"/>
          <w:numId w:val="15"/>
        </w:numPr>
        <w:rPr>
          <w:sz w:val="24"/>
          <w:szCs w:val="24"/>
        </w:rPr>
      </w:pPr>
      <w:r w:rsidRPr="00B20AFC">
        <w:rPr>
          <w:sz w:val="22"/>
          <w:szCs w:val="22"/>
        </w:rPr>
        <w:t xml:space="preserve">This section is to </w:t>
      </w:r>
      <w:r>
        <w:rPr>
          <w:sz w:val="22"/>
          <w:szCs w:val="22"/>
        </w:rPr>
        <w:t>enable or disable an online transaction for an existing card.</w:t>
      </w:r>
    </w:p>
    <w:p w14:paraId="5FEF8A94" w14:textId="77777777" w:rsidR="00D94EA9" w:rsidRPr="00572173" w:rsidRDefault="00D94EA9" w:rsidP="00D94EA9">
      <w:pPr>
        <w:pStyle w:val="ListParagraph"/>
        <w:numPr>
          <w:ilvl w:val="0"/>
          <w:numId w:val="15"/>
        </w:numPr>
        <w:rPr>
          <w:sz w:val="22"/>
          <w:szCs w:val="22"/>
        </w:rPr>
      </w:pPr>
      <w:r w:rsidRPr="00572173">
        <w:rPr>
          <w:sz w:val="22"/>
          <w:szCs w:val="22"/>
        </w:rPr>
        <w:t xml:space="preserve">On click the </w:t>
      </w:r>
      <w:r>
        <w:rPr>
          <w:sz w:val="22"/>
          <w:szCs w:val="22"/>
        </w:rPr>
        <w:t>manage 3Ds from the menu</w:t>
      </w:r>
      <w:r w:rsidRPr="00572173">
        <w:rPr>
          <w:sz w:val="22"/>
          <w:szCs w:val="22"/>
        </w:rPr>
        <w:t>, app will redirect to this screen.</w:t>
      </w:r>
    </w:p>
    <w:p w14:paraId="03A44B7A" w14:textId="77777777" w:rsidR="00D94EA9" w:rsidRPr="001C7D38" w:rsidRDefault="00D94EA9" w:rsidP="00D94EA9">
      <w:pPr>
        <w:ind w:left="360"/>
        <w:rPr>
          <w:b/>
          <w:bCs/>
          <w:sz w:val="24"/>
          <w:szCs w:val="24"/>
        </w:rPr>
      </w:pPr>
      <w:r w:rsidRPr="001C7D38">
        <w:rPr>
          <w:b/>
          <w:bCs/>
          <w:sz w:val="24"/>
          <w:szCs w:val="24"/>
        </w:rPr>
        <w:t>Screen 1:</w:t>
      </w:r>
    </w:p>
    <w:p w14:paraId="50F03686" w14:textId="77777777" w:rsidR="00D94EA9" w:rsidRDefault="00D94EA9" w:rsidP="00D94EA9">
      <w:pPr>
        <w:pStyle w:val="ListParagraph"/>
        <w:numPr>
          <w:ilvl w:val="0"/>
          <w:numId w:val="15"/>
        </w:numPr>
        <w:rPr>
          <w:sz w:val="24"/>
          <w:szCs w:val="24"/>
        </w:rPr>
      </w:pPr>
      <w:r>
        <w:rPr>
          <w:sz w:val="24"/>
          <w:szCs w:val="24"/>
        </w:rPr>
        <w:t xml:space="preserve">By default, app will display the status of the 3Ds. </w:t>
      </w:r>
    </w:p>
    <w:p w14:paraId="2A689D28" w14:textId="77777777" w:rsidR="00D94EA9" w:rsidRDefault="00D94EA9" w:rsidP="00D94EA9">
      <w:pPr>
        <w:pStyle w:val="ListParagraph"/>
        <w:numPr>
          <w:ilvl w:val="0"/>
          <w:numId w:val="15"/>
        </w:numPr>
        <w:rPr>
          <w:sz w:val="24"/>
          <w:szCs w:val="24"/>
        </w:rPr>
      </w:pPr>
      <w:r>
        <w:rPr>
          <w:sz w:val="24"/>
          <w:szCs w:val="24"/>
        </w:rPr>
        <w:t>On click the toggle, app will prompt “Do you want Enable/ Disable 3Ds transactions?” with yes or No options.</w:t>
      </w:r>
    </w:p>
    <w:p w14:paraId="0A61BF48" w14:textId="77777777" w:rsidR="00D94EA9" w:rsidRDefault="00D94EA9" w:rsidP="00D94EA9">
      <w:pPr>
        <w:pStyle w:val="ListParagraph"/>
        <w:numPr>
          <w:ilvl w:val="1"/>
          <w:numId w:val="15"/>
        </w:numPr>
        <w:rPr>
          <w:sz w:val="24"/>
          <w:szCs w:val="24"/>
        </w:rPr>
      </w:pPr>
      <w:r>
        <w:rPr>
          <w:sz w:val="24"/>
          <w:szCs w:val="24"/>
        </w:rPr>
        <w:t>On select Yes, app will redirect to authentication screen</w:t>
      </w:r>
    </w:p>
    <w:p w14:paraId="62F3E606" w14:textId="77777777" w:rsidR="00D94EA9" w:rsidRDefault="00D94EA9" w:rsidP="00D94EA9">
      <w:pPr>
        <w:pStyle w:val="ListParagraph"/>
        <w:numPr>
          <w:ilvl w:val="1"/>
          <w:numId w:val="15"/>
        </w:numPr>
        <w:rPr>
          <w:sz w:val="24"/>
          <w:szCs w:val="24"/>
        </w:rPr>
      </w:pPr>
      <w:r>
        <w:rPr>
          <w:sz w:val="24"/>
          <w:szCs w:val="24"/>
        </w:rPr>
        <w:t>On select No, app will remain in the Debit card screen.</w:t>
      </w:r>
    </w:p>
    <w:p w14:paraId="41CC6F36" w14:textId="77777777" w:rsidR="00D94EA9" w:rsidRPr="00B63917" w:rsidRDefault="00D94EA9" w:rsidP="00D94EA9">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5AD34E32" w14:textId="77777777" w:rsidR="00D94EA9" w:rsidRPr="00816B83" w:rsidRDefault="00D94EA9" w:rsidP="00D94EA9">
      <w:pPr>
        <w:pStyle w:val="ListParagraph"/>
        <w:numPr>
          <w:ilvl w:val="0"/>
          <w:numId w:val="13"/>
        </w:numPr>
        <w:rPr>
          <w:sz w:val="22"/>
          <w:szCs w:val="22"/>
        </w:rPr>
      </w:pPr>
      <w:r w:rsidRPr="00816B83">
        <w:rPr>
          <w:sz w:val="22"/>
          <w:szCs w:val="22"/>
        </w:rPr>
        <w:t xml:space="preserve">This section is for the customer to authenticate </w:t>
      </w:r>
      <w:r>
        <w:rPr>
          <w:sz w:val="22"/>
          <w:szCs w:val="22"/>
        </w:rPr>
        <w:t>enable / disable 3Ds transaction request</w:t>
      </w:r>
      <w:r w:rsidRPr="00816B83">
        <w:rPr>
          <w:sz w:val="22"/>
          <w:szCs w:val="22"/>
        </w:rPr>
        <w:t xml:space="preserve">. </w:t>
      </w:r>
    </w:p>
    <w:p w14:paraId="776BBD5C" w14:textId="77777777" w:rsidR="00D94EA9" w:rsidRPr="00816B83" w:rsidRDefault="00D94EA9" w:rsidP="00D94EA9">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7B4C7385" w14:textId="77777777" w:rsidR="00D94EA9" w:rsidRPr="00B63917" w:rsidRDefault="00D94EA9" w:rsidP="00D94EA9">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3EF8B452" w14:textId="77777777" w:rsidR="00D94EA9" w:rsidRDefault="00D94EA9" w:rsidP="00D94EA9">
      <w:pPr>
        <w:pStyle w:val="ListParagraph"/>
        <w:numPr>
          <w:ilvl w:val="0"/>
          <w:numId w:val="13"/>
        </w:numPr>
        <w:rPr>
          <w:sz w:val="22"/>
          <w:szCs w:val="22"/>
        </w:rPr>
      </w:pPr>
      <w:r w:rsidRPr="00816B83">
        <w:rPr>
          <w:sz w:val="22"/>
          <w:szCs w:val="22"/>
        </w:rPr>
        <w:t xml:space="preserve">This </w:t>
      </w:r>
      <w:r>
        <w:rPr>
          <w:sz w:val="22"/>
          <w:szCs w:val="22"/>
        </w:rPr>
        <w:t>is a success screen where card 3Ds request success or failure will be displayed along with the following details:</w:t>
      </w:r>
    </w:p>
    <w:p w14:paraId="662A8321" w14:textId="77777777" w:rsidR="00D94EA9" w:rsidRDefault="00D94EA9" w:rsidP="00D94EA9">
      <w:pPr>
        <w:pStyle w:val="ListParagraph"/>
        <w:numPr>
          <w:ilvl w:val="1"/>
          <w:numId w:val="13"/>
        </w:numPr>
        <w:rPr>
          <w:sz w:val="22"/>
          <w:szCs w:val="22"/>
        </w:rPr>
      </w:pPr>
      <w:r>
        <w:rPr>
          <w:sz w:val="22"/>
          <w:szCs w:val="22"/>
        </w:rPr>
        <w:t>Status – Success / Failure</w:t>
      </w:r>
    </w:p>
    <w:p w14:paraId="07F584EC" w14:textId="77777777" w:rsidR="00D94EA9" w:rsidRDefault="00D94EA9" w:rsidP="00D94EA9">
      <w:pPr>
        <w:pStyle w:val="ListParagraph"/>
        <w:numPr>
          <w:ilvl w:val="1"/>
          <w:numId w:val="13"/>
        </w:numPr>
        <w:rPr>
          <w:sz w:val="22"/>
          <w:szCs w:val="22"/>
        </w:rPr>
      </w:pPr>
      <w:r>
        <w:rPr>
          <w:sz w:val="22"/>
          <w:szCs w:val="22"/>
        </w:rPr>
        <w:t>Status Description</w:t>
      </w:r>
    </w:p>
    <w:p w14:paraId="70F915D7" w14:textId="77777777" w:rsidR="00D94EA9" w:rsidRDefault="00D94EA9" w:rsidP="00D94EA9">
      <w:pPr>
        <w:pStyle w:val="ListParagraph"/>
        <w:numPr>
          <w:ilvl w:val="2"/>
          <w:numId w:val="13"/>
        </w:numPr>
        <w:rPr>
          <w:sz w:val="22"/>
          <w:szCs w:val="22"/>
        </w:rPr>
      </w:pPr>
      <w:r w:rsidRPr="005F5D5F">
        <w:rPr>
          <w:sz w:val="22"/>
          <w:szCs w:val="22"/>
        </w:rPr>
        <w:t xml:space="preserve">If </w:t>
      </w:r>
      <w:r>
        <w:rPr>
          <w:sz w:val="22"/>
          <w:szCs w:val="22"/>
        </w:rPr>
        <w:t xml:space="preserve">Card 3Ds requested </w:t>
      </w:r>
      <w:r w:rsidRPr="005F5D5F">
        <w:rPr>
          <w:sz w:val="22"/>
          <w:szCs w:val="22"/>
        </w:rPr>
        <w:t>“</w:t>
      </w:r>
      <w:r>
        <w:rPr>
          <w:sz w:val="22"/>
          <w:szCs w:val="22"/>
        </w:rPr>
        <w:t xml:space="preserve">Card 3Ds enabled / disabled </w:t>
      </w:r>
      <w:r w:rsidRPr="005F5D5F">
        <w:rPr>
          <w:sz w:val="22"/>
          <w:szCs w:val="22"/>
        </w:rPr>
        <w:t>successful</w:t>
      </w:r>
      <w:r>
        <w:rPr>
          <w:sz w:val="22"/>
          <w:szCs w:val="22"/>
        </w:rPr>
        <w:t>ly</w:t>
      </w:r>
      <w:r w:rsidRPr="005F5D5F">
        <w:rPr>
          <w:sz w:val="22"/>
          <w:szCs w:val="22"/>
        </w:rPr>
        <w:t>”</w:t>
      </w:r>
    </w:p>
    <w:p w14:paraId="1EC7DD95" w14:textId="77777777" w:rsidR="00D94EA9" w:rsidRDefault="00D94EA9" w:rsidP="00D94EA9">
      <w:pPr>
        <w:pStyle w:val="ListParagraph"/>
        <w:numPr>
          <w:ilvl w:val="2"/>
          <w:numId w:val="13"/>
        </w:numPr>
        <w:rPr>
          <w:sz w:val="22"/>
          <w:szCs w:val="22"/>
        </w:rPr>
      </w:pPr>
      <w:r w:rsidRPr="00BE4497">
        <w:rPr>
          <w:sz w:val="22"/>
          <w:szCs w:val="22"/>
        </w:rPr>
        <w:t xml:space="preserve">If </w:t>
      </w:r>
      <w:r>
        <w:rPr>
          <w:sz w:val="22"/>
          <w:szCs w:val="22"/>
        </w:rPr>
        <w:t xml:space="preserve">Card 3Ds request </w:t>
      </w:r>
      <w:r w:rsidRPr="00BE4497">
        <w:rPr>
          <w:sz w:val="22"/>
          <w:szCs w:val="22"/>
        </w:rPr>
        <w:t>failed “Error message based on scenarios configured</w:t>
      </w:r>
      <w:r>
        <w:rPr>
          <w:sz w:val="22"/>
          <w:szCs w:val="22"/>
        </w:rPr>
        <w:t xml:space="preserve"> “</w:t>
      </w:r>
    </w:p>
    <w:p w14:paraId="748C55FF" w14:textId="77777777" w:rsidR="00D94EA9" w:rsidRPr="00FB6C76" w:rsidRDefault="00D94EA9" w:rsidP="00D94EA9">
      <w:pPr>
        <w:pStyle w:val="ListParagraph"/>
        <w:numPr>
          <w:ilvl w:val="1"/>
          <w:numId w:val="13"/>
        </w:numPr>
        <w:rPr>
          <w:sz w:val="22"/>
          <w:szCs w:val="22"/>
        </w:rPr>
      </w:pPr>
      <w:r w:rsidRPr="008F1A91">
        <w:rPr>
          <w:sz w:val="22"/>
          <w:szCs w:val="22"/>
        </w:rPr>
        <w:lastRenderedPageBreak/>
        <w:t>Transaction Reference Number</w:t>
      </w:r>
    </w:p>
    <w:p w14:paraId="46CC12AB" w14:textId="77777777" w:rsidR="00D94EA9" w:rsidRPr="00666234" w:rsidRDefault="00D94EA9" w:rsidP="00D94EA9">
      <w:pPr>
        <w:ind w:left="426"/>
        <w:rPr>
          <w:b/>
          <w:bCs/>
          <w:sz w:val="24"/>
          <w:szCs w:val="24"/>
        </w:rPr>
      </w:pPr>
      <w:r w:rsidRPr="00666234">
        <w:rPr>
          <w:b/>
          <w:bCs/>
          <w:sz w:val="24"/>
          <w:szCs w:val="24"/>
        </w:rPr>
        <w:t>APIs:</w:t>
      </w:r>
    </w:p>
    <w:p w14:paraId="1DF50DDA" w14:textId="77777777" w:rsidR="00D94EA9" w:rsidRDefault="00D94EA9" w:rsidP="00D94EA9">
      <w:pPr>
        <w:pStyle w:val="ListParagraph"/>
        <w:numPr>
          <w:ilvl w:val="0"/>
          <w:numId w:val="13"/>
        </w:numPr>
        <w:rPr>
          <w:sz w:val="22"/>
          <w:szCs w:val="22"/>
        </w:rPr>
      </w:pPr>
      <w:r>
        <w:rPr>
          <w:sz w:val="22"/>
          <w:szCs w:val="22"/>
        </w:rPr>
        <w:t xml:space="preserve">The app will invoke </w:t>
      </w:r>
      <w:r w:rsidRPr="00E77B3D">
        <w:rPr>
          <w:sz w:val="22"/>
          <w:szCs w:val="22"/>
        </w:rPr>
        <w:t xml:space="preserve">Fetch Card Settings Legacy and Update Card Settings Legacy </w:t>
      </w:r>
      <w:r>
        <w:rPr>
          <w:sz w:val="22"/>
          <w:szCs w:val="22"/>
        </w:rPr>
        <w:t>API.</w:t>
      </w:r>
    </w:p>
    <w:p w14:paraId="7682919E" w14:textId="49D2F0DB" w:rsidR="00D94EA9" w:rsidRPr="00D94EA9" w:rsidRDefault="00D94EA9" w:rsidP="00D94EA9">
      <w:pPr>
        <w:ind w:firstLine="360"/>
        <w:rPr>
          <w:sz w:val="22"/>
          <w:szCs w:val="22"/>
        </w:rPr>
      </w:pPr>
      <w:r w:rsidRPr="00D94EA9">
        <w:rPr>
          <w:sz w:val="22"/>
          <w:szCs w:val="22"/>
          <w:highlight w:val="yellow"/>
        </w:rPr>
        <w:t>Note: This has ben parked due to the challenges in the API. Will be taken for next sprint.</w:t>
      </w:r>
    </w:p>
    <w:p w14:paraId="51CF9035" w14:textId="73EA1506" w:rsidR="00DC7324" w:rsidRPr="00560187" w:rsidRDefault="00124BF1" w:rsidP="00560187">
      <w:pPr>
        <w:pStyle w:val="Heading2"/>
        <w:numPr>
          <w:ilvl w:val="1"/>
          <w:numId w:val="4"/>
        </w:numPr>
        <w:tabs>
          <w:tab w:val="left" w:pos="990"/>
        </w:tabs>
        <w:rPr>
          <w:rFonts w:cstheme="minorHAnsi"/>
          <w:sz w:val="24"/>
          <w:szCs w:val="24"/>
        </w:rPr>
      </w:pPr>
      <w:bookmarkStart w:id="130" w:name="_Toc117274653"/>
      <w:r w:rsidRPr="00560187">
        <w:rPr>
          <w:rFonts w:cstheme="minorHAnsi"/>
          <w:sz w:val="24"/>
          <w:szCs w:val="24"/>
        </w:rPr>
        <w:t>Credit Cards</w:t>
      </w:r>
      <w:bookmarkEnd w:id="130"/>
    </w:p>
    <w:p w14:paraId="0FB6F02B" w14:textId="3BEE3442" w:rsidR="00124BF1" w:rsidRDefault="00577E86" w:rsidP="00577E86">
      <w:pPr>
        <w:pStyle w:val="Heading3"/>
        <w:numPr>
          <w:ilvl w:val="2"/>
          <w:numId w:val="4"/>
        </w:numPr>
        <w:rPr>
          <w:sz w:val="24"/>
          <w:szCs w:val="24"/>
        </w:rPr>
      </w:pPr>
      <w:bookmarkStart w:id="131" w:name="_Toc117274654"/>
      <w:r w:rsidRPr="00577E86">
        <w:rPr>
          <w:sz w:val="24"/>
          <w:szCs w:val="24"/>
        </w:rPr>
        <w:t>Credit Card Summary</w:t>
      </w:r>
      <w:bookmarkEnd w:id="131"/>
    </w:p>
    <w:p w14:paraId="091E3FDD" w14:textId="32F6D527" w:rsidR="00577E86" w:rsidRPr="00FE588E" w:rsidRDefault="00577E86" w:rsidP="00577E86">
      <w:pPr>
        <w:ind w:firstLine="360"/>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Credit Cards</w:t>
      </w:r>
    </w:p>
    <w:p w14:paraId="6884C2D8" w14:textId="77777777" w:rsidR="00577E86" w:rsidRPr="00B20AFC" w:rsidRDefault="00577E86" w:rsidP="00577E86">
      <w:pPr>
        <w:pStyle w:val="ListParagraph"/>
        <w:numPr>
          <w:ilvl w:val="0"/>
          <w:numId w:val="15"/>
        </w:numPr>
      </w:pPr>
      <w:r w:rsidRPr="00B20AFC">
        <w:rPr>
          <w:sz w:val="22"/>
          <w:szCs w:val="22"/>
        </w:rPr>
        <w:t xml:space="preserve">This section is to display </w:t>
      </w:r>
      <w:r>
        <w:rPr>
          <w:sz w:val="22"/>
          <w:szCs w:val="22"/>
        </w:rPr>
        <w:t>the list of cards including the following details:</w:t>
      </w:r>
    </w:p>
    <w:p w14:paraId="4833D633" w14:textId="77777777" w:rsidR="00577E86" w:rsidRPr="00B20AFC" w:rsidRDefault="00577E86" w:rsidP="00577E86">
      <w:pPr>
        <w:pStyle w:val="ListParagraph"/>
        <w:numPr>
          <w:ilvl w:val="1"/>
          <w:numId w:val="15"/>
        </w:numPr>
      </w:pPr>
      <w:r>
        <w:rPr>
          <w:sz w:val="22"/>
          <w:szCs w:val="22"/>
        </w:rPr>
        <w:t>Card Number</w:t>
      </w:r>
    </w:p>
    <w:p w14:paraId="07AD346D" w14:textId="77777777" w:rsidR="00577E86" w:rsidRPr="00B20AFC" w:rsidRDefault="00577E86" w:rsidP="00577E86">
      <w:pPr>
        <w:pStyle w:val="ListParagraph"/>
        <w:numPr>
          <w:ilvl w:val="1"/>
          <w:numId w:val="15"/>
        </w:numPr>
      </w:pPr>
      <w:r>
        <w:rPr>
          <w:sz w:val="22"/>
          <w:szCs w:val="22"/>
        </w:rPr>
        <w:t>Embossed Name</w:t>
      </w:r>
    </w:p>
    <w:p w14:paraId="79648044" w14:textId="77777777" w:rsidR="00577E86" w:rsidRPr="005E7E1E" w:rsidRDefault="00577E86" w:rsidP="00577E86">
      <w:pPr>
        <w:pStyle w:val="ListParagraph"/>
        <w:numPr>
          <w:ilvl w:val="1"/>
          <w:numId w:val="15"/>
        </w:numPr>
      </w:pPr>
      <w:r>
        <w:rPr>
          <w:sz w:val="22"/>
          <w:szCs w:val="22"/>
        </w:rPr>
        <w:t>Expiry Date</w:t>
      </w:r>
    </w:p>
    <w:p w14:paraId="1F99A3F2" w14:textId="77777777" w:rsidR="00577E86" w:rsidRPr="00666234" w:rsidRDefault="00577E86" w:rsidP="00577E86">
      <w:pPr>
        <w:ind w:left="426"/>
        <w:rPr>
          <w:b/>
          <w:bCs/>
          <w:sz w:val="24"/>
          <w:szCs w:val="24"/>
        </w:rPr>
      </w:pPr>
      <w:r w:rsidRPr="00666234">
        <w:rPr>
          <w:b/>
          <w:bCs/>
          <w:sz w:val="24"/>
          <w:szCs w:val="24"/>
        </w:rPr>
        <w:t>APIs:</w:t>
      </w:r>
    </w:p>
    <w:p w14:paraId="3C57AB08" w14:textId="31756BB2" w:rsidR="00577E86" w:rsidRPr="00577E86" w:rsidRDefault="00577E86" w:rsidP="005436F9">
      <w:pPr>
        <w:pStyle w:val="ListParagraph"/>
        <w:numPr>
          <w:ilvl w:val="0"/>
          <w:numId w:val="13"/>
        </w:numPr>
      </w:pPr>
      <w:r w:rsidRPr="00577E86">
        <w:rPr>
          <w:sz w:val="22"/>
          <w:szCs w:val="22"/>
        </w:rPr>
        <w:t>The app will invoke</w:t>
      </w:r>
      <w:r>
        <w:rPr>
          <w:sz w:val="22"/>
          <w:szCs w:val="22"/>
        </w:rPr>
        <w:t xml:space="preserve"> </w:t>
      </w:r>
      <w:proofErr w:type="spellStart"/>
      <w:r>
        <w:rPr>
          <w:sz w:val="22"/>
          <w:szCs w:val="22"/>
        </w:rPr>
        <w:t>getCredit</w:t>
      </w:r>
      <w:r w:rsidRPr="00577E86">
        <w:rPr>
          <w:sz w:val="22"/>
          <w:szCs w:val="22"/>
        </w:rPr>
        <w:t>CardList</w:t>
      </w:r>
      <w:proofErr w:type="spellEnd"/>
      <w:r w:rsidRPr="00577E86">
        <w:rPr>
          <w:sz w:val="22"/>
          <w:szCs w:val="22"/>
        </w:rPr>
        <w:t xml:space="preserve"> API.</w:t>
      </w:r>
    </w:p>
    <w:p w14:paraId="52AA4199" w14:textId="0A4930B2" w:rsidR="00577E86" w:rsidRDefault="00577E86" w:rsidP="00577E86">
      <w:pPr>
        <w:pStyle w:val="Heading3"/>
        <w:numPr>
          <w:ilvl w:val="2"/>
          <w:numId w:val="4"/>
        </w:numPr>
        <w:rPr>
          <w:sz w:val="24"/>
          <w:szCs w:val="24"/>
        </w:rPr>
      </w:pPr>
      <w:bookmarkStart w:id="132" w:name="_Toc117274655"/>
      <w:r w:rsidRPr="00577E86">
        <w:rPr>
          <w:sz w:val="24"/>
          <w:szCs w:val="24"/>
        </w:rPr>
        <w:t>Credit Card Details</w:t>
      </w:r>
      <w:bookmarkEnd w:id="132"/>
    </w:p>
    <w:p w14:paraId="7A73B5EA" w14:textId="0528FFD7" w:rsidR="00577E86" w:rsidRPr="00FE588E" w:rsidRDefault="00577E86" w:rsidP="00577E86">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Credit Cards</w:t>
      </w:r>
    </w:p>
    <w:p w14:paraId="4416D2E2" w14:textId="77777777" w:rsidR="00577E86" w:rsidRPr="00C50D68" w:rsidRDefault="00577E86" w:rsidP="00577E86">
      <w:pPr>
        <w:pStyle w:val="ListParagraph"/>
        <w:numPr>
          <w:ilvl w:val="0"/>
          <w:numId w:val="15"/>
        </w:numPr>
        <w:rPr>
          <w:sz w:val="22"/>
          <w:szCs w:val="22"/>
        </w:rPr>
      </w:pPr>
      <w:r w:rsidRPr="00B20AFC">
        <w:rPr>
          <w:sz w:val="22"/>
          <w:szCs w:val="22"/>
        </w:rPr>
        <w:t>This section is to display</w:t>
      </w:r>
      <w:r>
        <w:rPr>
          <w:sz w:val="22"/>
          <w:szCs w:val="22"/>
        </w:rPr>
        <w:t xml:space="preserve"> including the following details of a selected card:</w:t>
      </w:r>
    </w:p>
    <w:p w14:paraId="3AA51220" w14:textId="2387AC32" w:rsidR="00577E86" w:rsidRPr="00C50D68" w:rsidRDefault="00037834" w:rsidP="00577E86">
      <w:pPr>
        <w:pStyle w:val="ListParagraph"/>
        <w:numPr>
          <w:ilvl w:val="1"/>
          <w:numId w:val="15"/>
        </w:numPr>
        <w:rPr>
          <w:sz w:val="22"/>
          <w:szCs w:val="22"/>
        </w:rPr>
      </w:pPr>
      <w:r>
        <w:rPr>
          <w:sz w:val="22"/>
          <w:szCs w:val="22"/>
        </w:rPr>
        <w:t>Card Number</w:t>
      </w:r>
    </w:p>
    <w:p w14:paraId="69B53049" w14:textId="77777777" w:rsidR="00577E86" w:rsidRPr="00C50D68" w:rsidRDefault="00577E86" w:rsidP="00577E86">
      <w:pPr>
        <w:pStyle w:val="ListParagraph"/>
        <w:numPr>
          <w:ilvl w:val="1"/>
          <w:numId w:val="15"/>
        </w:numPr>
        <w:rPr>
          <w:sz w:val="22"/>
          <w:szCs w:val="22"/>
        </w:rPr>
      </w:pPr>
      <w:r>
        <w:rPr>
          <w:sz w:val="22"/>
          <w:szCs w:val="22"/>
        </w:rPr>
        <w:t>Card Currency</w:t>
      </w:r>
    </w:p>
    <w:p w14:paraId="670A587A" w14:textId="26E5B4AF" w:rsidR="00577E86" w:rsidRDefault="00577E86" w:rsidP="00577E86">
      <w:pPr>
        <w:pStyle w:val="ListParagraph"/>
        <w:numPr>
          <w:ilvl w:val="1"/>
          <w:numId w:val="15"/>
        </w:numPr>
        <w:rPr>
          <w:sz w:val="22"/>
          <w:szCs w:val="22"/>
        </w:rPr>
      </w:pPr>
      <w:r>
        <w:rPr>
          <w:sz w:val="22"/>
          <w:szCs w:val="22"/>
        </w:rPr>
        <w:t>Card Status</w:t>
      </w:r>
    </w:p>
    <w:p w14:paraId="12F1391C" w14:textId="588226AA" w:rsidR="00577E86" w:rsidRDefault="00577E86" w:rsidP="00577E86">
      <w:pPr>
        <w:pStyle w:val="ListParagraph"/>
        <w:numPr>
          <w:ilvl w:val="1"/>
          <w:numId w:val="15"/>
        </w:numPr>
        <w:rPr>
          <w:sz w:val="22"/>
          <w:szCs w:val="22"/>
        </w:rPr>
      </w:pPr>
      <w:r>
        <w:rPr>
          <w:sz w:val="22"/>
          <w:szCs w:val="22"/>
        </w:rPr>
        <w:t>Card Product</w:t>
      </w:r>
    </w:p>
    <w:p w14:paraId="0C8332DE" w14:textId="0534F6FB" w:rsidR="00037834" w:rsidRDefault="00037834" w:rsidP="00577E86">
      <w:pPr>
        <w:pStyle w:val="ListParagraph"/>
        <w:numPr>
          <w:ilvl w:val="1"/>
          <w:numId w:val="15"/>
        </w:numPr>
        <w:rPr>
          <w:sz w:val="22"/>
          <w:szCs w:val="22"/>
        </w:rPr>
      </w:pPr>
      <w:r>
        <w:rPr>
          <w:sz w:val="22"/>
          <w:szCs w:val="22"/>
        </w:rPr>
        <w:t>Card holder name</w:t>
      </w:r>
    </w:p>
    <w:p w14:paraId="5BF39B67" w14:textId="4BCCA61F" w:rsidR="00037834" w:rsidRDefault="00037834" w:rsidP="00577E86">
      <w:pPr>
        <w:pStyle w:val="ListParagraph"/>
        <w:numPr>
          <w:ilvl w:val="1"/>
          <w:numId w:val="15"/>
        </w:numPr>
        <w:rPr>
          <w:sz w:val="22"/>
          <w:szCs w:val="22"/>
        </w:rPr>
      </w:pPr>
      <w:r>
        <w:rPr>
          <w:sz w:val="22"/>
          <w:szCs w:val="22"/>
        </w:rPr>
        <w:t>Card Type</w:t>
      </w:r>
    </w:p>
    <w:p w14:paraId="7D8ADB31" w14:textId="77777777" w:rsidR="00037834" w:rsidRDefault="00037834" w:rsidP="00037834">
      <w:pPr>
        <w:pStyle w:val="ListParagraph"/>
        <w:numPr>
          <w:ilvl w:val="1"/>
          <w:numId w:val="15"/>
        </w:numPr>
        <w:rPr>
          <w:sz w:val="22"/>
          <w:szCs w:val="22"/>
        </w:rPr>
      </w:pPr>
      <w:r>
        <w:rPr>
          <w:sz w:val="22"/>
          <w:szCs w:val="22"/>
        </w:rPr>
        <w:t>Card Category</w:t>
      </w:r>
    </w:p>
    <w:p w14:paraId="1B76F117" w14:textId="510EDA83" w:rsidR="00037834" w:rsidRDefault="00037834" w:rsidP="00577E86">
      <w:pPr>
        <w:pStyle w:val="ListParagraph"/>
        <w:numPr>
          <w:ilvl w:val="1"/>
          <w:numId w:val="15"/>
        </w:numPr>
        <w:rPr>
          <w:sz w:val="22"/>
          <w:szCs w:val="22"/>
        </w:rPr>
      </w:pPr>
      <w:r>
        <w:rPr>
          <w:sz w:val="22"/>
          <w:szCs w:val="22"/>
        </w:rPr>
        <w:t>Credit Limit</w:t>
      </w:r>
    </w:p>
    <w:p w14:paraId="41E1B931" w14:textId="738AAC60" w:rsidR="00037834" w:rsidRDefault="00037834" w:rsidP="00577E86">
      <w:pPr>
        <w:pStyle w:val="ListParagraph"/>
        <w:numPr>
          <w:ilvl w:val="1"/>
          <w:numId w:val="15"/>
        </w:numPr>
        <w:rPr>
          <w:sz w:val="22"/>
          <w:szCs w:val="22"/>
        </w:rPr>
      </w:pPr>
      <w:r>
        <w:rPr>
          <w:sz w:val="22"/>
          <w:szCs w:val="22"/>
        </w:rPr>
        <w:t>Total Outstanding Amount</w:t>
      </w:r>
    </w:p>
    <w:p w14:paraId="2A03D869" w14:textId="5D5A8F14" w:rsidR="00037834" w:rsidRDefault="00037834" w:rsidP="00577E86">
      <w:pPr>
        <w:pStyle w:val="ListParagraph"/>
        <w:numPr>
          <w:ilvl w:val="1"/>
          <w:numId w:val="15"/>
        </w:numPr>
        <w:rPr>
          <w:sz w:val="22"/>
          <w:szCs w:val="22"/>
        </w:rPr>
      </w:pPr>
      <w:r>
        <w:rPr>
          <w:sz w:val="22"/>
          <w:szCs w:val="22"/>
        </w:rPr>
        <w:t>Last Statement Date</w:t>
      </w:r>
    </w:p>
    <w:p w14:paraId="762FEB7F" w14:textId="3338D138" w:rsidR="00037834" w:rsidRDefault="00037834" w:rsidP="00577E86">
      <w:pPr>
        <w:pStyle w:val="ListParagraph"/>
        <w:numPr>
          <w:ilvl w:val="1"/>
          <w:numId w:val="15"/>
        </w:numPr>
        <w:rPr>
          <w:sz w:val="22"/>
          <w:szCs w:val="22"/>
        </w:rPr>
      </w:pPr>
      <w:r>
        <w:rPr>
          <w:sz w:val="22"/>
          <w:szCs w:val="22"/>
        </w:rPr>
        <w:t>Total Amount Due</w:t>
      </w:r>
    </w:p>
    <w:p w14:paraId="25BF13A8" w14:textId="277983ED" w:rsidR="00037834" w:rsidRDefault="00037834" w:rsidP="00577E86">
      <w:pPr>
        <w:pStyle w:val="ListParagraph"/>
        <w:numPr>
          <w:ilvl w:val="1"/>
          <w:numId w:val="15"/>
        </w:numPr>
        <w:rPr>
          <w:sz w:val="22"/>
          <w:szCs w:val="22"/>
        </w:rPr>
      </w:pPr>
      <w:r>
        <w:rPr>
          <w:sz w:val="22"/>
          <w:szCs w:val="22"/>
        </w:rPr>
        <w:t>Minimum Amount Due</w:t>
      </w:r>
    </w:p>
    <w:p w14:paraId="337A4B73" w14:textId="7BC6DE15" w:rsidR="00037834" w:rsidRDefault="00037834" w:rsidP="00577E86">
      <w:pPr>
        <w:pStyle w:val="ListParagraph"/>
        <w:numPr>
          <w:ilvl w:val="1"/>
          <w:numId w:val="15"/>
        </w:numPr>
        <w:rPr>
          <w:sz w:val="22"/>
          <w:szCs w:val="22"/>
        </w:rPr>
      </w:pPr>
      <w:r>
        <w:rPr>
          <w:sz w:val="22"/>
          <w:szCs w:val="22"/>
        </w:rPr>
        <w:t>Payment Due Date</w:t>
      </w:r>
    </w:p>
    <w:p w14:paraId="1742B44E" w14:textId="106151C1" w:rsidR="00037834" w:rsidRDefault="00037834" w:rsidP="00577E86">
      <w:pPr>
        <w:pStyle w:val="ListParagraph"/>
        <w:numPr>
          <w:ilvl w:val="1"/>
          <w:numId w:val="15"/>
        </w:numPr>
        <w:rPr>
          <w:sz w:val="22"/>
          <w:szCs w:val="22"/>
        </w:rPr>
      </w:pPr>
      <w:r>
        <w:rPr>
          <w:sz w:val="22"/>
          <w:szCs w:val="22"/>
        </w:rPr>
        <w:t>Available Cash Limit</w:t>
      </w:r>
    </w:p>
    <w:p w14:paraId="4B289328" w14:textId="77777777" w:rsidR="00577E86" w:rsidRPr="00666234" w:rsidRDefault="00577E86" w:rsidP="00577E86">
      <w:pPr>
        <w:ind w:left="426"/>
        <w:rPr>
          <w:b/>
          <w:bCs/>
          <w:sz w:val="24"/>
          <w:szCs w:val="24"/>
        </w:rPr>
      </w:pPr>
      <w:r w:rsidRPr="00666234">
        <w:rPr>
          <w:b/>
          <w:bCs/>
          <w:sz w:val="24"/>
          <w:szCs w:val="24"/>
        </w:rPr>
        <w:t>APIs:</w:t>
      </w:r>
    </w:p>
    <w:p w14:paraId="6EA230E8" w14:textId="0D8574C2" w:rsidR="00577E86" w:rsidRDefault="00577E86" w:rsidP="00577E86">
      <w:pPr>
        <w:pStyle w:val="ListParagraph"/>
        <w:numPr>
          <w:ilvl w:val="0"/>
          <w:numId w:val="13"/>
        </w:numPr>
        <w:rPr>
          <w:sz w:val="22"/>
          <w:szCs w:val="22"/>
        </w:rPr>
      </w:pPr>
      <w:r>
        <w:rPr>
          <w:sz w:val="22"/>
          <w:szCs w:val="22"/>
        </w:rPr>
        <w:lastRenderedPageBreak/>
        <w:t xml:space="preserve">The app will invoke </w:t>
      </w:r>
      <w:proofErr w:type="spellStart"/>
      <w:r w:rsidR="00037834">
        <w:rPr>
          <w:sz w:val="22"/>
          <w:szCs w:val="22"/>
        </w:rPr>
        <w:t>getCredit</w:t>
      </w:r>
      <w:r>
        <w:rPr>
          <w:sz w:val="22"/>
          <w:szCs w:val="22"/>
        </w:rPr>
        <w:t>Card</w:t>
      </w:r>
      <w:r w:rsidR="00037834">
        <w:rPr>
          <w:sz w:val="22"/>
          <w:szCs w:val="22"/>
        </w:rPr>
        <w:t>Details</w:t>
      </w:r>
      <w:proofErr w:type="spellEnd"/>
      <w:r>
        <w:rPr>
          <w:sz w:val="22"/>
          <w:szCs w:val="22"/>
        </w:rPr>
        <w:t xml:space="preserve"> API.</w:t>
      </w:r>
    </w:p>
    <w:p w14:paraId="02D4BD48" w14:textId="3B3C35A0" w:rsidR="00577E86" w:rsidRDefault="00577E86" w:rsidP="00577E86">
      <w:pPr>
        <w:pStyle w:val="Heading3"/>
        <w:numPr>
          <w:ilvl w:val="2"/>
          <w:numId w:val="4"/>
        </w:numPr>
        <w:rPr>
          <w:sz w:val="24"/>
          <w:szCs w:val="24"/>
        </w:rPr>
      </w:pPr>
      <w:bookmarkStart w:id="133" w:name="_Toc117274656"/>
      <w:r w:rsidRPr="00577E86">
        <w:rPr>
          <w:sz w:val="24"/>
          <w:szCs w:val="24"/>
        </w:rPr>
        <w:t>Credit Card Activation</w:t>
      </w:r>
      <w:bookmarkEnd w:id="133"/>
    </w:p>
    <w:p w14:paraId="222A53F6" w14:textId="628863D0" w:rsidR="00037834" w:rsidRPr="00572173" w:rsidRDefault="00037834" w:rsidP="00037834">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Credit Cards -&gt; Card Activation </w:t>
      </w:r>
    </w:p>
    <w:p w14:paraId="4CE3C9C0" w14:textId="77777777" w:rsidR="00037834" w:rsidRPr="000C41CD" w:rsidRDefault="00037834" w:rsidP="00037834">
      <w:pPr>
        <w:pStyle w:val="ListParagraph"/>
        <w:numPr>
          <w:ilvl w:val="0"/>
          <w:numId w:val="15"/>
        </w:numPr>
        <w:rPr>
          <w:sz w:val="24"/>
          <w:szCs w:val="24"/>
        </w:rPr>
      </w:pPr>
      <w:r w:rsidRPr="00B20AFC">
        <w:rPr>
          <w:sz w:val="22"/>
          <w:szCs w:val="22"/>
        </w:rPr>
        <w:t xml:space="preserve">This section is to </w:t>
      </w:r>
      <w:r>
        <w:rPr>
          <w:sz w:val="22"/>
          <w:szCs w:val="22"/>
        </w:rPr>
        <w:t>activate a newly issue card.</w:t>
      </w:r>
    </w:p>
    <w:p w14:paraId="59BFAC3B" w14:textId="77777777" w:rsidR="00037834" w:rsidRPr="00572173" w:rsidRDefault="00037834" w:rsidP="00037834">
      <w:pPr>
        <w:pStyle w:val="ListParagraph"/>
        <w:numPr>
          <w:ilvl w:val="0"/>
          <w:numId w:val="15"/>
        </w:numPr>
        <w:rPr>
          <w:sz w:val="22"/>
          <w:szCs w:val="22"/>
        </w:rPr>
      </w:pPr>
      <w:r w:rsidRPr="00572173">
        <w:rPr>
          <w:sz w:val="22"/>
          <w:szCs w:val="22"/>
        </w:rPr>
        <w:t>On click the Activate Card Icon below the card images, app will redirect to this screen.</w:t>
      </w:r>
    </w:p>
    <w:p w14:paraId="293F3956" w14:textId="77777777" w:rsidR="00037834" w:rsidRPr="001C7D38" w:rsidRDefault="00037834" w:rsidP="00037834">
      <w:pPr>
        <w:ind w:left="360"/>
        <w:rPr>
          <w:b/>
          <w:bCs/>
          <w:sz w:val="24"/>
          <w:szCs w:val="24"/>
        </w:rPr>
      </w:pPr>
      <w:r w:rsidRPr="001C7D38">
        <w:rPr>
          <w:b/>
          <w:bCs/>
          <w:sz w:val="24"/>
          <w:szCs w:val="24"/>
        </w:rPr>
        <w:t>Screen 1:</w:t>
      </w:r>
    </w:p>
    <w:p w14:paraId="79877347" w14:textId="77777777" w:rsidR="00037834" w:rsidRDefault="00037834" w:rsidP="00037834">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037834" w14:paraId="54C018B4"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C5E5F3B" w14:textId="77777777" w:rsidR="00037834" w:rsidRDefault="00037834" w:rsidP="005436F9">
            <w:proofErr w:type="gramStart"/>
            <w:r>
              <w:rPr>
                <w:rFonts w:ascii="Calibri" w:hAnsi="Calibri" w:cs="Calibri"/>
                <w:b w:val="0"/>
                <w:bCs w:val="0"/>
                <w:color w:val="FFFFFF"/>
              </w:rPr>
              <w:t>#.No</w:t>
            </w:r>
            <w:proofErr w:type="gramEnd"/>
          </w:p>
        </w:tc>
        <w:tc>
          <w:tcPr>
            <w:tcW w:w="1461" w:type="dxa"/>
          </w:tcPr>
          <w:p w14:paraId="2B783EC4" w14:textId="77777777" w:rsidR="00037834" w:rsidRDefault="00037834"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3F0CA0FF" w14:textId="77777777" w:rsidR="00037834" w:rsidRDefault="00037834"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62892E87" w14:textId="77777777" w:rsidR="00037834" w:rsidRDefault="00037834"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43CACD5B" w14:textId="77777777" w:rsidR="00037834" w:rsidRDefault="00037834"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5634ED81" w14:textId="77777777" w:rsidR="00037834" w:rsidRDefault="00037834"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478858B6" w14:textId="77777777" w:rsidR="00037834" w:rsidRDefault="00037834"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037834" w14:paraId="452AD7B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880A261" w14:textId="77777777" w:rsidR="00037834" w:rsidRPr="001A09D4" w:rsidRDefault="00037834" w:rsidP="00037834">
            <w:pPr>
              <w:pStyle w:val="ListParagraph"/>
              <w:numPr>
                <w:ilvl w:val="0"/>
                <w:numId w:val="56"/>
              </w:numPr>
              <w:spacing w:before="60"/>
              <w:contextualSpacing w:val="0"/>
              <w:jc w:val="both"/>
            </w:pPr>
          </w:p>
        </w:tc>
        <w:tc>
          <w:tcPr>
            <w:tcW w:w="1461" w:type="dxa"/>
          </w:tcPr>
          <w:p w14:paraId="29E26025" w14:textId="77777777" w:rsidR="00037834" w:rsidRDefault="00037834" w:rsidP="005436F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6C8F3D69" w14:textId="77777777" w:rsidR="00037834" w:rsidRDefault="00037834"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4E33DA68" w14:textId="77777777" w:rsidR="00037834" w:rsidRDefault="00037834"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364EABF6" w14:textId="77777777" w:rsidR="00037834" w:rsidRDefault="00037834"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0327D097" w14:textId="77777777" w:rsidR="00037834" w:rsidRDefault="00037834"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2979EAA0" w14:textId="77777777" w:rsidR="00037834" w:rsidRDefault="00037834" w:rsidP="005436F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037834" w14:paraId="128AA161"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7A16A6F" w14:textId="77777777" w:rsidR="00037834" w:rsidRPr="001A09D4" w:rsidRDefault="00037834" w:rsidP="00037834">
            <w:pPr>
              <w:pStyle w:val="ListParagraph"/>
              <w:numPr>
                <w:ilvl w:val="0"/>
                <w:numId w:val="56"/>
              </w:numPr>
              <w:spacing w:before="60"/>
              <w:contextualSpacing w:val="0"/>
              <w:jc w:val="both"/>
            </w:pPr>
          </w:p>
        </w:tc>
        <w:tc>
          <w:tcPr>
            <w:tcW w:w="1461" w:type="dxa"/>
          </w:tcPr>
          <w:p w14:paraId="267CE297" w14:textId="31619589" w:rsidR="00037834" w:rsidRDefault="00037834" w:rsidP="00037834">
            <w:pPr>
              <w:cnfStyle w:val="000000000000" w:firstRow="0" w:lastRow="0" w:firstColumn="0" w:lastColumn="0" w:oddVBand="0" w:evenVBand="0" w:oddHBand="0" w:evenHBand="0" w:firstRowFirstColumn="0" w:firstRowLastColumn="0" w:lastRowFirstColumn="0" w:lastRowLastColumn="0"/>
            </w:pPr>
            <w:r>
              <w:t>PIN</w:t>
            </w:r>
          </w:p>
        </w:tc>
        <w:tc>
          <w:tcPr>
            <w:tcW w:w="1231" w:type="dxa"/>
          </w:tcPr>
          <w:p w14:paraId="200D9286" w14:textId="07B2646B" w:rsidR="00037834" w:rsidRDefault="00037834" w:rsidP="00037834">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43BAE616" w14:textId="61C30076" w:rsidR="00037834" w:rsidRDefault="00037834" w:rsidP="00037834">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7419B7CD" w14:textId="10F5936D" w:rsidR="00037834" w:rsidRDefault="00037834" w:rsidP="00037834">
            <w:pPr>
              <w:cnfStyle w:val="000000000000" w:firstRow="0" w:lastRow="0" w:firstColumn="0" w:lastColumn="0" w:oddVBand="0" w:evenVBand="0" w:oddHBand="0" w:evenHBand="0" w:firstRowFirstColumn="0" w:firstRowLastColumn="0" w:lastRowFirstColumn="0" w:lastRowLastColumn="0"/>
            </w:pPr>
            <w:r>
              <w:t>4</w:t>
            </w:r>
          </w:p>
        </w:tc>
        <w:tc>
          <w:tcPr>
            <w:tcW w:w="1233" w:type="dxa"/>
          </w:tcPr>
          <w:p w14:paraId="19AD1D33" w14:textId="382566EF" w:rsidR="00037834" w:rsidRDefault="00037834" w:rsidP="00037834">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2145EC65" w14:textId="160F6F5B" w:rsidR="00037834" w:rsidRDefault="00037834" w:rsidP="00037834">
            <w:pPr>
              <w:cnfStyle w:val="000000000000" w:firstRow="0" w:lastRow="0" w:firstColumn="0" w:lastColumn="0" w:oddVBand="0" w:evenVBand="0" w:oddHBand="0" w:evenHBand="0" w:firstRowFirstColumn="0" w:firstRowLastColumn="0" w:lastRowFirstColumn="0" w:lastRowLastColumn="0"/>
            </w:pPr>
          </w:p>
        </w:tc>
      </w:tr>
      <w:tr w:rsidR="00037834" w14:paraId="5A22326D"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B5DD30A" w14:textId="77777777" w:rsidR="00037834" w:rsidRPr="001A09D4" w:rsidRDefault="00037834" w:rsidP="00037834">
            <w:pPr>
              <w:pStyle w:val="ListParagraph"/>
              <w:numPr>
                <w:ilvl w:val="0"/>
                <w:numId w:val="56"/>
              </w:numPr>
              <w:spacing w:before="60"/>
              <w:contextualSpacing w:val="0"/>
              <w:jc w:val="both"/>
            </w:pPr>
          </w:p>
        </w:tc>
        <w:tc>
          <w:tcPr>
            <w:tcW w:w="1461" w:type="dxa"/>
          </w:tcPr>
          <w:p w14:paraId="09760772" w14:textId="0DEAAA5B" w:rsidR="00037834" w:rsidRDefault="00037834" w:rsidP="00037834">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1008479B" w14:textId="7E961C21" w:rsidR="00037834" w:rsidRDefault="00037834" w:rsidP="00037834">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28AFB8B6" w14:textId="146F228A" w:rsidR="00037834" w:rsidRDefault="00037834" w:rsidP="00037834">
            <w:pPr>
              <w:cnfStyle w:val="000000100000" w:firstRow="0" w:lastRow="0" w:firstColumn="0" w:lastColumn="0" w:oddVBand="0" w:evenVBand="0" w:oddHBand="1" w:evenHBand="0" w:firstRowFirstColumn="0" w:firstRowLastColumn="0" w:lastRowFirstColumn="0" w:lastRowLastColumn="0"/>
            </w:pPr>
          </w:p>
        </w:tc>
        <w:tc>
          <w:tcPr>
            <w:tcW w:w="937" w:type="dxa"/>
          </w:tcPr>
          <w:p w14:paraId="784DE8D1" w14:textId="0763A2F4" w:rsidR="00037834" w:rsidRDefault="00037834" w:rsidP="00037834">
            <w:pPr>
              <w:cnfStyle w:val="000000100000" w:firstRow="0" w:lastRow="0" w:firstColumn="0" w:lastColumn="0" w:oddVBand="0" w:evenVBand="0" w:oddHBand="1" w:evenHBand="0" w:firstRowFirstColumn="0" w:firstRowLastColumn="0" w:lastRowFirstColumn="0" w:lastRowLastColumn="0"/>
            </w:pPr>
          </w:p>
        </w:tc>
        <w:tc>
          <w:tcPr>
            <w:tcW w:w="1233" w:type="dxa"/>
          </w:tcPr>
          <w:p w14:paraId="5FE99DCC" w14:textId="03CDC0A1" w:rsidR="00037834" w:rsidRDefault="00037834" w:rsidP="00037834">
            <w:pPr>
              <w:cnfStyle w:val="000000100000" w:firstRow="0" w:lastRow="0" w:firstColumn="0" w:lastColumn="0" w:oddVBand="0" w:evenVBand="0" w:oddHBand="1" w:evenHBand="0" w:firstRowFirstColumn="0" w:firstRowLastColumn="0" w:lastRowFirstColumn="0" w:lastRowLastColumn="0"/>
            </w:pPr>
          </w:p>
        </w:tc>
        <w:tc>
          <w:tcPr>
            <w:tcW w:w="2732" w:type="dxa"/>
          </w:tcPr>
          <w:p w14:paraId="20578F53" w14:textId="5FC20B3B" w:rsidR="00037834" w:rsidRDefault="00037834" w:rsidP="00037834">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037834" w14:paraId="0C2CDEAD"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CF5602E" w14:textId="77777777" w:rsidR="00037834" w:rsidRPr="001A09D4" w:rsidRDefault="00037834" w:rsidP="00037834">
            <w:pPr>
              <w:pStyle w:val="ListParagraph"/>
              <w:numPr>
                <w:ilvl w:val="0"/>
                <w:numId w:val="56"/>
              </w:numPr>
              <w:spacing w:before="60"/>
              <w:contextualSpacing w:val="0"/>
              <w:jc w:val="both"/>
            </w:pPr>
          </w:p>
        </w:tc>
        <w:tc>
          <w:tcPr>
            <w:tcW w:w="1461" w:type="dxa"/>
          </w:tcPr>
          <w:p w14:paraId="1C77A3B9" w14:textId="3235D058" w:rsidR="00037834" w:rsidRDefault="00037834" w:rsidP="00037834">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34D0AFF9" w14:textId="558687C0" w:rsidR="00037834" w:rsidRDefault="00037834" w:rsidP="00037834">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44FBAD09" w14:textId="77777777" w:rsidR="00037834" w:rsidRDefault="00037834" w:rsidP="00037834">
            <w:pPr>
              <w:cnfStyle w:val="000000000000" w:firstRow="0" w:lastRow="0" w:firstColumn="0" w:lastColumn="0" w:oddVBand="0" w:evenVBand="0" w:oddHBand="0" w:evenHBand="0" w:firstRowFirstColumn="0" w:firstRowLastColumn="0" w:lastRowFirstColumn="0" w:lastRowLastColumn="0"/>
            </w:pPr>
          </w:p>
        </w:tc>
        <w:tc>
          <w:tcPr>
            <w:tcW w:w="937" w:type="dxa"/>
          </w:tcPr>
          <w:p w14:paraId="062A1A59" w14:textId="77777777" w:rsidR="00037834" w:rsidRDefault="00037834" w:rsidP="00037834">
            <w:pPr>
              <w:cnfStyle w:val="000000000000" w:firstRow="0" w:lastRow="0" w:firstColumn="0" w:lastColumn="0" w:oddVBand="0" w:evenVBand="0" w:oddHBand="0" w:evenHBand="0" w:firstRowFirstColumn="0" w:firstRowLastColumn="0" w:lastRowFirstColumn="0" w:lastRowLastColumn="0"/>
            </w:pPr>
          </w:p>
        </w:tc>
        <w:tc>
          <w:tcPr>
            <w:tcW w:w="1233" w:type="dxa"/>
          </w:tcPr>
          <w:p w14:paraId="18418746" w14:textId="77777777" w:rsidR="00037834" w:rsidRDefault="00037834" w:rsidP="00037834">
            <w:pPr>
              <w:cnfStyle w:val="000000000000" w:firstRow="0" w:lastRow="0" w:firstColumn="0" w:lastColumn="0" w:oddVBand="0" w:evenVBand="0" w:oddHBand="0" w:evenHBand="0" w:firstRowFirstColumn="0" w:firstRowLastColumn="0" w:lastRowFirstColumn="0" w:lastRowLastColumn="0"/>
            </w:pPr>
          </w:p>
        </w:tc>
        <w:tc>
          <w:tcPr>
            <w:tcW w:w="2732" w:type="dxa"/>
          </w:tcPr>
          <w:p w14:paraId="2512AB0A" w14:textId="77777777" w:rsidR="00037834" w:rsidRDefault="00037834" w:rsidP="00037834">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583873C0" w14:textId="77777777" w:rsidR="00037834" w:rsidRPr="00B63917" w:rsidRDefault="00037834" w:rsidP="00037834">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24EF5216" w14:textId="08BD73C8" w:rsidR="00037834" w:rsidRDefault="00037834" w:rsidP="00037834">
            <w:pPr>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56AFFE7B" w14:textId="77777777" w:rsidR="00037834" w:rsidRPr="00B63917" w:rsidRDefault="00037834" w:rsidP="00037834">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38C29771" w14:textId="77777777" w:rsidR="00037834" w:rsidRPr="00816B83" w:rsidRDefault="00037834" w:rsidP="00037834">
      <w:pPr>
        <w:pStyle w:val="ListParagraph"/>
        <w:numPr>
          <w:ilvl w:val="0"/>
          <w:numId w:val="13"/>
        </w:numPr>
        <w:rPr>
          <w:sz w:val="22"/>
          <w:szCs w:val="22"/>
        </w:rPr>
      </w:pPr>
      <w:r w:rsidRPr="00816B83">
        <w:rPr>
          <w:sz w:val="22"/>
          <w:szCs w:val="22"/>
        </w:rPr>
        <w:t xml:space="preserve">This section is for the customer to authenticate </w:t>
      </w:r>
      <w:r>
        <w:rPr>
          <w:sz w:val="22"/>
          <w:szCs w:val="22"/>
        </w:rPr>
        <w:t>card activation</w:t>
      </w:r>
      <w:r w:rsidRPr="00816B83">
        <w:rPr>
          <w:sz w:val="22"/>
          <w:szCs w:val="22"/>
        </w:rPr>
        <w:t xml:space="preserve">. </w:t>
      </w:r>
    </w:p>
    <w:p w14:paraId="1C388CF7" w14:textId="77777777" w:rsidR="00037834" w:rsidRPr="00816B83" w:rsidRDefault="00037834" w:rsidP="00037834">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40849B13" w14:textId="77777777" w:rsidR="00037834" w:rsidRPr="00B63917" w:rsidRDefault="00037834" w:rsidP="00037834">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3A3DFC59" w14:textId="77777777" w:rsidR="00037834" w:rsidRDefault="00037834" w:rsidP="00037834">
      <w:pPr>
        <w:pStyle w:val="ListParagraph"/>
        <w:numPr>
          <w:ilvl w:val="0"/>
          <w:numId w:val="13"/>
        </w:numPr>
        <w:rPr>
          <w:sz w:val="22"/>
          <w:szCs w:val="22"/>
        </w:rPr>
      </w:pPr>
      <w:r w:rsidRPr="00816B83">
        <w:rPr>
          <w:sz w:val="22"/>
          <w:szCs w:val="22"/>
        </w:rPr>
        <w:t xml:space="preserve">This </w:t>
      </w:r>
      <w:r>
        <w:rPr>
          <w:sz w:val="22"/>
          <w:szCs w:val="22"/>
        </w:rPr>
        <w:t>is a success screen where card activation and PIN set success or failure will be displayed along with the following details:</w:t>
      </w:r>
    </w:p>
    <w:p w14:paraId="7706B101" w14:textId="77777777" w:rsidR="00037834" w:rsidRDefault="00037834" w:rsidP="00037834">
      <w:pPr>
        <w:pStyle w:val="ListParagraph"/>
        <w:numPr>
          <w:ilvl w:val="1"/>
          <w:numId w:val="13"/>
        </w:numPr>
        <w:rPr>
          <w:sz w:val="22"/>
          <w:szCs w:val="22"/>
        </w:rPr>
      </w:pPr>
      <w:r>
        <w:rPr>
          <w:sz w:val="22"/>
          <w:szCs w:val="22"/>
        </w:rPr>
        <w:t>Status – Success / Failure</w:t>
      </w:r>
    </w:p>
    <w:p w14:paraId="56C168ED" w14:textId="77777777" w:rsidR="00037834" w:rsidRDefault="00037834" w:rsidP="00037834">
      <w:pPr>
        <w:pStyle w:val="ListParagraph"/>
        <w:numPr>
          <w:ilvl w:val="1"/>
          <w:numId w:val="13"/>
        </w:numPr>
        <w:rPr>
          <w:sz w:val="22"/>
          <w:szCs w:val="22"/>
        </w:rPr>
      </w:pPr>
      <w:r>
        <w:rPr>
          <w:sz w:val="22"/>
          <w:szCs w:val="22"/>
        </w:rPr>
        <w:t>Status Description</w:t>
      </w:r>
    </w:p>
    <w:p w14:paraId="54E325C9" w14:textId="77777777" w:rsidR="00037834" w:rsidRDefault="00037834" w:rsidP="00037834">
      <w:pPr>
        <w:pStyle w:val="ListParagraph"/>
        <w:numPr>
          <w:ilvl w:val="2"/>
          <w:numId w:val="13"/>
        </w:numPr>
        <w:rPr>
          <w:sz w:val="22"/>
          <w:szCs w:val="22"/>
        </w:rPr>
      </w:pPr>
      <w:r w:rsidRPr="005F5D5F">
        <w:rPr>
          <w:sz w:val="22"/>
          <w:szCs w:val="22"/>
        </w:rPr>
        <w:t xml:space="preserve">If </w:t>
      </w:r>
      <w:r>
        <w:rPr>
          <w:sz w:val="22"/>
          <w:szCs w:val="22"/>
        </w:rPr>
        <w:t xml:space="preserve">card activated &amp; PIN set </w:t>
      </w:r>
      <w:r w:rsidRPr="005F5D5F">
        <w:rPr>
          <w:sz w:val="22"/>
          <w:szCs w:val="22"/>
        </w:rPr>
        <w:t>“</w:t>
      </w:r>
      <w:r>
        <w:rPr>
          <w:sz w:val="22"/>
          <w:szCs w:val="22"/>
        </w:rPr>
        <w:t xml:space="preserve">Card activated </w:t>
      </w:r>
      <w:r w:rsidRPr="005F5D5F">
        <w:rPr>
          <w:sz w:val="22"/>
          <w:szCs w:val="22"/>
        </w:rPr>
        <w:t>successfully”</w:t>
      </w:r>
    </w:p>
    <w:p w14:paraId="292D7A1F" w14:textId="77777777" w:rsidR="00037834" w:rsidRDefault="00037834" w:rsidP="00037834">
      <w:pPr>
        <w:pStyle w:val="ListParagraph"/>
        <w:numPr>
          <w:ilvl w:val="2"/>
          <w:numId w:val="13"/>
        </w:numPr>
        <w:rPr>
          <w:sz w:val="22"/>
          <w:szCs w:val="22"/>
        </w:rPr>
      </w:pPr>
      <w:r w:rsidRPr="005F5D5F">
        <w:rPr>
          <w:sz w:val="22"/>
          <w:szCs w:val="22"/>
        </w:rPr>
        <w:lastRenderedPageBreak/>
        <w:t xml:space="preserve">If </w:t>
      </w:r>
      <w:r>
        <w:rPr>
          <w:sz w:val="22"/>
          <w:szCs w:val="22"/>
        </w:rPr>
        <w:t>card activation</w:t>
      </w:r>
      <w:r w:rsidRPr="005F5D5F">
        <w:rPr>
          <w:sz w:val="22"/>
          <w:szCs w:val="22"/>
        </w:rPr>
        <w:t xml:space="preserve"> failed “Error message based on scenarios configured” </w:t>
      </w:r>
    </w:p>
    <w:p w14:paraId="50B2B288" w14:textId="77777777" w:rsidR="00037834" w:rsidRPr="00BE4497" w:rsidRDefault="00037834" w:rsidP="00037834">
      <w:pPr>
        <w:pStyle w:val="ListParagraph"/>
        <w:numPr>
          <w:ilvl w:val="2"/>
          <w:numId w:val="13"/>
        </w:numPr>
        <w:rPr>
          <w:sz w:val="22"/>
          <w:szCs w:val="22"/>
        </w:rPr>
      </w:pPr>
      <w:r w:rsidRPr="00BE4497">
        <w:rPr>
          <w:sz w:val="22"/>
          <w:szCs w:val="22"/>
        </w:rPr>
        <w:t xml:space="preserve">If card </w:t>
      </w:r>
      <w:r>
        <w:rPr>
          <w:sz w:val="22"/>
          <w:szCs w:val="22"/>
        </w:rPr>
        <w:t xml:space="preserve">PIN set </w:t>
      </w:r>
      <w:r w:rsidRPr="00BE4497">
        <w:rPr>
          <w:sz w:val="22"/>
          <w:szCs w:val="22"/>
        </w:rPr>
        <w:t xml:space="preserve">failed “Error message based on scenarios configured” </w:t>
      </w:r>
    </w:p>
    <w:p w14:paraId="7277D8E1" w14:textId="77777777" w:rsidR="00037834" w:rsidRDefault="00037834" w:rsidP="00037834">
      <w:pPr>
        <w:pStyle w:val="ListParagraph"/>
        <w:numPr>
          <w:ilvl w:val="1"/>
          <w:numId w:val="13"/>
        </w:numPr>
        <w:rPr>
          <w:sz w:val="22"/>
          <w:szCs w:val="22"/>
        </w:rPr>
      </w:pPr>
      <w:r w:rsidRPr="008F1A91">
        <w:rPr>
          <w:sz w:val="22"/>
          <w:szCs w:val="22"/>
        </w:rPr>
        <w:t>Transaction Reference Number</w:t>
      </w:r>
    </w:p>
    <w:p w14:paraId="7AC828E5" w14:textId="77777777" w:rsidR="00037834" w:rsidRPr="00666234" w:rsidRDefault="00037834" w:rsidP="00037834">
      <w:pPr>
        <w:ind w:left="426"/>
        <w:rPr>
          <w:b/>
          <w:bCs/>
          <w:sz w:val="24"/>
          <w:szCs w:val="24"/>
        </w:rPr>
      </w:pPr>
      <w:r w:rsidRPr="00666234">
        <w:rPr>
          <w:b/>
          <w:bCs/>
          <w:sz w:val="24"/>
          <w:szCs w:val="24"/>
        </w:rPr>
        <w:t>APIs:</w:t>
      </w:r>
    </w:p>
    <w:p w14:paraId="6BD5CE74" w14:textId="1EA669F7" w:rsidR="00037834" w:rsidRDefault="00037834" w:rsidP="00037834">
      <w:pPr>
        <w:pStyle w:val="ListParagraph"/>
        <w:numPr>
          <w:ilvl w:val="0"/>
          <w:numId w:val="13"/>
        </w:numPr>
        <w:rPr>
          <w:sz w:val="22"/>
          <w:szCs w:val="22"/>
        </w:rPr>
      </w:pPr>
      <w:r>
        <w:rPr>
          <w:sz w:val="22"/>
          <w:szCs w:val="22"/>
        </w:rPr>
        <w:t xml:space="preserve">The app will invoke </w:t>
      </w:r>
      <w:proofErr w:type="spellStart"/>
      <w:r w:rsidR="00653110">
        <w:rPr>
          <w:sz w:val="22"/>
          <w:szCs w:val="22"/>
        </w:rPr>
        <w:t>activateCard</w:t>
      </w:r>
      <w:proofErr w:type="spellEnd"/>
      <w:r>
        <w:rPr>
          <w:sz w:val="22"/>
          <w:szCs w:val="22"/>
        </w:rPr>
        <w:t xml:space="preserve"> API.</w:t>
      </w:r>
    </w:p>
    <w:p w14:paraId="0FE1FBB7" w14:textId="487A6799" w:rsidR="00577E86" w:rsidRPr="00577E86" w:rsidRDefault="00037834" w:rsidP="005436F9">
      <w:pPr>
        <w:pStyle w:val="ListParagraph"/>
        <w:numPr>
          <w:ilvl w:val="0"/>
          <w:numId w:val="13"/>
        </w:numPr>
      </w:pPr>
      <w:r w:rsidRPr="00653110">
        <w:rPr>
          <w:sz w:val="22"/>
          <w:szCs w:val="22"/>
        </w:rPr>
        <w:t xml:space="preserve">The app will invoke </w:t>
      </w:r>
      <w:proofErr w:type="spellStart"/>
      <w:r w:rsidR="00653110" w:rsidRPr="00653110">
        <w:rPr>
          <w:sz w:val="22"/>
          <w:szCs w:val="22"/>
        </w:rPr>
        <w:t>forgotCard</w:t>
      </w:r>
      <w:r w:rsidRPr="00653110">
        <w:rPr>
          <w:sz w:val="22"/>
          <w:szCs w:val="22"/>
        </w:rPr>
        <w:t>PIN</w:t>
      </w:r>
      <w:proofErr w:type="spellEnd"/>
      <w:r w:rsidRPr="00653110">
        <w:rPr>
          <w:sz w:val="22"/>
          <w:szCs w:val="22"/>
        </w:rPr>
        <w:t xml:space="preserve"> API.</w:t>
      </w:r>
    </w:p>
    <w:p w14:paraId="6555C7F1" w14:textId="77777777" w:rsidR="00653110" w:rsidRDefault="00653110" w:rsidP="00653110">
      <w:pPr>
        <w:pStyle w:val="Heading3"/>
        <w:numPr>
          <w:ilvl w:val="2"/>
          <w:numId w:val="4"/>
        </w:numPr>
        <w:rPr>
          <w:sz w:val="24"/>
          <w:szCs w:val="24"/>
        </w:rPr>
      </w:pPr>
      <w:bookmarkStart w:id="134" w:name="_Toc117274657"/>
      <w:r w:rsidRPr="00577E86">
        <w:rPr>
          <w:sz w:val="24"/>
          <w:szCs w:val="24"/>
        </w:rPr>
        <w:t>Reset Card PIN</w:t>
      </w:r>
      <w:bookmarkEnd w:id="134"/>
    </w:p>
    <w:p w14:paraId="0202E5B8" w14:textId="3460D234" w:rsidR="00653110" w:rsidRPr="00572173" w:rsidRDefault="00653110" w:rsidP="00653110">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Credit Cards -&gt; PIN Reset</w:t>
      </w:r>
    </w:p>
    <w:p w14:paraId="44338615" w14:textId="77777777" w:rsidR="00653110" w:rsidRPr="000C41CD" w:rsidRDefault="00653110" w:rsidP="00653110">
      <w:pPr>
        <w:pStyle w:val="ListParagraph"/>
        <w:numPr>
          <w:ilvl w:val="0"/>
          <w:numId w:val="15"/>
        </w:numPr>
        <w:rPr>
          <w:sz w:val="24"/>
          <w:szCs w:val="24"/>
        </w:rPr>
      </w:pPr>
      <w:r w:rsidRPr="00B20AFC">
        <w:rPr>
          <w:sz w:val="22"/>
          <w:szCs w:val="22"/>
        </w:rPr>
        <w:t xml:space="preserve">This section is to </w:t>
      </w:r>
      <w:r>
        <w:rPr>
          <w:sz w:val="22"/>
          <w:szCs w:val="22"/>
        </w:rPr>
        <w:t>reset PIN for an existing card.</w:t>
      </w:r>
    </w:p>
    <w:p w14:paraId="07AB9CFD" w14:textId="77777777" w:rsidR="00653110" w:rsidRPr="00572173" w:rsidRDefault="00653110" w:rsidP="00653110">
      <w:pPr>
        <w:pStyle w:val="ListParagraph"/>
        <w:numPr>
          <w:ilvl w:val="0"/>
          <w:numId w:val="15"/>
        </w:numPr>
        <w:rPr>
          <w:sz w:val="22"/>
          <w:szCs w:val="22"/>
        </w:rPr>
      </w:pPr>
      <w:r w:rsidRPr="00572173">
        <w:rPr>
          <w:sz w:val="22"/>
          <w:szCs w:val="22"/>
        </w:rPr>
        <w:t xml:space="preserve">On click the </w:t>
      </w:r>
      <w:r>
        <w:rPr>
          <w:sz w:val="22"/>
          <w:szCs w:val="22"/>
        </w:rPr>
        <w:t>Reset PIN</w:t>
      </w:r>
      <w:r w:rsidRPr="00572173">
        <w:rPr>
          <w:sz w:val="22"/>
          <w:szCs w:val="22"/>
        </w:rPr>
        <w:t xml:space="preserve"> Icon below the card images, app will redirect to this screen.</w:t>
      </w:r>
    </w:p>
    <w:p w14:paraId="5DB259B8" w14:textId="77777777" w:rsidR="00653110" w:rsidRPr="001C7D38" w:rsidRDefault="00653110" w:rsidP="00653110">
      <w:pPr>
        <w:ind w:left="360"/>
        <w:rPr>
          <w:b/>
          <w:bCs/>
          <w:sz w:val="24"/>
          <w:szCs w:val="24"/>
        </w:rPr>
      </w:pPr>
      <w:r w:rsidRPr="001C7D38">
        <w:rPr>
          <w:b/>
          <w:bCs/>
          <w:sz w:val="24"/>
          <w:szCs w:val="24"/>
        </w:rPr>
        <w:t>Screen 1:</w:t>
      </w:r>
    </w:p>
    <w:p w14:paraId="1E28D072" w14:textId="77777777" w:rsidR="00653110" w:rsidRDefault="00653110" w:rsidP="00653110">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653110" w14:paraId="0F6C28A7"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ED16EC5" w14:textId="77777777" w:rsidR="00653110" w:rsidRDefault="00653110" w:rsidP="005436F9">
            <w:proofErr w:type="gramStart"/>
            <w:r>
              <w:rPr>
                <w:rFonts w:ascii="Calibri" w:hAnsi="Calibri" w:cs="Calibri"/>
                <w:b w:val="0"/>
                <w:bCs w:val="0"/>
                <w:color w:val="FFFFFF"/>
              </w:rPr>
              <w:t>#.No</w:t>
            </w:r>
            <w:proofErr w:type="gramEnd"/>
          </w:p>
        </w:tc>
        <w:tc>
          <w:tcPr>
            <w:tcW w:w="1461" w:type="dxa"/>
          </w:tcPr>
          <w:p w14:paraId="63934EBC" w14:textId="77777777" w:rsidR="00653110" w:rsidRDefault="00653110"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254073F7" w14:textId="77777777" w:rsidR="00653110" w:rsidRDefault="00653110"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34AD9343" w14:textId="77777777" w:rsidR="00653110" w:rsidRDefault="00653110"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01F74497" w14:textId="77777777" w:rsidR="00653110" w:rsidRDefault="00653110"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060F00C4" w14:textId="77777777" w:rsidR="00653110" w:rsidRDefault="00653110"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089D239E" w14:textId="77777777" w:rsidR="00653110" w:rsidRDefault="00653110"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653110" w14:paraId="3FAAD64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3604518" w14:textId="77777777" w:rsidR="00653110" w:rsidRPr="001A09D4" w:rsidRDefault="00653110" w:rsidP="00653110">
            <w:pPr>
              <w:pStyle w:val="ListParagraph"/>
              <w:numPr>
                <w:ilvl w:val="0"/>
                <w:numId w:val="57"/>
              </w:numPr>
              <w:spacing w:before="60"/>
              <w:contextualSpacing w:val="0"/>
              <w:jc w:val="both"/>
            </w:pPr>
          </w:p>
        </w:tc>
        <w:tc>
          <w:tcPr>
            <w:tcW w:w="1461" w:type="dxa"/>
          </w:tcPr>
          <w:p w14:paraId="5F478607"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55EDB25A"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1AE0118C"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210DDC16"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2BC1029F"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268E644E"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653110" w14:paraId="697294E6"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3415978" w14:textId="77777777" w:rsidR="00653110" w:rsidRPr="001A09D4" w:rsidRDefault="00653110" w:rsidP="00653110">
            <w:pPr>
              <w:pStyle w:val="ListParagraph"/>
              <w:numPr>
                <w:ilvl w:val="0"/>
                <w:numId w:val="57"/>
              </w:numPr>
              <w:spacing w:before="60"/>
              <w:contextualSpacing w:val="0"/>
              <w:jc w:val="both"/>
            </w:pPr>
          </w:p>
        </w:tc>
        <w:tc>
          <w:tcPr>
            <w:tcW w:w="1461" w:type="dxa"/>
          </w:tcPr>
          <w:p w14:paraId="3D122676"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r>
              <w:t>PIN</w:t>
            </w:r>
          </w:p>
        </w:tc>
        <w:tc>
          <w:tcPr>
            <w:tcW w:w="1231" w:type="dxa"/>
          </w:tcPr>
          <w:p w14:paraId="7C5A5CD9"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31A8E4D2"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375F2D06"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r>
              <w:t>4</w:t>
            </w:r>
          </w:p>
        </w:tc>
        <w:tc>
          <w:tcPr>
            <w:tcW w:w="1233" w:type="dxa"/>
          </w:tcPr>
          <w:p w14:paraId="594F05C3"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479CE7BA"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p>
        </w:tc>
      </w:tr>
      <w:tr w:rsidR="00653110" w14:paraId="370C781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BC71C96" w14:textId="77777777" w:rsidR="00653110" w:rsidRPr="001A09D4" w:rsidRDefault="00653110" w:rsidP="00653110">
            <w:pPr>
              <w:pStyle w:val="ListParagraph"/>
              <w:numPr>
                <w:ilvl w:val="0"/>
                <w:numId w:val="57"/>
              </w:numPr>
              <w:spacing w:before="60"/>
              <w:contextualSpacing w:val="0"/>
              <w:jc w:val="both"/>
            </w:pPr>
          </w:p>
        </w:tc>
        <w:tc>
          <w:tcPr>
            <w:tcW w:w="1461" w:type="dxa"/>
          </w:tcPr>
          <w:p w14:paraId="50A088F3"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39B29FD4"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14AA61C8"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6776005C"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34F8A6EF"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4228ECAD" w14:textId="77777777" w:rsidR="00653110" w:rsidRDefault="00653110"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653110" w14:paraId="1D218F43"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74691DD7" w14:textId="77777777" w:rsidR="00653110" w:rsidRPr="001A09D4" w:rsidRDefault="00653110" w:rsidP="00653110">
            <w:pPr>
              <w:pStyle w:val="ListParagraph"/>
              <w:numPr>
                <w:ilvl w:val="0"/>
                <w:numId w:val="57"/>
              </w:numPr>
              <w:spacing w:before="60"/>
              <w:contextualSpacing w:val="0"/>
              <w:jc w:val="both"/>
            </w:pPr>
          </w:p>
        </w:tc>
        <w:tc>
          <w:tcPr>
            <w:tcW w:w="1461" w:type="dxa"/>
          </w:tcPr>
          <w:p w14:paraId="7FAAC679"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558D1C72"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2189316F"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273A3802"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7F835F8B"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6DF547E3" w14:textId="77777777" w:rsidR="00653110" w:rsidRDefault="00653110" w:rsidP="005436F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75D3BAFC" w14:textId="77777777" w:rsidR="00653110" w:rsidRPr="00B63917" w:rsidRDefault="00653110"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56B94890" w14:textId="77777777" w:rsidR="00653110" w:rsidRPr="00B63917" w:rsidRDefault="00653110"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2B81B3BD" w14:textId="77777777" w:rsidR="00653110" w:rsidRPr="00B63917" w:rsidRDefault="00653110" w:rsidP="00653110">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29D92E8E" w14:textId="77777777" w:rsidR="00653110" w:rsidRPr="00816B83" w:rsidRDefault="00653110" w:rsidP="00653110">
      <w:pPr>
        <w:pStyle w:val="ListParagraph"/>
        <w:numPr>
          <w:ilvl w:val="0"/>
          <w:numId w:val="13"/>
        </w:numPr>
        <w:rPr>
          <w:sz w:val="22"/>
          <w:szCs w:val="22"/>
        </w:rPr>
      </w:pPr>
      <w:r w:rsidRPr="00816B83">
        <w:rPr>
          <w:sz w:val="22"/>
          <w:szCs w:val="22"/>
        </w:rPr>
        <w:t xml:space="preserve">This section is for the customer to authenticate </w:t>
      </w:r>
      <w:r>
        <w:rPr>
          <w:sz w:val="22"/>
          <w:szCs w:val="22"/>
        </w:rPr>
        <w:t>card PIN reset</w:t>
      </w:r>
      <w:r w:rsidRPr="00816B83">
        <w:rPr>
          <w:sz w:val="22"/>
          <w:szCs w:val="22"/>
        </w:rPr>
        <w:t xml:space="preserve">. </w:t>
      </w:r>
    </w:p>
    <w:p w14:paraId="0BDBCFB6" w14:textId="77777777" w:rsidR="00653110" w:rsidRPr="00816B83" w:rsidRDefault="00653110" w:rsidP="00653110">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0ABC2F98" w14:textId="77777777" w:rsidR="00653110" w:rsidRPr="00B63917" w:rsidRDefault="00653110" w:rsidP="00653110">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707A8FB7" w14:textId="77777777" w:rsidR="00653110" w:rsidRDefault="00653110" w:rsidP="00653110">
      <w:pPr>
        <w:pStyle w:val="ListParagraph"/>
        <w:numPr>
          <w:ilvl w:val="0"/>
          <w:numId w:val="13"/>
        </w:numPr>
        <w:rPr>
          <w:sz w:val="22"/>
          <w:szCs w:val="22"/>
        </w:rPr>
      </w:pPr>
      <w:r w:rsidRPr="00816B83">
        <w:rPr>
          <w:sz w:val="22"/>
          <w:szCs w:val="22"/>
        </w:rPr>
        <w:lastRenderedPageBreak/>
        <w:t xml:space="preserve">This </w:t>
      </w:r>
      <w:r>
        <w:rPr>
          <w:sz w:val="22"/>
          <w:szCs w:val="22"/>
        </w:rPr>
        <w:t>is a success screen where card PIN set success or failure will be displayed along with the following details:</w:t>
      </w:r>
    </w:p>
    <w:p w14:paraId="28E853D9" w14:textId="77777777" w:rsidR="00653110" w:rsidRDefault="00653110" w:rsidP="00653110">
      <w:pPr>
        <w:pStyle w:val="ListParagraph"/>
        <w:numPr>
          <w:ilvl w:val="1"/>
          <w:numId w:val="13"/>
        </w:numPr>
        <w:rPr>
          <w:sz w:val="22"/>
          <w:szCs w:val="22"/>
        </w:rPr>
      </w:pPr>
      <w:r>
        <w:rPr>
          <w:sz w:val="22"/>
          <w:szCs w:val="22"/>
        </w:rPr>
        <w:t>Status – Success / Failure</w:t>
      </w:r>
    </w:p>
    <w:p w14:paraId="73E562C0" w14:textId="77777777" w:rsidR="00653110" w:rsidRDefault="00653110" w:rsidP="00653110">
      <w:pPr>
        <w:pStyle w:val="ListParagraph"/>
        <w:numPr>
          <w:ilvl w:val="1"/>
          <w:numId w:val="13"/>
        </w:numPr>
        <w:rPr>
          <w:sz w:val="22"/>
          <w:szCs w:val="22"/>
        </w:rPr>
      </w:pPr>
      <w:r>
        <w:rPr>
          <w:sz w:val="22"/>
          <w:szCs w:val="22"/>
        </w:rPr>
        <w:t>Status Description</w:t>
      </w:r>
    </w:p>
    <w:p w14:paraId="420A656C" w14:textId="77777777" w:rsidR="00653110" w:rsidRDefault="00653110" w:rsidP="00653110">
      <w:pPr>
        <w:pStyle w:val="ListParagraph"/>
        <w:numPr>
          <w:ilvl w:val="2"/>
          <w:numId w:val="13"/>
        </w:numPr>
        <w:rPr>
          <w:sz w:val="22"/>
          <w:szCs w:val="22"/>
        </w:rPr>
      </w:pPr>
      <w:r w:rsidRPr="005F5D5F">
        <w:rPr>
          <w:sz w:val="22"/>
          <w:szCs w:val="22"/>
        </w:rPr>
        <w:t xml:space="preserve">If </w:t>
      </w:r>
      <w:r>
        <w:rPr>
          <w:sz w:val="22"/>
          <w:szCs w:val="22"/>
        </w:rPr>
        <w:t xml:space="preserve">card PIN set </w:t>
      </w:r>
      <w:r w:rsidRPr="005F5D5F">
        <w:rPr>
          <w:sz w:val="22"/>
          <w:szCs w:val="22"/>
        </w:rPr>
        <w:t>“</w:t>
      </w:r>
      <w:r>
        <w:rPr>
          <w:sz w:val="22"/>
          <w:szCs w:val="22"/>
        </w:rPr>
        <w:t xml:space="preserve">Card Pin reset </w:t>
      </w:r>
      <w:r w:rsidRPr="005F5D5F">
        <w:rPr>
          <w:sz w:val="22"/>
          <w:szCs w:val="22"/>
        </w:rPr>
        <w:t>successful”</w:t>
      </w:r>
    </w:p>
    <w:p w14:paraId="23E1BBE0" w14:textId="77777777" w:rsidR="00653110" w:rsidRDefault="00653110" w:rsidP="00653110">
      <w:pPr>
        <w:pStyle w:val="ListParagraph"/>
        <w:numPr>
          <w:ilvl w:val="2"/>
          <w:numId w:val="13"/>
        </w:numPr>
        <w:rPr>
          <w:sz w:val="22"/>
          <w:szCs w:val="22"/>
        </w:rPr>
      </w:pPr>
      <w:r w:rsidRPr="00BE4497">
        <w:rPr>
          <w:sz w:val="22"/>
          <w:szCs w:val="22"/>
        </w:rPr>
        <w:t xml:space="preserve">If card </w:t>
      </w:r>
      <w:r>
        <w:rPr>
          <w:sz w:val="22"/>
          <w:szCs w:val="22"/>
        </w:rPr>
        <w:t xml:space="preserve">PIN set </w:t>
      </w:r>
      <w:r w:rsidRPr="00BE4497">
        <w:rPr>
          <w:sz w:val="22"/>
          <w:szCs w:val="22"/>
        </w:rPr>
        <w:t>failed “Error message based on scenarios configured</w:t>
      </w:r>
      <w:r>
        <w:rPr>
          <w:sz w:val="22"/>
          <w:szCs w:val="22"/>
        </w:rPr>
        <w:t xml:space="preserve"> “</w:t>
      </w:r>
    </w:p>
    <w:p w14:paraId="25F13979" w14:textId="77777777" w:rsidR="00653110" w:rsidRDefault="00653110" w:rsidP="00653110">
      <w:pPr>
        <w:pStyle w:val="ListParagraph"/>
        <w:numPr>
          <w:ilvl w:val="1"/>
          <w:numId w:val="13"/>
        </w:numPr>
        <w:rPr>
          <w:sz w:val="22"/>
          <w:szCs w:val="22"/>
        </w:rPr>
      </w:pPr>
      <w:r w:rsidRPr="008F1A91">
        <w:rPr>
          <w:sz w:val="22"/>
          <w:szCs w:val="22"/>
        </w:rPr>
        <w:t>Transaction Reference Number</w:t>
      </w:r>
    </w:p>
    <w:p w14:paraId="32369A2B" w14:textId="77777777" w:rsidR="00653110" w:rsidRPr="00666234" w:rsidRDefault="00653110" w:rsidP="00653110">
      <w:pPr>
        <w:ind w:left="426"/>
        <w:rPr>
          <w:b/>
          <w:bCs/>
          <w:sz w:val="24"/>
          <w:szCs w:val="24"/>
        </w:rPr>
      </w:pPr>
      <w:r w:rsidRPr="00666234">
        <w:rPr>
          <w:b/>
          <w:bCs/>
          <w:sz w:val="24"/>
          <w:szCs w:val="24"/>
        </w:rPr>
        <w:t>APIs:</w:t>
      </w:r>
    </w:p>
    <w:p w14:paraId="73C53AD6" w14:textId="14C47AF0" w:rsidR="00653110" w:rsidRDefault="00653110" w:rsidP="00653110">
      <w:pPr>
        <w:pStyle w:val="ListParagraph"/>
        <w:numPr>
          <w:ilvl w:val="0"/>
          <w:numId w:val="13"/>
        </w:numPr>
        <w:rPr>
          <w:sz w:val="22"/>
          <w:szCs w:val="22"/>
        </w:rPr>
      </w:pPr>
      <w:r>
        <w:rPr>
          <w:sz w:val="22"/>
          <w:szCs w:val="22"/>
        </w:rPr>
        <w:t xml:space="preserve">The app will invoke </w:t>
      </w:r>
      <w:proofErr w:type="spellStart"/>
      <w:r>
        <w:rPr>
          <w:sz w:val="22"/>
          <w:szCs w:val="22"/>
        </w:rPr>
        <w:t>forgotCardPIN</w:t>
      </w:r>
      <w:proofErr w:type="spellEnd"/>
      <w:r>
        <w:rPr>
          <w:sz w:val="22"/>
          <w:szCs w:val="22"/>
        </w:rPr>
        <w:t xml:space="preserve"> API.</w:t>
      </w:r>
    </w:p>
    <w:p w14:paraId="65D91750" w14:textId="77777777" w:rsidR="00653110" w:rsidRDefault="00653110" w:rsidP="00653110">
      <w:pPr>
        <w:pStyle w:val="Heading3"/>
        <w:numPr>
          <w:ilvl w:val="2"/>
          <w:numId w:val="4"/>
        </w:numPr>
        <w:rPr>
          <w:sz w:val="24"/>
          <w:szCs w:val="24"/>
        </w:rPr>
      </w:pPr>
      <w:bookmarkStart w:id="135" w:name="_Toc117274658"/>
      <w:r w:rsidRPr="00577E86">
        <w:rPr>
          <w:sz w:val="24"/>
          <w:szCs w:val="24"/>
        </w:rPr>
        <w:t>Block Card</w:t>
      </w:r>
      <w:bookmarkEnd w:id="135"/>
    </w:p>
    <w:p w14:paraId="3C5015A4" w14:textId="73427E22" w:rsidR="00E53861" w:rsidRPr="00572173" w:rsidRDefault="00E53861" w:rsidP="00E53861">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Credit Cards -&gt; Block Card</w:t>
      </w:r>
    </w:p>
    <w:p w14:paraId="675B1B27" w14:textId="6EB62F50" w:rsidR="00E53861" w:rsidRPr="000C41CD" w:rsidRDefault="00E53861" w:rsidP="00E53861">
      <w:pPr>
        <w:pStyle w:val="ListParagraph"/>
        <w:numPr>
          <w:ilvl w:val="0"/>
          <w:numId w:val="15"/>
        </w:numPr>
        <w:rPr>
          <w:sz w:val="24"/>
          <w:szCs w:val="24"/>
        </w:rPr>
      </w:pPr>
      <w:r w:rsidRPr="00B20AFC">
        <w:rPr>
          <w:sz w:val="22"/>
          <w:szCs w:val="22"/>
        </w:rPr>
        <w:t xml:space="preserve">This section is to </w:t>
      </w:r>
      <w:r w:rsidRPr="00572173">
        <w:rPr>
          <w:sz w:val="22"/>
          <w:szCs w:val="22"/>
        </w:rPr>
        <w:t xml:space="preserve">the </w:t>
      </w:r>
      <w:r>
        <w:rPr>
          <w:sz w:val="22"/>
          <w:szCs w:val="22"/>
        </w:rPr>
        <w:t xml:space="preserve">Block </w:t>
      </w:r>
      <w:r w:rsidRPr="00572173">
        <w:rPr>
          <w:sz w:val="22"/>
          <w:szCs w:val="22"/>
        </w:rPr>
        <w:t xml:space="preserve">Card </w:t>
      </w:r>
      <w:r>
        <w:rPr>
          <w:sz w:val="22"/>
          <w:szCs w:val="22"/>
        </w:rPr>
        <w:t>an existing card.</w:t>
      </w:r>
    </w:p>
    <w:p w14:paraId="2D2D9A8F" w14:textId="5E420F10" w:rsidR="00E53861" w:rsidRPr="00572173" w:rsidRDefault="00E53861" w:rsidP="00E53861">
      <w:pPr>
        <w:pStyle w:val="ListParagraph"/>
        <w:numPr>
          <w:ilvl w:val="0"/>
          <w:numId w:val="15"/>
        </w:numPr>
        <w:rPr>
          <w:sz w:val="22"/>
          <w:szCs w:val="22"/>
        </w:rPr>
      </w:pPr>
      <w:r w:rsidRPr="00572173">
        <w:rPr>
          <w:sz w:val="22"/>
          <w:szCs w:val="22"/>
        </w:rPr>
        <w:t xml:space="preserve">On click the </w:t>
      </w:r>
      <w:r>
        <w:rPr>
          <w:sz w:val="22"/>
          <w:szCs w:val="22"/>
        </w:rPr>
        <w:t xml:space="preserve">Block </w:t>
      </w:r>
      <w:r w:rsidRPr="00572173">
        <w:rPr>
          <w:sz w:val="22"/>
          <w:szCs w:val="22"/>
        </w:rPr>
        <w:t>Card Icon below the card images, app will redirect to this screen.</w:t>
      </w:r>
    </w:p>
    <w:p w14:paraId="498F2F4C" w14:textId="77777777" w:rsidR="00E53861" w:rsidRPr="001C7D38" w:rsidRDefault="00E53861" w:rsidP="00E53861">
      <w:pPr>
        <w:ind w:left="360"/>
        <w:rPr>
          <w:b/>
          <w:bCs/>
          <w:sz w:val="24"/>
          <w:szCs w:val="24"/>
        </w:rPr>
      </w:pPr>
      <w:r w:rsidRPr="001C7D38">
        <w:rPr>
          <w:b/>
          <w:bCs/>
          <w:sz w:val="24"/>
          <w:szCs w:val="24"/>
        </w:rPr>
        <w:t>Screen 1:</w:t>
      </w:r>
    </w:p>
    <w:p w14:paraId="15165E2A" w14:textId="77777777" w:rsidR="00E53861" w:rsidRDefault="00E53861" w:rsidP="00E53861">
      <w:pPr>
        <w:pStyle w:val="ListParagraph"/>
        <w:numPr>
          <w:ilvl w:val="0"/>
          <w:numId w:val="15"/>
        </w:numPr>
        <w:rPr>
          <w:sz w:val="24"/>
          <w:szCs w:val="24"/>
        </w:rPr>
      </w:pPr>
      <w:r>
        <w:rPr>
          <w:sz w:val="24"/>
          <w:szCs w:val="24"/>
        </w:rPr>
        <w:t>The screen includes the following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E53861" w14:paraId="5AF8811E"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62725C9" w14:textId="77777777" w:rsidR="00E53861" w:rsidRDefault="00E53861" w:rsidP="005436F9">
            <w:proofErr w:type="gramStart"/>
            <w:r>
              <w:rPr>
                <w:rFonts w:ascii="Calibri" w:hAnsi="Calibri" w:cs="Calibri"/>
                <w:b w:val="0"/>
                <w:bCs w:val="0"/>
                <w:color w:val="FFFFFF"/>
              </w:rPr>
              <w:t>#.No</w:t>
            </w:r>
            <w:proofErr w:type="gramEnd"/>
          </w:p>
        </w:tc>
        <w:tc>
          <w:tcPr>
            <w:tcW w:w="1461" w:type="dxa"/>
          </w:tcPr>
          <w:p w14:paraId="76E15028" w14:textId="77777777" w:rsidR="00E53861" w:rsidRDefault="00E53861"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3CCCFAF4" w14:textId="77777777" w:rsidR="00E53861" w:rsidRDefault="00E53861"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1EC43630" w14:textId="77777777" w:rsidR="00E53861" w:rsidRDefault="00E53861"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685F9737" w14:textId="77777777" w:rsidR="00E53861" w:rsidRDefault="00E53861"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363919A2" w14:textId="77777777" w:rsidR="00E53861" w:rsidRDefault="00E53861"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479930F8" w14:textId="77777777" w:rsidR="00E53861" w:rsidRDefault="00E53861"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E53861" w14:paraId="4512522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A7E52BD" w14:textId="77777777" w:rsidR="00E53861" w:rsidRPr="001A09D4" w:rsidRDefault="00E53861" w:rsidP="00E53861">
            <w:pPr>
              <w:pStyle w:val="ListParagraph"/>
              <w:numPr>
                <w:ilvl w:val="0"/>
                <w:numId w:val="58"/>
              </w:numPr>
              <w:spacing w:before="60"/>
              <w:contextualSpacing w:val="0"/>
              <w:jc w:val="both"/>
            </w:pPr>
          </w:p>
        </w:tc>
        <w:tc>
          <w:tcPr>
            <w:tcW w:w="1461" w:type="dxa"/>
          </w:tcPr>
          <w:p w14:paraId="2B38D349"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3E0E5AF5"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47C42EC3"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4C42CCCD"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39B7A5C5"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555F537A"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r>
              <w:t>App will display the card number</w:t>
            </w:r>
          </w:p>
        </w:tc>
      </w:tr>
      <w:tr w:rsidR="00E53861" w14:paraId="64DA8B35"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70976385" w14:textId="77777777" w:rsidR="00E53861" w:rsidRPr="001A09D4" w:rsidRDefault="00E53861" w:rsidP="00E53861">
            <w:pPr>
              <w:pStyle w:val="ListParagraph"/>
              <w:numPr>
                <w:ilvl w:val="0"/>
                <w:numId w:val="58"/>
              </w:numPr>
              <w:spacing w:before="60"/>
              <w:contextualSpacing w:val="0"/>
              <w:jc w:val="both"/>
            </w:pPr>
          </w:p>
        </w:tc>
        <w:tc>
          <w:tcPr>
            <w:tcW w:w="1461" w:type="dxa"/>
          </w:tcPr>
          <w:p w14:paraId="7AD1DD20"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r>
              <w:t>Reason for block</w:t>
            </w:r>
          </w:p>
        </w:tc>
        <w:tc>
          <w:tcPr>
            <w:tcW w:w="1231" w:type="dxa"/>
          </w:tcPr>
          <w:p w14:paraId="601CFF8C"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53847F7D"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1D1BD240"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4F5DB40C"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58D0FF2F" w14:textId="470B4ECA" w:rsidR="00E53861" w:rsidRDefault="00E53861" w:rsidP="005436F9">
            <w:pPr>
              <w:cnfStyle w:val="000000000000" w:firstRow="0" w:lastRow="0" w:firstColumn="0" w:lastColumn="0" w:oddVBand="0" w:evenVBand="0" w:oddHBand="0" w:evenHBand="0" w:firstRowFirstColumn="0" w:firstRowLastColumn="0" w:lastRowFirstColumn="0" w:lastRowLastColumn="0"/>
            </w:pPr>
            <w:r>
              <w:t>Only two values allowed:</w:t>
            </w:r>
            <w:r>
              <w:br/>
              <w:t>1. Temporary Block (</w:t>
            </w:r>
            <w:proofErr w:type="spellStart"/>
            <w:r w:rsidRPr="00E53861">
              <w:t>temporaryBlock</w:t>
            </w:r>
            <w:proofErr w:type="spellEnd"/>
            <w:r w:rsidRPr="00E53861">
              <w:t>)</w:t>
            </w:r>
            <w:r>
              <w:br/>
              <w:t>2. Lost or Stolen (</w:t>
            </w:r>
            <w:proofErr w:type="spellStart"/>
            <w:r w:rsidRPr="00E53861">
              <w:t>lostOrStolen</w:t>
            </w:r>
            <w:proofErr w:type="spellEnd"/>
            <w:r w:rsidRPr="00E53861">
              <w:t>)</w:t>
            </w:r>
          </w:p>
        </w:tc>
      </w:tr>
      <w:tr w:rsidR="00E53861" w14:paraId="047C0D9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2F1B67FE" w14:textId="77777777" w:rsidR="00E53861" w:rsidRPr="001A09D4" w:rsidRDefault="00E53861" w:rsidP="00E53861">
            <w:pPr>
              <w:pStyle w:val="ListParagraph"/>
              <w:numPr>
                <w:ilvl w:val="0"/>
                <w:numId w:val="58"/>
              </w:numPr>
              <w:spacing w:before="60"/>
              <w:contextualSpacing w:val="0"/>
              <w:jc w:val="both"/>
            </w:pPr>
          </w:p>
        </w:tc>
        <w:tc>
          <w:tcPr>
            <w:tcW w:w="1461" w:type="dxa"/>
          </w:tcPr>
          <w:p w14:paraId="497138CA"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179C7C18"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69516EF8"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741B2085"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4FBB74E5"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6580424A" w14:textId="77777777" w:rsidR="00E53861" w:rsidRDefault="00E53861"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E53861" w14:paraId="2460D793"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262130BF" w14:textId="77777777" w:rsidR="00E53861" w:rsidRPr="001A09D4" w:rsidRDefault="00E53861" w:rsidP="00E53861">
            <w:pPr>
              <w:pStyle w:val="ListParagraph"/>
              <w:numPr>
                <w:ilvl w:val="0"/>
                <w:numId w:val="58"/>
              </w:numPr>
              <w:spacing w:before="60"/>
              <w:contextualSpacing w:val="0"/>
              <w:jc w:val="both"/>
            </w:pPr>
          </w:p>
        </w:tc>
        <w:tc>
          <w:tcPr>
            <w:tcW w:w="1461" w:type="dxa"/>
          </w:tcPr>
          <w:p w14:paraId="6257C449"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5C120780"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3AB69151"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08F1A5C6"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39714C23"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4A829ED3" w14:textId="77777777" w:rsidR="00E53861" w:rsidRDefault="00E53861" w:rsidP="005436F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1013E2C4" w14:textId="77777777" w:rsidR="00E53861" w:rsidRPr="00B63917" w:rsidRDefault="00E53861"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65EF3212" w14:textId="77777777" w:rsidR="00E53861" w:rsidRPr="00B63917" w:rsidRDefault="00E53861"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323ADF9F" w14:textId="77777777" w:rsidR="00E53861" w:rsidRPr="00B63917" w:rsidRDefault="00E53861" w:rsidP="00E53861">
      <w:pPr>
        <w:ind w:left="426"/>
        <w:rPr>
          <w:b/>
          <w:bCs/>
          <w:sz w:val="24"/>
          <w:szCs w:val="24"/>
        </w:rPr>
      </w:pPr>
      <w:r w:rsidRPr="00B63917">
        <w:rPr>
          <w:b/>
          <w:bCs/>
          <w:sz w:val="24"/>
          <w:szCs w:val="24"/>
        </w:rPr>
        <w:t xml:space="preserve">Screen </w:t>
      </w:r>
      <w:r>
        <w:rPr>
          <w:b/>
          <w:bCs/>
          <w:sz w:val="24"/>
          <w:szCs w:val="24"/>
        </w:rPr>
        <w:t>2</w:t>
      </w:r>
      <w:r w:rsidRPr="00B63917">
        <w:rPr>
          <w:b/>
          <w:bCs/>
          <w:sz w:val="24"/>
          <w:szCs w:val="24"/>
        </w:rPr>
        <w:t xml:space="preserve"> (Authentication):</w:t>
      </w:r>
    </w:p>
    <w:p w14:paraId="17A1999A" w14:textId="77777777" w:rsidR="00E53861" w:rsidRPr="00816B83" w:rsidRDefault="00E53861" w:rsidP="00E53861">
      <w:pPr>
        <w:pStyle w:val="ListParagraph"/>
        <w:numPr>
          <w:ilvl w:val="0"/>
          <w:numId w:val="13"/>
        </w:numPr>
        <w:rPr>
          <w:sz w:val="22"/>
          <w:szCs w:val="22"/>
        </w:rPr>
      </w:pPr>
      <w:r w:rsidRPr="00816B83">
        <w:rPr>
          <w:sz w:val="22"/>
          <w:szCs w:val="22"/>
        </w:rPr>
        <w:lastRenderedPageBreak/>
        <w:t xml:space="preserve">This section is for the customer to authenticate </w:t>
      </w:r>
      <w:r>
        <w:rPr>
          <w:sz w:val="22"/>
          <w:szCs w:val="22"/>
        </w:rPr>
        <w:t xml:space="preserve">Block / Unblock </w:t>
      </w:r>
      <w:r w:rsidRPr="00572173">
        <w:rPr>
          <w:sz w:val="22"/>
          <w:szCs w:val="22"/>
        </w:rPr>
        <w:t>Card</w:t>
      </w:r>
      <w:r w:rsidRPr="00816B83">
        <w:rPr>
          <w:sz w:val="22"/>
          <w:szCs w:val="22"/>
        </w:rPr>
        <w:t xml:space="preserve">. </w:t>
      </w:r>
    </w:p>
    <w:p w14:paraId="2D8E5D52" w14:textId="77777777" w:rsidR="00E53861" w:rsidRPr="00816B83" w:rsidRDefault="00E53861" w:rsidP="00E53861">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499EEB5B" w14:textId="77777777" w:rsidR="00E53861" w:rsidRPr="00B63917" w:rsidRDefault="00E53861" w:rsidP="00E53861">
      <w:pPr>
        <w:ind w:left="426"/>
        <w:rPr>
          <w:b/>
          <w:bCs/>
          <w:sz w:val="24"/>
          <w:szCs w:val="24"/>
        </w:rPr>
      </w:pPr>
      <w:r w:rsidRPr="00B63917">
        <w:rPr>
          <w:b/>
          <w:bCs/>
          <w:sz w:val="24"/>
          <w:szCs w:val="24"/>
        </w:rPr>
        <w:t xml:space="preserve">Screen </w:t>
      </w:r>
      <w:r>
        <w:rPr>
          <w:b/>
          <w:bCs/>
          <w:sz w:val="24"/>
          <w:szCs w:val="24"/>
        </w:rPr>
        <w:t>3</w:t>
      </w:r>
      <w:r w:rsidRPr="00B63917">
        <w:rPr>
          <w:b/>
          <w:bCs/>
          <w:sz w:val="24"/>
          <w:szCs w:val="24"/>
        </w:rPr>
        <w:t xml:space="preserve"> (Success):</w:t>
      </w:r>
    </w:p>
    <w:p w14:paraId="70B7D05B" w14:textId="23CC636F" w:rsidR="00E53861" w:rsidRDefault="00E53861" w:rsidP="00E53861">
      <w:pPr>
        <w:pStyle w:val="ListParagraph"/>
        <w:numPr>
          <w:ilvl w:val="0"/>
          <w:numId w:val="13"/>
        </w:numPr>
        <w:rPr>
          <w:sz w:val="22"/>
          <w:szCs w:val="22"/>
        </w:rPr>
      </w:pPr>
      <w:r w:rsidRPr="00816B83">
        <w:rPr>
          <w:sz w:val="22"/>
          <w:szCs w:val="22"/>
        </w:rPr>
        <w:t xml:space="preserve">This </w:t>
      </w:r>
      <w:r>
        <w:rPr>
          <w:sz w:val="22"/>
          <w:szCs w:val="22"/>
        </w:rPr>
        <w:t xml:space="preserve">is a success screen where Block </w:t>
      </w:r>
      <w:r w:rsidRPr="00572173">
        <w:rPr>
          <w:sz w:val="22"/>
          <w:szCs w:val="22"/>
        </w:rPr>
        <w:t xml:space="preserve">Card </w:t>
      </w:r>
      <w:r>
        <w:rPr>
          <w:sz w:val="22"/>
          <w:szCs w:val="22"/>
        </w:rPr>
        <w:t>success or failure will be displayed along with the following details:</w:t>
      </w:r>
    </w:p>
    <w:p w14:paraId="56C12C24" w14:textId="77777777" w:rsidR="00E53861" w:rsidRDefault="00E53861" w:rsidP="00E53861">
      <w:pPr>
        <w:pStyle w:val="ListParagraph"/>
        <w:numPr>
          <w:ilvl w:val="1"/>
          <w:numId w:val="13"/>
        </w:numPr>
        <w:rPr>
          <w:sz w:val="22"/>
          <w:szCs w:val="22"/>
        </w:rPr>
      </w:pPr>
      <w:r>
        <w:rPr>
          <w:sz w:val="22"/>
          <w:szCs w:val="22"/>
        </w:rPr>
        <w:t>Status – Success / Failure</w:t>
      </w:r>
    </w:p>
    <w:p w14:paraId="4BC74F4C" w14:textId="77777777" w:rsidR="00E53861" w:rsidRDefault="00E53861" w:rsidP="00E53861">
      <w:pPr>
        <w:pStyle w:val="ListParagraph"/>
        <w:numPr>
          <w:ilvl w:val="1"/>
          <w:numId w:val="13"/>
        </w:numPr>
        <w:rPr>
          <w:sz w:val="22"/>
          <w:szCs w:val="22"/>
        </w:rPr>
      </w:pPr>
      <w:r>
        <w:rPr>
          <w:sz w:val="22"/>
          <w:szCs w:val="22"/>
        </w:rPr>
        <w:t>Status Description</w:t>
      </w:r>
    </w:p>
    <w:p w14:paraId="3839F7DE" w14:textId="4A5C2736" w:rsidR="00E53861" w:rsidRDefault="00E53861" w:rsidP="00E53861">
      <w:pPr>
        <w:pStyle w:val="ListParagraph"/>
        <w:numPr>
          <w:ilvl w:val="2"/>
          <w:numId w:val="13"/>
        </w:numPr>
        <w:rPr>
          <w:sz w:val="22"/>
          <w:szCs w:val="22"/>
        </w:rPr>
      </w:pPr>
      <w:r w:rsidRPr="005F5D5F">
        <w:rPr>
          <w:sz w:val="22"/>
          <w:szCs w:val="22"/>
        </w:rPr>
        <w:t xml:space="preserve">If </w:t>
      </w:r>
      <w:r>
        <w:rPr>
          <w:sz w:val="22"/>
          <w:szCs w:val="22"/>
        </w:rPr>
        <w:t>block c</w:t>
      </w:r>
      <w:r w:rsidRPr="00572173">
        <w:rPr>
          <w:sz w:val="22"/>
          <w:szCs w:val="22"/>
        </w:rPr>
        <w:t xml:space="preserve">ard </w:t>
      </w:r>
      <w:r>
        <w:rPr>
          <w:sz w:val="22"/>
          <w:szCs w:val="22"/>
        </w:rPr>
        <w:t xml:space="preserve">request success </w:t>
      </w:r>
      <w:r w:rsidRPr="005F5D5F">
        <w:rPr>
          <w:sz w:val="22"/>
          <w:szCs w:val="22"/>
        </w:rPr>
        <w:t>“</w:t>
      </w:r>
      <w:r>
        <w:rPr>
          <w:sz w:val="22"/>
          <w:szCs w:val="22"/>
        </w:rPr>
        <w:t xml:space="preserve">Card Blocked </w:t>
      </w:r>
      <w:r w:rsidRPr="005F5D5F">
        <w:rPr>
          <w:sz w:val="22"/>
          <w:szCs w:val="22"/>
        </w:rPr>
        <w:t>successful</w:t>
      </w:r>
      <w:r>
        <w:rPr>
          <w:sz w:val="22"/>
          <w:szCs w:val="22"/>
        </w:rPr>
        <w:t>ly</w:t>
      </w:r>
      <w:r w:rsidRPr="005F5D5F">
        <w:rPr>
          <w:sz w:val="22"/>
          <w:szCs w:val="22"/>
        </w:rPr>
        <w:t>”</w:t>
      </w:r>
    </w:p>
    <w:p w14:paraId="22E6D0A6" w14:textId="1E930D72" w:rsidR="00E53861" w:rsidRDefault="00E53861" w:rsidP="00E53861">
      <w:pPr>
        <w:pStyle w:val="ListParagraph"/>
        <w:numPr>
          <w:ilvl w:val="2"/>
          <w:numId w:val="13"/>
        </w:numPr>
        <w:rPr>
          <w:sz w:val="22"/>
          <w:szCs w:val="22"/>
        </w:rPr>
      </w:pPr>
      <w:r w:rsidRPr="00BE4497">
        <w:rPr>
          <w:sz w:val="22"/>
          <w:szCs w:val="22"/>
        </w:rPr>
        <w:t xml:space="preserve">If </w:t>
      </w:r>
      <w:r>
        <w:rPr>
          <w:sz w:val="22"/>
          <w:szCs w:val="22"/>
        </w:rPr>
        <w:t xml:space="preserve">block card </w:t>
      </w:r>
      <w:r w:rsidRPr="00BE4497">
        <w:rPr>
          <w:sz w:val="22"/>
          <w:szCs w:val="22"/>
        </w:rPr>
        <w:t>failed “Error message based on scenarios configured</w:t>
      </w:r>
      <w:r>
        <w:rPr>
          <w:sz w:val="22"/>
          <w:szCs w:val="22"/>
        </w:rPr>
        <w:t xml:space="preserve"> “</w:t>
      </w:r>
    </w:p>
    <w:p w14:paraId="0BDF3159" w14:textId="77777777" w:rsidR="00E53861" w:rsidRDefault="00E53861" w:rsidP="00E53861">
      <w:pPr>
        <w:pStyle w:val="ListParagraph"/>
        <w:numPr>
          <w:ilvl w:val="1"/>
          <w:numId w:val="13"/>
        </w:numPr>
        <w:rPr>
          <w:sz w:val="22"/>
          <w:szCs w:val="22"/>
        </w:rPr>
      </w:pPr>
      <w:r w:rsidRPr="008F1A91">
        <w:rPr>
          <w:sz w:val="22"/>
          <w:szCs w:val="22"/>
        </w:rPr>
        <w:t>Transaction Reference Number</w:t>
      </w:r>
    </w:p>
    <w:p w14:paraId="0C74C9EC" w14:textId="77777777" w:rsidR="00E53861" w:rsidRPr="00666234" w:rsidRDefault="00E53861" w:rsidP="00E53861">
      <w:pPr>
        <w:ind w:left="426"/>
        <w:rPr>
          <w:b/>
          <w:bCs/>
          <w:sz w:val="24"/>
          <w:szCs w:val="24"/>
        </w:rPr>
      </w:pPr>
      <w:r w:rsidRPr="00666234">
        <w:rPr>
          <w:b/>
          <w:bCs/>
          <w:sz w:val="24"/>
          <w:szCs w:val="24"/>
        </w:rPr>
        <w:t>APIs:</w:t>
      </w:r>
    </w:p>
    <w:p w14:paraId="54604143" w14:textId="69608827" w:rsidR="00653110" w:rsidRPr="00577E86" w:rsidRDefault="00E53861" w:rsidP="005436F9">
      <w:pPr>
        <w:pStyle w:val="ListParagraph"/>
        <w:numPr>
          <w:ilvl w:val="0"/>
          <w:numId w:val="13"/>
        </w:numPr>
      </w:pPr>
      <w:r w:rsidRPr="00E53861">
        <w:rPr>
          <w:sz w:val="22"/>
          <w:szCs w:val="22"/>
        </w:rPr>
        <w:t xml:space="preserve">The app will invoke </w:t>
      </w:r>
      <w:proofErr w:type="spellStart"/>
      <w:r>
        <w:rPr>
          <w:sz w:val="22"/>
          <w:szCs w:val="22"/>
        </w:rPr>
        <w:t>b</w:t>
      </w:r>
      <w:r w:rsidRPr="00E53861">
        <w:rPr>
          <w:sz w:val="22"/>
          <w:szCs w:val="22"/>
        </w:rPr>
        <w:t>lockCard</w:t>
      </w:r>
      <w:proofErr w:type="spellEnd"/>
      <w:r w:rsidRPr="00E53861">
        <w:rPr>
          <w:sz w:val="22"/>
          <w:szCs w:val="22"/>
        </w:rPr>
        <w:t xml:space="preserve"> API.</w:t>
      </w:r>
    </w:p>
    <w:p w14:paraId="03480798" w14:textId="77777777" w:rsidR="00653110" w:rsidRDefault="00653110" w:rsidP="00653110">
      <w:pPr>
        <w:pStyle w:val="Heading3"/>
        <w:numPr>
          <w:ilvl w:val="2"/>
          <w:numId w:val="4"/>
        </w:numPr>
        <w:rPr>
          <w:sz w:val="24"/>
          <w:szCs w:val="24"/>
        </w:rPr>
      </w:pPr>
      <w:bookmarkStart w:id="136" w:name="_Toc117274659"/>
      <w:r w:rsidRPr="00577E86">
        <w:rPr>
          <w:sz w:val="24"/>
          <w:szCs w:val="24"/>
        </w:rPr>
        <w:t>Credit Card Payment</w:t>
      </w:r>
      <w:bookmarkEnd w:id="136"/>
    </w:p>
    <w:p w14:paraId="1FE9A9E9" w14:textId="32259FB4" w:rsidR="005F1C4D" w:rsidRPr="00572173" w:rsidRDefault="005F1C4D" w:rsidP="005F1C4D">
      <w:pPr>
        <w:ind w:firstLine="360"/>
        <w:rPr>
          <w:sz w:val="22"/>
          <w:szCs w:val="22"/>
        </w:rPr>
      </w:pPr>
      <w:r>
        <w:rPr>
          <w:sz w:val="22"/>
          <w:szCs w:val="22"/>
        </w:rPr>
        <w:t>Accounts</w:t>
      </w:r>
      <w:r w:rsidRPr="005F1C4D">
        <w:rPr>
          <w:b/>
          <w:bCs/>
          <w:sz w:val="22"/>
          <w:szCs w:val="22"/>
        </w:rPr>
        <w:t xml:space="preserve"> </w:t>
      </w: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 xml:space="preserve">Credit Cards -&gt; </w:t>
      </w:r>
      <w:r w:rsidR="0094129B">
        <w:rPr>
          <w:sz w:val="22"/>
          <w:szCs w:val="22"/>
        </w:rPr>
        <w:t>Credit Card Payment</w:t>
      </w:r>
    </w:p>
    <w:p w14:paraId="0E075FA8" w14:textId="77777777" w:rsidR="005F1C4D" w:rsidRDefault="005F1C4D" w:rsidP="005F1C4D">
      <w:pPr>
        <w:pStyle w:val="ListParagraph"/>
        <w:numPr>
          <w:ilvl w:val="0"/>
          <w:numId w:val="13"/>
        </w:numPr>
        <w:rPr>
          <w:sz w:val="22"/>
          <w:szCs w:val="22"/>
        </w:rPr>
      </w:pPr>
      <w:r>
        <w:rPr>
          <w:sz w:val="22"/>
          <w:szCs w:val="22"/>
        </w:rPr>
        <w:t>This section is for the customer to pay own card bills.</w:t>
      </w:r>
    </w:p>
    <w:p w14:paraId="4BED5858" w14:textId="77777777" w:rsidR="005F1C4D" w:rsidRPr="006803C9" w:rsidRDefault="005F1C4D" w:rsidP="005F1C4D">
      <w:pPr>
        <w:ind w:left="360"/>
        <w:rPr>
          <w:b/>
          <w:bCs/>
          <w:sz w:val="24"/>
          <w:szCs w:val="24"/>
        </w:rPr>
      </w:pPr>
      <w:r w:rsidRPr="006803C9">
        <w:rPr>
          <w:b/>
          <w:bCs/>
          <w:sz w:val="24"/>
          <w:szCs w:val="24"/>
        </w:rPr>
        <w:t>Screen 1:</w:t>
      </w:r>
    </w:p>
    <w:p w14:paraId="412DA9C2" w14:textId="0C6FB39B" w:rsidR="005F1C4D" w:rsidRDefault="005F1C4D" w:rsidP="005F1C4D">
      <w:pPr>
        <w:pStyle w:val="ListParagraph"/>
        <w:numPr>
          <w:ilvl w:val="0"/>
          <w:numId w:val="13"/>
        </w:numPr>
        <w:rPr>
          <w:sz w:val="22"/>
          <w:szCs w:val="22"/>
        </w:rPr>
      </w:pPr>
      <w:r>
        <w:rPr>
          <w:sz w:val="22"/>
          <w:szCs w:val="22"/>
        </w:rPr>
        <w:t>In the card details section, the user will have the option to view the following under Outstanding Dues section:</w:t>
      </w:r>
    </w:p>
    <w:p w14:paraId="15FB40C7" w14:textId="77777777" w:rsidR="005F1C4D" w:rsidRPr="000931AC" w:rsidRDefault="005F1C4D" w:rsidP="005F1C4D">
      <w:pPr>
        <w:pStyle w:val="ListParagraph"/>
        <w:numPr>
          <w:ilvl w:val="1"/>
          <w:numId w:val="13"/>
        </w:numPr>
        <w:rPr>
          <w:sz w:val="22"/>
          <w:szCs w:val="22"/>
        </w:rPr>
      </w:pPr>
      <w:r w:rsidRPr="000931AC">
        <w:rPr>
          <w:sz w:val="22"/>
          <w:szCs w:val="22"/>
        </w:rPr>
        <w:t>Total Due Amount</w:t>
      </w:r>
    </w:p>
    <w:p w14:paraId="62F0D6DA" w14:textId="77777777" w:rsidR="005F1C4D" w:rsidRPr="000931AC" w:rsidRDefault="005F1C4D" w:rsidP="005F1C4D">
      <w:pPr>
        <w:pStyle w:val="ListParagraph"/>
        <w:numPr>
          <w:ilvl w:val="1"/>
          <w:numId w:val="13"/>
        </w:numPr>
        <w:rPr>
          <w:sz w:val="22"/>
          <w:szCs w:val="22"/>
        </w:rPr>
      </w:pPr>
      <w:r w:rsidRPr="000931AC">
        <w:rPr>
          <w:sz w:val="22"/>
          <w:szCs w:val="22"/>
        </w:rPr>
        <w:t>Minimum Due Amount</w:t>
      </w:r>
    </w:p>
    <w:p w14:paraId="4C6F4AC0" w14:textId="2FE94B24" w:rsidR="005F1C4D" w:rsidRDefault="005F1C4D" w:rsidP="005F1C4D">
      <w:pPr>
        <w:pStyle w:val="ListParagraph"/>
        <w:numPr>
          <w:ilvl w:val="1"/>
          <w:numId w:val="13"/>
        </w:numPr>
        <w:rPr>
          <w:sz w:val="22"/>
          <w:szCs w:val="22"/>
        </w:rPr>
      </w:pPr>
      <w:r w:rsidRPr="000931AC">
        <w:rPr>
          <w:sz w:val="22"/>
          <w:szCs w:val="22"/>
        </w:rPr>
        <w:t>Total Outstanding</w:t>
      </w:r>
    </w:p>
    <w:p w14:paraId="6B62F72A" w14:textId="14409048" w:rsidR="005F1C4D" w:rsidRDefault="005F1C4D" w:rsidP="005F1C4D">
      <w:pPr>
        <w:pStyle w:val="ListParagraph"/>
        <w:numPr>
          <w:ilvl w:val="0"/>
          <w:numId w:val="13"/>
        </w:numPr>
        <w:rPr>
          <w:sz w:val="22"/>
          <w:szCs w:val="22"/>
        </w:rPr>
      </w:pPr>
      <w:r>
        <w:rPr>
          <w:sz w:val="22"/>
          <w:szCs w:val="22"/>
        </w:rPr>
        <w:t xml:space="preserve">When user click </w:t>
      </w:r>
      <w:r w:rsidR="0094129B">
        <w:rPr>
          <w:sz w:val="22"/>
          <w:szCs w:val="22"/>
        </w:rPr>
        <w:t>p</w:t>
      </w:r>
      <w:r>
        <w:rPr>
          <w:sz w:val="22"/>
          <w:szCs w:val="22"/>
        </w:rPr>
        <w:t>ay now, app will redirect to the credit card bill payment screen.</w:t>
      </w:r>
    </w:p>
    <w:p w14:paraId="4EB1063C" w14:textId="695D9E30" w:rsidR="005F1C4D" w:rsidRDefault="005F1C4D" w:rsidP="005F1C4D">
      <w:pPr>
        <w:pStyle w:val="ListParagraph"/>
        <w:numPr>
          <w:ilvl w:val="0"/>
          <w:numId w:val="13"/>
        </w:numPr>
        <w:rPr>
          <w:sz w:val="22"/>
          <w:szCs w:val="22"/>
        </w:rPr>
      </w:pPr>
      <w:r>
        <w:rPr>
          <w:sz w:val="22"/>
          <w:szCs w:val="22"/>
        </w:rPr>
        <w:t>In the credit card bill payment second step, by default the primary account should be selected in the From Account and user will have the option to select other account from dropdown.</w:t>
      </w:r>
    </w:p>
    <w:p w14:paraId="25CE7FDA" w14:textId="2644C6D9" w:rsidR="005F1C4D" w:rsidRDefault="005F1C4D" w:rsidP="005F1C4D">
      <w:pPr>
        <w:pStyle w:val="ListParagraph"/>
        <w:numPr>
          <w:ilvl w:val="0"/>
          <w:numId w:val="13"/>
        </w:numPr>
        <w:rPr>
          <w:sz w:val="22"/>
          <w:szCs w:val="22"/>
        </w:rPr>
      </w:pPr>
      <w:r>
        <w:rPr>
          <w:sz w:val="22"/>
          <w:szCs w:val="22"/>
        </w:rPr>
        <w:t>User can transfer in both From Account and Card currency (If both are in different currency).  By default, the beneficiary account currency will be selected.</w:t>
      </w:r>
    </w:p>
    <w:p w14:paraId="7E0B9B71" w14:textId="6A27FF05" w:rsidR="005F1C4D" w:rsidRDefault="005F1C4D" w:rsidP="005F1C4D">
      <w:pPr>
        <w:pStyle w:val="ListParagraph"/>
        <w:numPr>
          <w:ilvl w:val="0"/>
          <w:numId w:val="13"/>
        </w:numPr>
        <w:rPr>
          <w:sz w:val="22"/>
          <w:szCs w:val="22"/>
        </w:rPr>
      </w:pPr>
      <w:r>
        <w:rPr>
          <w:sz w:val="22"/>
          <w:szCs w:val="22"/>
        </w:rPr>
        <w:t xml:space="preserve">The forex exchanges will be applicable only when the From </w:t>
      </w:r>
      <w:r w:rsidR="00696CE4">
        <w:rPr>
          <w:sz w:val="22"/>
          <w:szCs w:val="22"/>
        </w:rPr>
        <w:t xml:space="preserve">Account </w:t>
      </w:r>
      <w:r>
        <w:rPr>
          <w:sz w:val="22"/>
          <w:szCs w:val="22"/>
        </w:rPr>
        <w:t xml:space="preserve">and </w:t>
      </w:r>
      <w:r w:rsidR="00696CE4">
        <w:rPr>
          <w:sz w:val="22"/>
          <w:szCs w:val="22"/>
        </w:rPr>
        <w:t>Card</w:t>
      </w:r>
      <w:r>
        <w:rPr>
          <w:sz w:val="22"/>
          <w:szCs w:val="22"/>
        </w:rPr>
        <w:t xml:space="preserve"> are in different currencies.</w:t>
      </w:r>
    </w:p>
    <w:p w14:paraId="1B6F5323" w14:textId="32A537DE" w:rsidR="00696CE4" w:rsidRPr="00696CE4" w:rsidRDefault="00696CE4" w:rsidP="005436F9">
      <w:pPr>
        <w:pStyle w:val="ListParagraph"/>
        <w:numPr>
          <w:ilvl w:val="0"/>
          <w:numId w:val="13"/>
        </w:numPr>
        <w:rPr>
          <w:sz w:val="22"/>
          <w:szCs w:val="22"/>
        </w:rPr>
      </w:pPr>
      <w:r w:rsidRPr="00696CE4">
        <w:rPr>
          <w:sz w:val="22"/>
          <w:szCs w:val="22"/>
        </w:rPr>
        <w:t>If User selects others,</w:t>
      </w:r>
      <w:r w:rsidRPr="005F1C4D">
        <w:t xml:space="preserve"> </w:t>
      </w:r>
      <w:r w:rsidRPr="00696CE4">
        <w:rPr>
          <w:sz w:val="22"/>
          <w:szCs w:val="22"/>
        </w:rPr>
        <w:t>the amount should not exceed the total outstanding and it should not be allowed to proceed further if there is no outstanding amount.</w:t>
      </w:r>
    </w:p>
    <w:p w14:paraId="047ABC5D" w14:textId="1273CF45" w:rsidR="005F1C4D" w:rsidRDefault="005F1C4D" w:rsidP="005F1C4D">
      <w:pPr>
        <w:pStyle w:val="ListParagraph"/>
        <w:numPr>
          <w:ilvl w:val="0"/>
          <w:numId w:val="13"/>
        </w:numPr>
        <w:rPr>
          <w:sz w:val="22"/>
          <w:szCs w:val="22"/>
        </w:rPr>
      </w:pPr>
      <w:r>
        <w:rPr>
          <w:sz w:val="22"/>
          <w:szCs w:val="22"/>
        </w:rPr>
        <w:t xml:space="preserve">If the Future Dated transaction is selected, the transaction date will be displayed, and user needs to select a future date. If it’s a future dated transaction, the transaction details will be stored on the MADP table and on the actual date, a schedule will run and post the fund transfer request to </w:t>
      </w:r>
      <w:r w:rsidR="00696CE4">
        <w:rPr>
          <w:sz w:val="22"/>
          <w:szCs w:val="22"/>
        </w:rPr>
        <w:t>Card System</w:t>
      </w:r>
      <w:r>
        <w:rPr>
          <w:sz w:val="22"/>
          <w:szCs w:val="22"/>
        </w:rPr>
        <w:t>.</w:t>
      </w:r>
    </w:p>
    <w:p w14:paraId="4B4B2417" w14:textId="77777777" w:rsidR="005F1C4D" w:rsidRPr="00761DB7" w:rsidRDefault="005F1C4D" w:rsidP="005F1C4D">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5F1C4D" w14:paraId="09186BD3"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CB47361" w14:textId="77777777" w:rsidR="005F1C4D" w:rsidRDefault="005F1C4D" w:rsidP="005436F9">
            <w:proofErr w:type="gramStart"/>
            <w:r>
              <w:rPr>
                <w:rFonts w:ascii="Calibri" w:hAnsi="Calibri" w:cs="Calibri"/>
                <w:b w:val="0"/>
                <w:bCs w:val="0"/>
                <w:color w:val="FFFFFF"/>
              </w:rPr>
              <w:t>#.No</w:t>
            </w:r>
            <w:proofErr w:type="gramEnd"/>
          </w:p>
        </w:tc>
        <w:tc>
          <w:tcPr>
            <w:tcW w:w="1461" w:type="dxa"/>
          </w:tcPr>
          <w:p w14:paraId="51BB0EBA"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1030E225"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3E60607C"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126253FC"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613CA357"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6E5334AB"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696CE4" w14:paraId="6F41F33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4199D93" w14:textId="77777777" w:rsidR="00696CE4" w:rsidRPr="001A09D4" w:rsidRDefault="00696CE4" w:rsidP="00696CE4">
            <w:pPr>
              <w:pStyle w:val="ListParagraph"/>
              <w:numPr>
                <w:ilvl w:val="0"/>
                <w:numId w:val="59"/>
              </w:numPr>
              <w:spacing w:before="60"/>
              <w:contextualSpacing w:val="0"/>
              <w:jc w:val="both"/>
            </w:pPr>
          </w:p>
        </w:tc>
        <w:tc>
          <w:tcPr>
            <w:tcW w:w="1461" w:type="dxa"/>
          </w:tcPr>
          <w:p w14:paraId="65BEC0E1" w14:textId="3ADE3921" w:rsidR="00696CE4" w:rsidRDefault="00696CE4" w:rsidP="00696CE4">
            <w:pPr>
              <w:cnfStyle w:val="000000100000" w:firstRow="0" w:lastRow="0" w:firstColumn="0" w:lastColumn="0" w:oddVBand="0" w:evenVBand="0" w:oddHBand="1" w:evenHBand="0" w:firstRowFirstColumn="0" w:firstRowLastColumn="0" w:lastRowFirstColumn="0" w:lastRowLastColumn="0"/>
            </w:pPr>
            <w:r>
              <w:t>Card Number</w:t>
            </w:r>
          </w:p>
        </w:tc>
        <w:tc>
          <w:tcPr>
            <w:tcW w:w="1231" w:type="dxa"/>
          </w:tcPr>
          <w:p w14:paraId="61FA6595" w14:textId="67F8A8D7" w:rsidR="00696CE4" w:rsidRDefault="00696CE4" w:rsidP="00696CE4">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5E17E9E8" w14:textId="5D02B76F" w:rsidR="00696CE4" w:rsidRDefault="00696CE4" w:rsidP="00696CE4">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56754EE2"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1233" w:type="dxa"/>
          </w:tcPr>
          <w:p w14:paraId="6D6019A0" w14:textId="4C43FE22" w:rsidR="00696CE4" w:rsidRDefault="00696CE4" w:rsidP="00696CE4">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1AC4140D" w14:textId="7A426D1E" w:rsidR="00696CE4" w:rsidRDefault="00696CE4" w:rsidP="00696CE4">
            <w:pPr>
              <w:cnfStyle w:val="000000100000" w:firstRow="0" w:lastRow="0" w:firstColumn="0" w:lastColumn="0" w:oddVBand="0" w:evenVBand="0" w:oddHBand="1" w:evenHBand="0" w:firstRowFirstColumn="0" w:firstRowLastColumn="0" w:lastRowFirstColumn="0" w:lastRowLastColumn="0"/>
            </w:pPr>
          </w:p>
        </w:tc>
      </w:tr>
      <w:tr w:rsidR="00696CE4" w14:paraId="3393E6A0"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08ED401E" w14:textId="77777777" w:rsidR="00696CE4" w:rsidRPr="001A09D4" w:rsidRDefault="00696CE4" w:rsidP="00696CE4">
            <w:pPr>
              <w:pStyle w:val="ListParagraph"/>
              <w:numPr>
                <w:ilvl w:val="0"/>
                <w:numId w:val="59"/>
              </w:numPr>
              <w:spacing w:before="60"/>
              <w:contextualSpacing w:val="0"/>
              <w:jc w:val="both"/>
            </w:pPr>
          </w:p>
        </w:tc>
        <w:tc>
          <w:tcPr>
            <w:tcW w:w="1461" w:type="dxa"/>
          </w:tcPr>
          <w:p w14:paraId="10C176CC"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From Account</w:t>
            </w:r>
          </w:p>
        </w:tc>
        <w:tc>
          <w:tcPr>
            <w:tcW w:w="1231" w:type="dxa"/>
          </w:tcPr>
          <w:p w14:paraId="68F736EA"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6F02A1CC"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5305F370"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1233" w:type="dxa"/>
          </w:tcPr>
          <w:p w14:paraId="2658F1EC"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3D45A33B"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 xml:space="preserve">By default, the primary account should be selected. </w:t>
            </w:r>
            <w:r>
              <w:br/>
            </w:r>
            <w:r>
              <w:br/>
              <w:t>If only one account is there, it should be defaulted.</w:t>
            </w:r>
          </w:p>
        </w:tc>
      </w:tr>
      <w:tr w:rsidR="00696CE4" w14:paraId="6B0A147D"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020DAA2" w14:textId="77777777" w:rsidR="00696CE4" w:rsidRPr="001A09D4" w:rsidRDefault="00696CE4" w:rsidP="00696CE4">
            <w:pPr>
              <w:pStyle w:val="ListParagraph"/>
              <w:numPr>
                <w:ilvl w:val="0"/>
                <w:numId w:val="59"/>
              </w:numPr>
              <w:spacing w:before="60"/>
              <w:contextualSpacing w:val="0"/>
              <w:jc w:val="both"/>
            </w:pPr>
          </w:p>
        </w:tc>
        <w:tc>
          <w:tcPr>
            <w:tcW w:w="1461" w:type="dxa"/>
          </w:tcPr>
          <w:p w14:paraId="177067F9"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Amount</w:t>
            </w:r>
          </w:p>
        </w:tc>
        <w:tc>
          <w:tcPr>
            <w:tcW w:w="1231" w:type="dxa"/>
          </w:tcPr>
          <w:p w14:paraId="4E517D3E"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273E9FCC"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28851AA5"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9</w:t>
            </w:r>
          </w:p>
        </w:tc>
        <w:tc>
          <w:tcPr>
            <w:tcW w:w="1233" w:type="dxa"/>
          </w:tcPr>
          <w:p w14:paraId="155BF500"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03D2B84D"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 xml:space="preserve">Option to transfer in both the currencies. By default, should be in beneficiary account currency. </w:t>
            </w:r>
          </w:p>
          <w:p w14:paraId="45F51766"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User can choose one of the following options:</w:t>
            </w:r>
          </w:p>
          <w:p w14:paraId="668F6B16" w14:textId="77777777" w:rsidR="00696CE4" w:rsidRDefault="00696CE4" w:rsidP="00696CE4">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t>Total Due Amount</w:t>
            </w:r>
          </w:p>
          <w:p w14:paraId="270C0C53" w14:textId="77777777" w:rsidR="00696CE4" w:rsidRDefault="00696CE4" w:rsidP="00696CE4">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t>Minimum Due Amount</w:t>
            </w:r>
          </w:p>
          <w:p w14:paraId="1441A41F" w14:textId="77777777" w:rsidR="00696CE4" w:rsidRDefault="00696CE4" w:rsidP="00696CE4">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t>Total Outstanding</w:t>
            </w:r>
          </w:p>
          <w:p w14:paraId="3541F62E" w14:textId="77777777" w:rsidR="00696CE4" w:rsidRDefault="00696CE4" w:rsidP="00696CE4">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t>Others</w:t>
            </w:r>
          </w:p>
          <w:p w14:paraId="3E8E100A" w14:textId="77777777" w:rsidR="00696CE4" w:rsidRPr="000B0AA3" w:rsidRDefault="00696CE4" w:rsidP="00696CE4">
            <w:pPr>
              <w:cnfStyle w:val="000000100000" w:firstRow="0" w:lastRow="0" w:firstColumn="0" w:lastColumn="0" w:oddVBand="0" w:evenVBand="0" w:oddHBand="1" w:evenHBand="0" w:firstRowFirstColumn="0" w:firstRowLastColumn="0" w:lastRowFirstColumn="0" w:lastRowLastColumn="0"/>
            </w:pPr>
            <w:r>
              <w:t xml:space="preserve">If the first 3 options are selected, the amount field will be prefilled and disabled. If others, the amount field will be enabled, and the amount should not exceed the total outstanding and it </w:t>
            </w:r>
            <w:r w:rsidRPr="00BE01FF">
              <w:t>should not be allowed to proceed further if there is no outstanding amount.</w:t>
            </w:r>
          </w:p>
        </w:tc>
      </w:tr>
      <w:tr w:rsidR="00696CE4" w14:paraId="6BB8C73C"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7CC0FCD6" w14:textId="77777777" w:rsidR="00696CE4" w:rsidRPr="001A09D4" w:rsidRDefault="00696CE4" w:rsidP="00696CE4">
            <w:pPr>
              <w:pStyle w:val="ListParagraph"/>
              <w:numPr>
                <w:ilvl w:val="0"/>
                <w:numId w:val="59"/>
              </w:numPr>
              <w:spacing w:before="60"/>
              <w:contextualSpacing w:val="0"/>
              <w:jc w:val="both"/>
            </w:pPr>
          </w:p>
        </w:tc>
        <w:tc>
          <w:tcPr>
            <w:tcW w:w="1461" w:type="dxa"/>
          </w:tcPr>
          <w:p w14:paraId="12B0A0A5"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Exchange Rates</w:t>
            </w:r>
          </w:p>
        </w:tc>
        <w:tc>
          <w:tcPr>
            <w:tcW w:w="1231" w:type="dxa"/>
          </w:tcPr>
          <w:p w14:paraId="1D0F9A02"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7A93FDD0"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937" w:type="dxa"/>
          </w:tcPr>
          <w:p w14:paraId="1A7D1285"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1233" w:type="dxa"/>
          </w:tcPr>
          <w:p w14:paraId="4B3C38D4"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2732" w:type="dxa"/>
          </w:tcPr>
          <w:p w14:paraId="605D05EA"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Will display the other currency than the selected one.</w:t>
            </w:r>
          </w:p>
        </w:tc>
      </w:tr>
      <w:tr w:rsidR="00696CE4" w14:paraId="0E7AF1A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2AC031D9" w14:textId="77777777" w:rsidR="00696CE4" w:rsidRPr="001A09D4" w:rsidRDefault="00696CE4" w:rsidP="00696CE4">
            <w:pPr>
              <w:pStyle w:val="ListParagraph"/>
              <w:numPr>
                <w:ilvl w:val="0"/>
                <w:numId w:val="59"/>
              </w:numPr>
              <w:spacing w:before="60"/>
              <w:contextualSpacing w:val="0"/>
              <w:jc w:val="both"/>
            </w:pPr>
          </w:p>
        </w:tc>
        <w:tc>
          <w:tcPr>
            <w:tcW w:w="1461" w:type="dxa"/>
          </w:tcPr>
          <w:p w14:paraId="2A451EC9"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Purpose of Transfer</w:t>
            </w:r>
          </w:p>
        </w:tc>
        <w:tc>
          <w:tcPr>
            <w:tcW w:w="1231" w:type="dxa"/>
          </w:tcPr>
          <w:p w14:paraId="38BACD67"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7166ADB9"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937" w:type="dxa"/>
          </w:tcPr>
          <w:p w14:paraId="0B239316"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1233" w:type="dxa"/>
          </w:tcPr>
          <w:p w14:paraId="6ECE76A6"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01AABF56"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Default to CRP and it shouldn’t be visible.</w:t>
            </w:r>
          </w:p>
        </w:tc>
      </w:tr>
      <w:tr w:rsidR="00696CE4" w14:paraId="37BE8E66"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D94677D" w14:textId="77777777" w:rsidR="00696CE4" w:rsidRPr="001A09D4" w:rsidRDefault="00696CE4" w:rsidP="00696CE4">
            <w:pPr>
              <w:pStyle w:val="ListParagraph"/>
              <w:numPr>
                <w:ilvl w:val="0"/>
                <w:numId w:val="59"/>
              </w:numPr>
              <w:spacing w:before="60"/>
              <w:contextualSpacing w:val="0"/>
              <w:jc w:val="both"/>
              <w:rPr>
                <w:b w:val="0"/>
                <w:bCs w:val="0"/>
              </w:rPr>
            </w:pPr>
          </w:p>
        </w:tc>
        <w:tc>
          <w:tcPr>
            <w:tcW w:w="1461" w:type="dxa"/>
          </w:tcPr>
          <w:p w14:paraId="6152E127"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Description</w:t>
            </w:r>
          </w:p>
        </w:tc>
        <w:tc>
          <w:tcPr>
            <w:tcW w:w="1231" w:type="dxa"/>
          </w:tcPr>
          <w:p w14:paraId="43947E98"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32C95680"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Alphanumeric</w:t>
            </w:r>
          </w:p>
        </w:tc>
        <w:tc>
          <w:tcPr>
            <w:tcW w:w="937" w:type="dxa"/>
          </w:tcPr>
          <w:p w14:paraId="710838B3"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1233" w:type="dxa"/>
          </w:tcPr>
          <w:p w14:paraId="637420D0"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2732" w:type="dxa"/>
          </w:tcPr>
          <w:p w14:paraId="791BBA14"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r>
      <w:tr w:rsidR="00696CE4" w14:paraId="62A90F0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24699FB8" w14:textId="77777777" w:rsidR="00696CE4" w:rsidRPr="001A09D4" w:rsidRDefault="00696CE4" w:rsidP="00696CE4">
            <w:pPr>
              <w:pStyle w:val="ListParagraph"/>
              <w:numPr>
                <w:ilvl w:val="0"/>
                <w:numId w:val="59"/>
              </w:numPr>
              <w:spacing w:before="60"/>
              <w:contextualSpacing w:val="0"/>
              <w:jc w:val="both"/>
              <w:rPr>
                <w:b w:val="0"/>
                <w:bCs w:val="0"/>
              </w:rPr>
            </w:pPr>
          </w:p>
        </w:tc>
        <w:tc>
          <w:tcPr>
            <w:tcW w:w="1461" w:type="dxa"/>
          </w:tcPr>
          <w:p w14:paraId="03212652"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Future Transfer</w:t>
            </w:r>
          </w:p>
        </w:tc>
        <w:tc>
          <w:tcPr>
            <w:tcW w:w="1231" w:type="dxa"/>
          </w:tcPr>
          <w:p w14:paraId="29C7CE6A"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Toggle button</w:t>
            </w:r>
          </w:p>
        </w:tc>
        <w:tc>
          <w:tcPr>
            <w:tcW w:w="1421" w:type="dxa"/>
          </w:tcPr>
          <w:p w14:paraId="71467BF1"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937" w:type="dxa"/>
          </w:tcPr>
          <w:p w14:paraId="380DCFAD"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1233" w:type="dxa"/>
          </w:tcPr>
          <w:p w14:paraId="04E4F4E5"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2732" w:type="dxa"/>
          </w:tcPr>
          <w:p w14:paraId="5E93AEE2"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If user click transfer later, future date would be allowed.</w:t>
            </w:r>
          </w:p>
        </w:tc>
      </w:tr>
      <w:tr w:rsidR="00696CE4" w14:paraId="53439E82"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361EE823" w14:textId="77777777" w:rsidR="00696CE4" w:rsidRPr="001A09D4" w:rsidRDefault="00696CE4" w:rsidP="00696CE4">
            <w:pPr>
              <w:pStyle w:val="ListParagraph"/>
              <w:numPr>
                <w:ilvl w:val="0"/>
                <w:numId w:val="59"/>
              </w:numPr>
              <w:spacing w:before="60"/>
              <w:contextualSpacing w:val="0"/>
              <w:jc w:val="both"/>
            </w:pPr>
          </w:p>
        </w:tc>
        <w:tc>
          <w:tcPr>
            <w:tcW w:w="1461" w:type="dxa"/>
          </w:tcPr>
          <w:p w14:paraId="5ABC4594"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Next</w:t>
            </w:r>
          </w:p>
        </w:tc>
        <w:tc>
          <w:tcPr>
            <w:tcW w:w="1231" w:type="dxa"/>
          </w:tcPr>
          <w:p w14:paraId="03C627D2"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63F249BA"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937" w:type="dxa"/>
          </w:tcPr>
          <w:p w14:paraId="61034560"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1233" w:type="dxa"/>
          </w:tcPr>
          <w:p w14:paraId="558967CA"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p>
        </w:tc>
        <w:tc>
          <w:tcPr>
            <w:tcW w:w="2732" w:type="dxa"/>
          </w:tcPr>
          <w:p w14:paraId="135F8A26" w14:textId="77777777" w:rsidR="00696CE4" w:rsidRDefault="00696CE4" w:rsidP="00696CE4">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696CE4" w14:paraId="5922B7C8"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424BEBC" w14:textId="77777777" w:rsidR="00696CE4" w:rsidRPr="001A09D4" w:rsidRDefault="00696CE4" w:rsidP="00696CE4">
            <w:pPr>
              <w:pStyle w:val="ListParagraph"/>
              <w:numPr>
                <w:ilvl w:val="0"/>
                <w:numId w:val="59"/>
              </w:numPr>
              <w:spacing w:before="60"/>
              <w:contextualSpacing w:val="0"/>
              <w:jc w:val="both"/>
            </w:pPr>
          </w:p>
        </w:tc>
        <w:tc>
          <w:tcPr>
            <w:tcW w:w="1461" w:type="dxa"/>
          </w:tcPr>
          <w:p w14:paraId="70B62682"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Cancel</w:t>
            </w:r>
          </w:p>
        </w:tc>
        <w:tc>
          <w:tcPr>
            <w:tcW w:w="1231" w:type="dxa"/>
          </w:tcPr>
          <w:p w14:paraId="16F03EDE"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19A88505"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937" w:type="dxa"/>
          </w:tcPr>
          <w:p w14:paraId="7103D765"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1233" w:type="dxa"/>
          </w:tcPr>
          <w:p w14:paraId="3B6B41F1"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pPr>
          </w:p>
        </w:tc>
        <w:tc>
          <w:tcPr>
            <w:tcW w:w="2732" w:type="dxa"/>
          </w:tcPr>
          <w:p w14:paraId="1CCD84F5" w14:textId="77777777" w:rsidR="00696CE4" w:rsidRDefault="00696CE4" w:rsidP="00696CE4">
            <w:pPr>
              <w:cnfStyle w:val="000000100000" w:firstRow="0" w:lastRow="0" w:firstColumn="0" w:lastColumn="0" w:oddVBand="0" w:evenVBand="0" w:oddHBand="1"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13726CA5" w14:textId="77777777" w:rsidR="00696CE4" w:rsidRPr="00B63917" w:rsidRDefault="00696CE4" w:rsidP="00696CE4">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27BEADEA" w14:textId="77777777" w:rsidR="00696CE4" w:rsidRPr="00B63917" w:rsidRDefault="00696CE4" w:rsidP="00696CE4">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B63917">
              <w:rPr>
                <w:rFonts w:cstheme="minorHAnsi"/>
              </w:rPr>
              <w:t>On click No, app will remain in the same screen and user can resume further.</w:t>
            </w:r>
          </w:p>
        </w:tc>
      </w:tr>
    </w:tbl>
    <w:p w14:paraId="4A13624F" w14:textId="77777777" w:rsidR="00696CE4" w:rsidRDefault="00696CE4" w:rsidP="005F1C4D">
      <w:pPr>
        <w:ind w:left="426"/>
        <w:rPr>
          <w:b/>
          <w:bCs/>
          <w:sz w:val="24"/>
          <w:szCs w:val="24"/>
        </w:rPr>
      </w:pPr>
    </w:p>
    <w:p w14:paraId="76FB0F86" w14:textId="7FE33273" w:rsidR="005F1C4D" w:rsidRPr="00FB6F39" w:rsidRDefault="005F1C4D" w:rsidP="005F1C4D">
      <w:pPr>
        <w:ind w:left="426"/>
        <w:rPr>
          <w:b/>
          <w:bCs/>
          <w:sz w:val="24"/>
          <w:szCs w:val="24"/>
        </w:rPr>
      </w:pPr>
      <w:r w:rsidRPr="00FB6F39">
        <w:rPr>
          <w:b/>
          <w:bCs/>
          <w:sz w:val="24"/>
          <w:szCs w:val="24"/>
        </w:rPr>
        <w:t>Screen 2 (Confirmation):</w:t>
      </w:r>
    </w:p>
    <w:p w14:paraId="188F6CD6" w14:textId="77777777" w:rsidR="005F1C4D" w:rsidRDefault="005F1C4D" w:rsidP="005F1C4D">
      <w:pPr>
        <w:pStyle w:val="ListParagraph"/>
        <w:numPr>
          <w:ilvl w:val="0"/>
          <w:numId w:val="13"/>
        </w:numPr>
        <w:rPr>
          <w:sz w:val="22"/>
          <w:szCs w:val="22"/>
        </w:rPr>
      </w:pPr>
      <w:r>
        <w:rPr>
          <w:sz w:val="22"/>
          <w:szCs w:val="22"/>
        </w:rPr>
        <w:t>This section is for the customer to verify all the details entered in the previous screen.</w:t>
      </w:r>
    </w:p>
    <w:p w14:paraId="514F099C" w14:textId="77777777" w:rsidR="005F1C4D" w:rsidRPr="00FB6F39" w:rsidRDefault="005F1C4D" w:rsidP="005F1C4D">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5F1C4D" w14:paraId="16DE5201"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0308488" w14:textId="77777777" w:rsidR="005F1C4D" w:rsidRDefault="005F1C4D" w:rsidP="005436F9">
            <w:proofErr w:type="gramStart"/>
            <w:r>
              <w:rPr>
                <w:rFonts w:ascii="Calibri" w:hAnsi="Calibri" w:cs="Calibri"/>
                <w:b w:val="0"/>
                <w:bCs w:val="0"/>
                <w:color w:val="FFFFFF"/>
              </w:rPr>
              <w:t>#.No</w:t>
            </w:r>
            <w:proofErr w:type="gramEnd"/>
          </w:p>
        </w:tc>
        <w:tc>
          <w:tcPr>
            <w:tcW w:w="1675" w:type="dxa"/>
          </w:tcPr>
          <w:p w14:paraId="40592D99"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38371868"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34B00EBF"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61327B5E"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68B3B803"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51A73663" w14:textId="77777777" w:rsidR="005F1C4D" w:rsidRDefault="005F1C4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5F1C4D" w14:paraId="37BC17DC"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9FCA243" w14:textId="77777777" w:rsidR="005F1C4D" w:rsidRPr="004B0B79" w:rsidRDefault="005F1C4D" w:rsidP="00696CE4">
            <w:pPr>
              <w:pStyle w:val="ListParagraph"/>
              <w:numPr>
                <w:ilvl w:val="0"/>
                <w:numId w:val="61"/>
              </w:numPr>
              <w:spacing w:before="60"/>
              <w:contextualSpacing w:val="0"/>
              <w:jc w:val="both"/>
            </w:pPr>
          </w:p>
        </w:tc>
        <w:tc>
          <w:tcPr>
            <w:tcW w:w="1675" w:type="dxa"/>
          </w:tcPr>
          <w:p w14:paraId="1BE9E37F" w14:textId="50354D47" w:rsidR="005F1C4D" w:rsidRDefault="00696CE4" w:rsidP="005436F9">
            <w:pPr>
              <w:cnfStyle w:val="000000100000" w:firstRow="0" w:lastRow="0" w:firstColumn="0" w:lastColumn="0" w:oddVBand="0" w:evenVBand="0" w:oddHBand="1" w:evenHBand="0" w:firstRowFirstColumn="0" w:firstRowLastColumn="0" w:lastRowFirstColumn="0" w:lastRowLastColumn="0"/>
            </w:pPr>
            <w:r>
              <w:t>Card Number</w:t>
            </w:r>
          </w:p>
        </w:tc>
        <w:tc>
          <w:tcPr>
            <w:tcW w:w="1335" w:type="dxa"/>
          </w:tcPr>
          <w:p w14:paraId="76C93BFA"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10ED28B"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50AFE78D"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0752E9E3"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12E35EE4"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r>
      <w:tr w:rsidR="005F1C4D" w14:paraId="66BF92B6"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45EC3441" w14:textId="77777777" w:rsidR="005F1C4D" w:rsidRPr="004B0B79" w:rsidRDefault="005F1C4D" w:rsidP="00696CE4">
            <w:pPr>
              <w:pStyle w:val="ListParagraph"/>
              <w:numPr>
                <w:ilvl w:val="0"/>
                <w:numId w:val="61"/>
              </w:numPr>
              <w:spacing w:before="60"/>
              <w:contextualSpacing w:val="0"/>
              <w:jc w:val="both"/>
            </w:pPr>
          </w:p>
        </w:tc>
        <w:tc>
          <w:tcPr>
            <w:tcW w:w="1675" w:type="dxa"/>
          </w:tcPr>
          <w:p w14:paraId="119D7995" w14:textId="112B8696" w:rsidR="005F1C4D" w:rsidRDefault="00696CE4" w:rsidP="005436F9">
            <w:pPr>
              <w:cnfStyle w:val="000000000000" w:firstRow="0" w:lastRow="0" w:firstColumn="0" w:lastColumn="0" w:oddVBand="0" w:evenVBand="0" w:oddHBand="0" w:evenHBand="0" w:firstRowFirstColumn="0" w:firstRowLastColumn="0" w:lastRowFirstColumn="0" w:lastRowLastColumn="0"/>
            </w:pPr>
            <w:r>
              <w:t xml:space="preserve">From </w:t>
            </w:r>
            <w:r w:rsidR="005F1C4D">
              <w:t>Account</w:t>
            </w:r>
          </w:p>
        </w:tc>
        <w:tc>
          <w:tcPr>
            <w:tcW w:w="1335" w:type="dxa"/>
          </w:tcPr>
          <w:p w14:paraId="614E060B"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094AC7B0"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14DB6FCD"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415CBC2D"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1DABE6BD"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r>
      <w:tr w:rsidR="005F1C4D" w14:paraId="75D7DD0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73461D15" w14:textId="77777777" w:rsidR="005F1C4D" w:rsidRPr="004B0B79" w:rsidRDefault="005F1C4D" w:rsidP="00696CE4">
            <w:pPr>
              <w:pStyle w:val="ListParagraph"/>
              <w:numPr>
                <w:ilvl w:val="0"/>
                <w:numId w:val="61"/>
              </w:numPr>
              <w:spacing w:before="60"/>
              <w:contextualSpacing w:val="0"/>
              <w:jc w:val="both"/>
            </w:pPr>
          </w:p>
        </w:tc>
        <w:tc>
          <w:tcPr>
            <w:tcW w:w="1675" w:type="dxa"/>
          </w:tcPr>
          <w:p w14:paraId="63D6A52A"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Amount and Currency</w:t>
            </w:r>
          </w:p>
        </w:tc>
        <w:tc>
          <w:tcPr>
            <w:tcW w:w="1335" w:type="dxa"/>
          </w:tcPr>
          <w:p w14:paraId="3C8B23E2"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40EC76F5"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A9C7762"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6F9CD765"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6F003400"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r>
      <w:tr w:rsidR="005F1C4D" w14:paraId="4125AC85"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75467D0D" w14:textId="77777777" w:rsidR="005F1C4D" w:rsidRPr="004B0B79" w:rsidRDefault="005F1C4D" w:rsidP="00696CE4">
            <w:pPr>
              <w:pStyle w:val="ListParagraph"/>
              <w:numPr>
                <w:ilvl w:val="0"/>
                <w:numId w:val="61"/>
              </w:numPr>
              <w:spacing w:before="60"/>
              <w:contextualSpacing w:val="0"/>
              <w:jc w:val="both"/>
            </w:pPr>
          </w:p>
        </w:tc>
        <w:tc>
          <w:tcPr>
            <w:tcW w:w="1675" w:type="dxa"/>
          </w:tcPr>
          <w:p w14:paraId="2C384825"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Exchange Rates</w:t>
            </w:r>
          </w:p>
        </w:tc>
        <w:tc>
          <w:tcPr>
            <w:tcW w:w="1335" w:type="dxa"/>
          </w:tcPr>
          <w:p w14:paraId="063486FE"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82B5FB1"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2302E397"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40E1ECF9"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64CF37C"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Only if the transaction is cross currency</w:t>
            </w:r>
          </w:p>
        </w:tc>
      </w:tr>
      <w:tr w:rsidR="005F1C4D" w14:paraId="0BC87B8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D58474D" w14:textId="77777777" w:rsidR="005F1C4D" w:rsidRPr="004B0B79" w:rsidRDefault="005F1C4D" w:rsidP="00696CE4">
            <w:pPr>
              <w:pStyle w:val="ListParagraph"/>
              <w:numPr>
                <w:ilvl w:val="0"/>
                <w:numId w:val="61"/>
              </w:numPr>
              <w:spacing w:before="60"/>
              <w:contextualSpacing w:val="0"/>
              <w:jc w:val="both"/>
            </w:pPr>
          </w:p>
        </w:tc>
        <w:tc>
          <w:tcPr>
            <w:tcW w:w="1675" w:type="dxa"/>
          </w:tcPr>
          <w:p w14:paraId="1EB43EC6"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Charges</w:t>
            </w:r>
          </w:p>
        </w:tc>
        <w:tc>
          <w:tcPr>
            <w:tcW w:w="1335" w:type="dxa"/>
          </w:tcPr>
          <w:p w14:paraId="03D8F7B1"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35A2F8E6"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83360DA"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7617681A"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B01B6A3"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If free also, it should be displayed as 0.</w:t>
            </w:r>
          </w:p>
        </w:tc>
      </w:tr>
      <w:tr w:rsidR="005F1C4D" w14:paraId="1EC1F1DF"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2537F509" w14:textId="77777777" w:rsidR="005F1C4D" w:rsidRPr="00B9526E" w:rsidRDefault="005F1C4D" w:rsidP="00696CE4">
            <w:pPr>
              <w:pStyle w:val="ListParagraph"/>
              <w:numPr>
                <w:ilvl w:val="0"/>
                <w:numId w:val="61"/>
              </w:numPr>
              <w:spacing w:before="60"/>
              <w:contextualSpacing w:val="0"/>
              <w:jc w:val="both"/>
              <w:rPr>
                <w:b w:val="0"/>
                <w:bCs w:val="0"/>
              </w:rPr>
            </w:pPr>
          </w:p>
        </w:tc>
        <w:tc>
          <w:tcPr>
            <w:tcW w:w="1675" w:type="dxa"/>
          </w:tcPr>
          <w:p w14:paraId="6EC031EF" w14:textId="77777777" w:rsidR="005F1C4D" w:rsidRPr="00B9526E" w:rsidRDefault="005F1C4D" w:rsidP="005436F9">
            <w:pPr>
              <w:cnfStyle w:val="000000000000" w:firstRow="0" w:lastRow="0" w:firstColumn="0" w:lastColumn="0" w:oddVBand="0" w:evenVBand="0" w:oddHBand="0" w:evenHBand="0" w:firstRowFirstColumn="0" w:firstRowLastColumn="0" w:lastRowFirstColumn="0" w:lastRowLastColumn="0"/>
            </w:pPr>
            <w:r w:rsidRPr="00B9526E">
              <w:t>Transaction Date</w:t>
            </w:r>
          </w:p>
        </w:tc>
        <w:tc>
          <w:tcPr>
            <w:tcW w:w="1335" w:type="dxa"/>
          </w:tcPr>
          <w:p w14:paraId="5E488B98" w14:textId="77777777" w:rsidR="005F1C4D" w:rsidRPr="00B9526E" w:rsidRDefault="005F1C4D" w:rsidP="005436F9">
            <w:pPr>
              <w:cnfStyle w:val="000000000000" w:firstRow="0" w:lastRow="0" w:firstColumn="0" w:lastColumn="0" w:oddVBand="0" w:evenVBand="0" w:oddHBand="0" w:evenHBand="0" w:firstRowFirstColumn="0" w:firstRowLastColumn="0" w:lastRowFirstColumn="0" w:lastRowLastColumn="0"/>
            </w:pPr>
            <w:r w:rsidRPr="002E6563">
              <w:t>Display</w:t>
            </w:r>
          </w:p>
        </w:tc>
        <w:tc>
          <w:tcPr>
            <w:tcW w:w="1467" w:type="dxa"/>
          </w:tcPr>
          <w:p w14:paraId="2020241B" w14:textId="77777777" w:rsidR="005F1C4D" w:rsidRPr="00B9526E" w:rsidRDefault="005F1C4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0C15EA24" w14:textId="77777777" w:rsidR="005F1C4D" w:rsidRPr="00B9526E" w:rsidRDefault="005F1C4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3FC421BF" w14:textId="77777777" w:rsidR="005F1C4D" w:rsidRPr="00B9526E" w:rsidRDefault="005F1C4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624F7ED7" w14:textId="77777777" w:rsidR="005F1C4D" w:rsidRPr="00B9526E" w:rsidRDefault="005F1C4D" w:rsidP="005436F9">
            <w:pPr>
              <w:cnfStyle w:val="000000000000" w:firstRow="0" w:lastRow="0" w:firstColumn="0" w:lastColumn="0" w:oddVBand="0" w:evenVBand="0" w:oddHBand="0" w:evenHBand="0" w:firstRowFirstColumn="0" w:firstRowLastColumn="0" w:lastRowFirstColumn="0" w:lastRowLastColumn="0"/>
            </w:pPr>
          </w:p>
        </w:tc>
      </w:tr>
      <w:tr w:rsidR="00696CE4" w14:paraId="0DD7C88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B66F837" w14:textId="77777777" w:rsidR="005F1C4D" w:rsidRPr="004B0B79" w:rsidRDefault="005F1C4D" w:rsidP="00696CE4">
            <w:pPr>
              <w:pStyle w:val="ListParagraph"/>
              <w:numPr>
                <w:ilvl w:val="0"/>
                <w:numId w:val="61"/>
              </w:numPr>
              <w:spacing w:before="60"/>
              <w:contextualSpacing w:val="0"/>
              <w:jc w:val="both"/>
              <w:rPr>
                <w:b w:val="0"/>
                <w:bCs w:val="0"/>
              </w:rPr>
            </w:pPr>
          </w:p>
        </w:tc>
        <w:tc>
          <w:tcPr>
            <w:tcW w:w="1675" w:type="dxa"/>
          </w:tcPr>
          <w:p w14:paraId="584D0B54"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Description</w:t>
            </w:r>
          </w:p>
        </w:tc>
        <w:tc>
          <w:tcPr>
            <w:tcW w:w="1335" w:type="dxa"/>
          </w:tcPr>
          <w:p w14:paraId="1EB87BF2"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677B201"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58F4A7F4"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3CDC2271"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64222AFB"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r>
      <w:tr w:rsidR="005F1C4D" w14:paraId="67070159"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2A34F215" w14:textId="77777777" w:rsidR="005F1C4D" w:rsidRPr="004B0B79" w:rsidRDefault="005F1C4D" w:rsidP="00696CE4">
            <w:pPr>
              <w:pStyle w:val="ListParagraph"/>
              <w:numPr>
                <w:ilvl w:val="0"/>
                <w:numId w:val="61"/>
              </w:numPr>
              <w:spacing w:before="60"/>
              <w:contextualSpacing w:val="0"/>
              <w:jc w:val="both"/>
              <w:rPr>
                <w:b w:val="0"/>
                <w:bCs w:val="0"/>
              </w:rPr>
            </w:pPr>
          </w:p>
        </w:tc>
        <w:tc>
          <w:tcPr>
            <w:tcW w:w="1675" w:type="dxa"/>
          </w:tcPr>
          <w:p w14:paraId="4C37DFF4"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Back</w:t>
            </w:r>
          </w:p>
        </w:tc>
        <w:tc>
          <w:tcPr>
            <w:tcW w:w="1335" w:type="dxa"/>
          </w:tcPr>
          <w:p w14:paraId="169762B1"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Icon</w:t>
            </w:r>
          </w:p>
        </w:tc>
        <w:tc>
          <w:tcPr>
            <w:tcW w:w="1467" w:type="dxa"/>
          </w:tcPr>
          <w:p w14:paraId="48B1EBFA"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6CB6C131"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3A1E59CE"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396807FB"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On click back button, redirect to previous screen with all the details prefilled.</w:t>
            </w:r>
          </w:p>
        </w:tc>
      </w:tr>
      <w:tr w:rsidR="00696CE4" w14:paraId="35FA0618"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12CB9305" w14:textId="77777777" w:rsidR="005F1C4D" w:rsidRPr="004B0B79" w:rsidRDefault="005F1C4D" w:rsidP="00696CE4">
            <w:pPr>
              <w:pStyle w:val="ListParagraph"/>
              <w:numPr>
                <w:ilvl w:val="0"/>
                <w:numId w:val="61"/>
              </w:numPr>
              <w:spacing w:before="60"/>
              <w:contextualSpacing w:val="0"/>
              <w:jc w:val="both"/>
            </w:pPr>
          </w:p>
        </w:tc>
        <w:tc>
          <w:tcPr>
            <w:tcW w:w="1675" w:type="dxa"/>
          </w:tcPr>
          <w:p w14:paraId="26D3D892"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Next</w:t>
            </w:r>
          </w:p>
        </w:tc>
        <w:tc>
          <w:tcPr>
            <w:tcW w:w="1335" w:type="dxa"/>
          </w:tcPr>
          <w:p w14:paraId="282823E5"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26F5CD47"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3ED0E267"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6E8A5970"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4C961D97" w14:textId="77777777" w:rsidR="005F1C4D" w:rsidRDefault="005F1C4D"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5F1C4D" w14:paraId="27CBE50B"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53C89132" w14:textId="77777777" w:rsidR="005F1C4D" w:rsidRPr="004B0B79" w:rsidRDefault="005F1C4D" w:rsidP="00696CE4">
            <w:pPr>
              <w:pStyle w:val="ListParagraph"/>
              <w:numPr>
                <w:ilvl w:val="0"/>
                <w:numId w:val="61"/>
              </w:numPr>
              <w:spacing w:before="60"/>
              <w:contextualSpacing w:val="0"/>
              <w:jc w:val="both"/>
            </w:pPr>
          </w:p>
        </w:tc>
        <w:tc>
          <w:tcPr>
            <w:tcW w:w="1675" w:type="dxa"/>
          </w:tcPr>
          <w:p w14:paraId="50771A22"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Cancel</w:t>
            </w:r>
          </w:p>
        </w:tc>
        <w:tc>
          <w:tcPr>
            <w:tcW w:w="1335" w:type="dxa"/>
          </w:tcPr>
          <w:p w14:paraId="04326492"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1C48DCD4"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324C75CD"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3A500992"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2B8C068C" w14:textId="77777777" w:rsidR="005F1C4D" w:rsidRDefault="005F1C4D" w:rsidP="005436F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35E400E7" w14:textId="77777777" w:rsidR="005F1C4D" w:rsidRPr="00B63917" w:rsidRDefault="005F1C4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070361CF" w14:textId="77777777" w:rsidR="005F1C4D" w:rsidRPr="00B63917" w:rsidRDefault="005F1C4D"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B63917">
              <w:rPr>
                <w:rFonts w:cstheme="minorHAnsi"/>
              </w:rPr>
              <w:t>On click No, app will remain in the same screen and user can resume further.</w:t>
            </w:r>
          </w:p>
        </w:tc>
      </w:tr>
    </w:tbl>
    <w:p w14:paraId="541E9C3B" w14:textId="77777777" w:rsidR="005F1C4D" w:rsidRPr="00B63917" w:rsidRDefault="005F1C4D" w:rsidP="005F1C4D">
      <w:pPr>
        <w:ind w:left="426"/>
        <w:rPr>
          <w:b/>
          <w:bCs/>
          <w:sz w:val="24"/>
          <w:szCs w:val="24"/>
        </w:rPr>
      </w:pPr>
      <w:r w:rsidRPr="00B63917">
        <w:rPr>
          <w:b/>
          <w:bCs/>
          <w:sz w:val="24"/>
          <w:szCs w:val="24"/>
        </w:rPr>
        <w:t>Screen 3 (Authentication):</w:t>
      </w:r>
    </w:p>
    <w:p w14:paraId="355C56FB" w14:textId="77777777" w:rsidR="005F1C4D" w:rsidRPr="00816B83" w:rsidRDefault="005F1C4D" w:rsidP="005F1C4D">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3281A2F7" w14:textId="77777777" w:rsidR="005F1C4D" w:rsidRPr="00816B83" w:rsidRDefault="005F1C4D" w:rsidP="005F1C4D">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3255B805" w14:textId="77777777" w:rsidR="005F1C4D" w:rsidRPr="00B63917" w:rsidRDefault="005F1C4D" w:rsidP="005F1C4D">
      <w:pPr>
        <w:ind w:left="426"/>
        <w:rPr>
          <w:b/>
          <w:bCs/>
          <w:sz w:val="24"/>
          <w:szCs w:val="24"/>
        </w:rPr>
      </w:pPr>
      <w:r w:rsidRPr="00B63917">
        <w:rPr>
          <w:b/>
          <w:bCs/>
          <w:sz w:val="24"/>
          <w:szCs w:val="24"/>
        </w:rPr>
        <w:t>Screen 4 (Success):</w:t>
      </w:r>
    </w:p>
    <w:p w14:paraId="1D816CF0" w14:textId="35AB9593" w:rsidR="005F1C4D" w:rsidRDefault="005F1C4D" w:rsidP="005F1C4D">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696CE4">
        <w:rPr>
          <w:sz w:val="22"/>
          <w:szCs w:val="22"/>
        </w:rPr>
        <w:t>card payment</w:t>
      </w:r>
      <w:r>
        <w:rPr>
          <w:sz w:val="22"/>
          <w:szCs w:val="22"/>
        </w:rPr>
        <w:t xml:space="preserve"> success or failure will be displayed along with the following details:</w:t>
      </w:r>
    </w:p>
    <w:p w14:paraId="093CF3DB" w14:textId="77777777" w:rsidR="005F1C4D" w:rsidRDefault="005F1C4D" w:rsidP="005F1C4D">
      <w:pPr>
        <w:pStyle w:val="ListParagraph"/>
        <w:numPr>
          <w:ilvl w:val="1"/>
          <w:numId w:val="13"/>
        </w:numPr>
        <w:rPr>
          <w:sz w:val="22"/>
          <w:szCs w:val="22"/>
        </w:rPr>
      </w:pPr>
      <w:r>
        <w:rPr>
          <w:sz w:val="22"/>
          <w:szCs w:val="22"/>
        </w:rPr>
        <w:t>Status – Success / Failure</w:t>
      </w:r>
    </w:p>
    <w:p w14:paraId="0263C2AC" w14:textId="77777777" w:rsidR="005F1C4D" w:rsidRDefault="005F1C4D" w:rsidP="005F1C4D">
      <w:pPr>
        <w:pStyle w:val="ListParagraph"/>
        <w:numPr>
          <w:ilvl w:val="1"/>
          <w:numId w:val="13"/>
        </w:numPr>
        <w:rPr>
          <w:sz w:val="22"/>
          <w:szCs w:val="22"/>
        </w:rPr>
      </w:pPr>
      <w:r>
        <w:rPr>
          <w:sz w:val="22"/>
          <w:szCs w:val="22"/>
        </w:rPr>
        <w:t>Status Description</w:t>
      </w:r>
    </w:p>
    <w:p w14:paraId="482FF71B" w14:textId="75DB3E1F" w:rsidR="005F1C4D" w:rsidRDefault="005F1C4D" w:rsidP="005F1C4D">
      <w:pPr>
        <w:pStyle w:val="ListParagraph"/>
        <w:numPr>
          <w:ilvl w:val="2"/>
          <w:numId w:val="13"/>
        </w:numPr>
        <w:rPr>
          <w:sz w:val="22"/>
          <w:szCs w:val="22"/>
        </w:rPr>
      </w:pPr>
      <w:r w:rsidRPr="005F5D5F">
        <w:rPr>
          <w:sz w:val="22"/>
          <w:szCs w:val="22"/>
        </w:rPr>
        <w:lastRenderedPageBreak/>
        <w:t xml:space="preserve">If </w:t>
      </w:r>
      <w:r w:rsidR="00696CE4">
        <w:rPr>
          <w:sz w:val="22"/>
          <w:szCs w:val="22"/>
        </w:rPr>
        <w:t xml:space="preserve">card payment done, </w:t>
      </w:r>
      <w:r w:rsidRPr="005F5D5F">
        <w:rPr>
          <w:sz w:val="22"/>
          <w:szCs w:val="22"/>
        </w:rPr>
        <w:t>“</w:t>
      </w:r>
      <w:r w:rsidR="00696CE4">
        <w:rPr>
          <w:sz w:val="22"/>
          <w:szCs w:val="22"/>
        </w:rPr>
        <w:t>Card Payment</w:t>
      </w:r>
      <w:r>
        <w:rPr>
          <w:sz w:val="22"/>
          <w:szCs w:val="22"/>
        </w:rPr>
        <w:t xml:space="preserve"> </w:t>
      </w:r>
      <w:r w:rsidRPr="005F5D5F">
        <w:rPr>
          <w:sz w:val="22"/>
          <w:szCs w:val="22"/>
        </w:rPr>
        <w:t>successful”</w:t>
      </w:r>
    </w:p>
    <w:p w14:paraId="7327B09B" w14:textId="6ADD61C8" w:rsidR="005F1C4D" w:rsidRDefault="005F1C4D" w:rsidP="005F1C4D">
      <w:pPr>
        <w:pStyle w:val="ListParagraph"/>
        <w:numPr>
          <w:ilvl w:val="2"/>
          <w:numId w:val="13"/>
        </w:numPr>
        <w:rPr>
          <w:sz w:val="22"/>
          <w:szCs w:val="22"/>
        </w:rPr>
      </w:pPr>
      <w:r w:rsidRPr="005F5D5F">
        <w:rPr>
          <w:sz w:val="22"/>
          <w:szCs w:val="22"/>
        </w:rPr>
        <w:t xml:space="preserve">If </w:t>
      </w:r>
      <w:r w:rsidR="00696CE4">
        <w:rPr>
          <w:sz w:val="22"/>
          <w:szCs w:val="22"/>
        </w:rPr>
        <w:t>card payment failed</w:t>
      </w:r>
      <w:r w:rsidRPr="005F5D5F">
        <w:rPr>
          <w:sz w:val="22"/>
          <w:szCs w:val="22"/>
        </w:rPr>
        <w:t xml:space="preserve"> “Error message based on scenarios configured” </w:t>
      </w:r>
    </w:p>
    <w:p w14:paraId="54AF2D6F" w14:textId="77777777" w:rsidR="005F1C4D" w:rsidRDefault="005F1C4D" w:rsidP="005F1C4D">
      <w:pPr>
        <w:pStyle w:val="ListParagraph"/>
        <w:numPr>
          <w:ilvl w:val="1"/>
          <w:numId w:val="13"/>
        </w:numPr>
        <w:rPr>
          <w:sz w:val="22"/>
          <w:szCs w:val="22"/>
        </w:rPr>
      </w:pPr>
      <w:r>
        <w:rPr>
          <w:sz w:val="22"/>
          <w:szCs w:val="22"/>
        </w:rPr>
        <w:t>Transaction Reference Number</w:t>
      </w:r>
    </w:p>
    <w:p w14:paraId="01283BD6" w14:textId="77777777" w:rsidR="005F1C4D" w:rsidRPr="00624762" w:rsidRDefault="005F1C4D" w:rsidP="005F1C4D">
      <w:pPr>
        <w:ind w:firstLine="426"/>
        <w:rPr>
          <w:b/>
          <w:bCs/>
          <w:sz w:val="22"/>
          <w:szCs w:val="22"/>
        </w:rPr>
      </w:pPr>
      <w:r w:rsidRPr="00624762">
        <w:rPr>
          <w:b/>
          <w:bCs/>
          <w:sz w:val="22"/>
          <w:szCs w:val="22"/>
        </w:rPr>
        <w:t xml:space="preserve">APIs: </w:t>
      </w:r>
    </w:p>
    <w:p w14:paraId="7D581341" w14:textId="747B137C" w:rsidR="00653110" w:rsidRPr="00577E86" w:rsidRDefault="005F1C4D" w:rsidP="005436F9">
      <w:pPr>
        <w:pStyle w:val="ListParagraph"/>
        <w:numPr>
          <w:ilvl w:val="0"/>
          <w:numId w:val="15"/>
        </w:numPr>
      </w:pPr>
      <w:r w:rsidRPr="00692A01">
        <w:rPr>
          <w:sz w:val="22"/>
          <w:szCs w:val="22"/>
        </w:rPr>
        <w:t xml:space="preserve">The app will invoke the </w:t>
      </w:r>
      <w:proofErr w:type="spellStart"/>
      <w:r w:rsidR="00692A01" w:rsidRPr="00692A01">
        <w:rPr>
          <w:sz w:val="22"/>
          <w:szCs w:val="22"/>
        </w:rPr>
        <w:t>payCreditCardDebit</w:t>
      </w:r>
      <w:proofErr w:type="spellEnd"/>
      <w:r w:rsidR="00692A01" w:rsidRPr="00692A01">
        <w:rPr>
          <w:sz w:val="22"/>
          <w:szCs w:val="22"/>
        </w:rPr>
        <w:t xml:space="preserve"> API</w:t>
      </w:r>
    </w:p>
    <w:p w14:paraId="01981158" w14:textId="6B8264FC" w:rsidR="00577E86" w:rsidRDefault="00577E86" w:rsidP="00577E86">
      <w:pPr>
        <w:pStyle w:val="Heading3"/>
        <w:numPr>
          <w:ilvl w:val="2"/>
          <w:numId w:val="4"/>
        </w:numPr>
        <w:rPr>
          <w:sz w:val="24"/>
          <w:szCs w:val="24"/>
        </w:rPr>
      </w:pPr>
      <w:bookmarkStart w:id="137" w:name="_Toc117274660"/>
      <w:r w:rsidRPr="00577E86">
        <w:rPr>
          <w:sz w:val="24"/>
          <w:szCs w:val="24"/>
        </w:rPr>
        <w:t>View Statement</w:t>
      </w:r>
      <w:bookmarkEnd w:id="137"/>
    </w:p>
    <w:p w14:paraId="2721F359" w14:textId="55F90492" w:rsidR="008511BF" w:rsidRPr="00572173" w:rsidRDefault="008511BF" w:rsidP="008511BF">
      <w:pPr>
        <w:ind w:firstLine="360"/>
        <w:rPr>
          <w:sz w:val="22"/>
          <w:szCs w:val="22"/>
        </w:rPr>
      </w:pPr>
      <w:r w:rsidRPr="00572173">
        <w:rPr>
          <w:b/>
          <w:bCs/>
          <w:sz w:val="22"/>
          <w:szCs w:val="22"/>
        </w:rPr>
        <w:t>Navigations:</w:t>
      </w:r>
      <w:r w:rsidRPr="00572173">
        <w:rPr>
          <w:sz w:val="22"/>
          <w:szCs w:val="22"/>
        </w:rPr>
        <w:t xml:space="preserve"> Login -&gt; Menu -&gt; </w:t>
      </w:r>
      <w:r>
        <w:rPr>
          <w:sz w:val="22"/>
          <w:szCs w:val="22"/>
        </w:rPr>
        <w:t>Cards</w:t>
      </w:r>
      <w:r w:rsidRPr="00572173">
        <w:rPr>
          <w:sz w:val="22"/>
          <w:szCs w:val="22"/>
        </w:rPr>
        <w:t xml:space="preserve"> -&gt; </w:t>
      </w:r>
      <w:r>
        <w:rPr>
          <w:sz w:val="22"/>
          <w:szCs w:val="22"/>
        </w:rPr>
        <w:t>Credit Cards -&gt; View Statement</w:t>
      </w:r>
    </w:p>
    <w:p w14:paraId="52D442AC" w14:textId="2838E53A" w:rsidR="00845EDF" w:rsidRDefault="00845EDF" w:rsidP="00845EDF">
      <w:pPr>
        <w:pStyle w:val="ListParagraph"/>
        <w:numPr>
          <w:ilvl w:val="0"/>
          <w:numId w:val="13"/>
        </w:numPr>
        <w:rPr>
          <w:sz w:val="22"/>
          <w:szCs w:val="22"/>
        </w:rPr>
      </w:pPr>
      <w:r w:rsidRPr="00816B83">
        <w:rPr>
          <w:sz w:val="22"/>
          <w:szCs w:val="22"/>
        </w:rPr>
        <w:t xml:space="preserve">This section is for the customer to </w:t>
      </w:r>
      <w:r>
        <w:rPr>
          <w:sz w:val="22"/>
          <w:szCs w:val="22"/>
        </w:rPr>
        <w:t xml:space="preserve">view </w:t>
      </w:r>
      <w:r w:rsidRPr="00816B83">
        <w:rPr>
          <w:sz w:val="22"/>
          <w:szCs w:val="22"/>
        </w:rPr>
        <w:t xml:space="preserve">the </w:t>
      </w:r>
      <w:r>
        <w:rPr>
          <w:sz w:val="22"/>
          <w:szCs w:val="22"/>
        </w:rPr>
        <w:t>transactions statement for the Credit Cards.</w:t>
      </w:r>
    </w:p>
    <w:p w14:paraId="10844142" w14:textId="21373773" w:rsidR="00845EDF" w:rsidRPr="00845EDF" w:rsidRDefault="00845EDF" w:rsidP="005436F9">
      <w:pPr>
        <w:pStyle w:val="ListParagraph"/>
        <w:numPr>
          <w:ilvl w:val="0"/>
          <w:numId w:val="13"/>
        </w:numPr>
        <w:rPr>
          <w:sz w:val="22"/>
          <w:szCs w:val="22"/>
        </w:rPr>
      </w:pPr>
      <w:r w:rsidRPr="00845EDF">
        <w:rPr>
          <w:sz w:val="22"/>
          <w:szCs w:val="22"/>
        </w:rPr>
        <w:t xml:space="preserve">When user clicks on View Statement transaction from the menu, </w:t>
      </w:r>
      <w:r>
        <w:rPr>
          <w:sz w:val="22"/>
          <w:szCs w:val="22"/>
        </w:rPr>
        <w:t>t</w:t>
      </w:r>
      <w:r w:rsidRPr="00845EDF">
        <w:rPr>
          <w:sz w:val="22"/>
          <w:szCs w:val="22"/>
        </w:rPr>
        <w:t xml:space="preserve">he app will display the following details in the </w:t>
      </w:r>
      <w:r>
        <w:rPr>
          <w:sz w:val="22"/>
          <w:szCs w:val="22"/>
        </w:rPr>
        <w:t>statement screen</w:t>
      </w:r>
      <w:r w:rsidRPr="00845EDF">
        <w:rPr>
          <w:sz w:val="22"/>
          <w:szCs w:val="22"/>
        </w:rPr>
        <w:t>:</w:t>
      </w:r>
    </w:p>
    <w:p w14:paraId="3CC8429D" w14:textId="77777777" w:rsidR="00845EDF" w:rsidRPr="00215044" w:rsidRDefault="00845EDF" w:rsidP="00845EDF">
      <w:pPr>
        <w:pStyle w:val="ListParagraph"/>
        <w:numPr>
          <w:ilvl w:val="1"/>
          <w:numId w:val="13"/>
        </w:numPr>
        <w:rPr>
          <w:sz w:val="22"/>
          <w:szCs w:val="22"/>
        </w:rPr>
      </w:pPr>
      <w:r w:rsidRPr="00215044">
        <w:rPr>
          <w:sz w:val="22"/>
          <w:szCs w:val="22"/>
        </w:rPr>
        <w:t>Transaction Date</w:t>
      </w:r>
    </w:p>
    <w:p w14:paraId="6073C40B" w14:textId="77777777" w:rsidR="008456A8" w:rsidRDefault="008456A8" w:rsidP="00845EDF">
      <w:pPr>
        <w:pStyle w:val="ListParagraph"/>
        <w:numPr>
          <w:ilvl w:val="1"/>
          <w:numId w:val="13"/>
        </w:numPr>
        <w:rPr>
          <w:sz w:val="22"/>
          <w:szCs w:val="22"/>
        </w:rPr>
      </w:pPr>
      <w:r w:rsidRPr="00215044">
        <w:rPr>
          <w:sz w:val="22"/>
          <w:szCs w:val="22"/>
        </w:rPr>
        <w:t xml:space="preserve">Transaction </w:t>
      </w:r>
      <w:r>
        <w:rPr>
          <w:sz w:val="22"/>
          <w:szCs w:val="22"/>
        </w:rPr>
        <w:t>Description</w:t>
      </w:r>
    </w:p>
    <w:p w14:paraId="2E478D4A" w14:textId="79E850E1" w:rsidR="00845EDF" w:rsidRPr="00215044" w:rsidRDefault="00845EDF" w:rsidP="00845EDF">
      <w:pPr>
        <w:pStyle w:val="ListParagraph"/>
        <w:numPr>
          <w:ilvl w:val="1"/>
          <w:numId w:val="13"/>
        </w:numPr>
        <w:rPr>
          <w:sz w:val="22"/>
          <w:szCs w:val="22"/>
        </w:rPr>
      </w:pPr>
      <w:r w:rsidRPr="00215044">
        <w:rPr>
          <w:sz w:val="22"/>
          <w:szCs w:val="22"/>
        </w:rPr>
        <w:t>Transaction Amount</w:t>
      </w:r>
    </w:p>
    <w:p w14:paraId="0A041831" w14:textId="0BA561AD" w:rsidR="00845EDF" w:rsidRDefault="00845EDF" w:rsidP="00845EDF">
      <w:pPr>
        <w:pStyle w:val="ListParagraph"/>
        <w:numPr>
          <w:ilvl w:val="1"/>
          <w:numId w:val="13"/>
        </w:numPr>
        <w:rPr>
          <w:sz w:val="22"/>
          <w:szCs w:val="22"/>
        </w:rPr>
      </w:pPr>
      <w:r w:rsidRPr="00215044">
        <w:rPr>
          <w:sz w:val="22"/>
          <w:szCs w:val="22"/>
        </w:rPr>
        <w:t>Debit / Credit Indicator</w:t>
      </w:r>
    </w:p>
    <w:p w14:paraId="62A0E830" w14:textId="63F18416" w:rsidR="008456A8" w:rsidRPr="00215044" w:rsidRDefault="008456A8" w:rsidP="008456A8">
      <w:pPr>
        <w:pStyle w:val="ListParagraph"/>
        <w:numPr>
          <w:ilvl w:val="0"/>
          <w:numId w:val="13"/>
        </w:numPr>
        <w:rPr>
          <w:sz w:val="22"/>
          <w:szCs w:val="22"/>
        </w:rPr>
      </w:pPr>
      <w:r>
        <w:rPr>
          <w:sz w:val="22"/>
          <w:szCs w:val="22"/>
        </w:rPr>
        <w:t>The last “X” number of records configured will be displayed to the customer. There won’t be any date or month statement option for the user to select.</w:t>
      </w:r>
    </w:p>
    <w:p w14:paraId="1F7BEE9F" w14:textId="77777777" w:rsidR="00845EDF" w:rsidRPr="00DB5ED0" w:rsidRDefault="00845EDF" w:rsidP="00845EDF">
      <w:pPr>
        <w:pStyle w:val="ListParagraph"/>
        <w:numPr>
          <w:ilvl w:val="0"/>
          <w:numId w:val="13"/>
        </w:numPr>
        <w:rPr>
          <w:sz w:val="22"/>
          <w:szCs w:val="22"/>
        </w:rPr>
      </w:pPr>
      <w:r w:rsidRPr="00DB5ED0">
        <w:rPr>
          <w:sz w:val="22"/>
          <w:szCs w:val="22"/>
        </w:rPr>
        <w:t>User will have the following options:</w:t>
      </w:r>
    </w:p>
    <w:p w14:paraId="707E1FB4" w14:textId="77777777" w:rsidR="00845EDF" w:rsidRPr="00DB5ED0" w:rsidRDefault="00845EDF" w:rsidP="00845EDF">
      <w:pPr>
        <w:pStyle w:val="ListParagraph"/>
        <w:numPr>
          <w:ilvl w:val="1"/>
          <w:numId w:val="13"/>
        </w:numPr>
        <w:rPr>
          <w:sz w:val="22"/>
          <w:szCs w:val="22"/>
        </w:rPr>
      </w:pPr>
      <w:r w:rsidRPr="00DB5ED0">
        <w:rPr>
          <w:sz w:val="22"/>
          <w:szCs w:val="22"/>
        </w:rPr>
        <w:t>Share – If user accessing from the mobile app, they can share the transaction details using device native share feature.</w:t>
      </w:r>
    </w:p>
    <w:p w14:paraId="31932358" w14:textId="77777777" w:rsidR="00845EDF" w:rsidRDefault="00845EDF" w:rsidP="00845EDF">
      <w:pPr>
        <w:pStyle w:val="ListParagraph"/>
        <w:numPr>
          <w:ilvl w:val="1"/>
          <w:numId w:val="13"/>
        </w:numPr>
        <w:rPr>
          <w:sz w:val="22"/>
          <w:szCs w:val="22"/>
        </w:rPr>
      </w:pPr>
      <w:r>
        <w:rPr>
          <w:sz w:val="22"/>
          <w:szCs w:val="22"/>
        </w:rPr>
        <w:t>Download – User will have the option to download the statement. If user access from mobile app, they can download a PDF version only, whereas if user access from internet banking application they can download in both PDF and Excel format.</w:t>
      </w:r>
    </w:p>
    <w:p w14:paraId="74BFB09F" w14:textId="1E36D333" w:rsidR="00845EDF" w:rsidRDefault="00845EDF" w:rsidP="00845EDF">
      <w:pPr>
        <w:pStyle w:val="ListParagraph"/>
        <w:numPr>
          <w:ilvl w:val="1"/>
          <w:numId w:val="13"/>
        </w:numPr>
        <w:rPr>
          <w:sz w:val="22"/>
          <w:szCs w:val="22"/>
        </w:rPr>
      </w:pPr>
      <w:r w:rsidRPr="00DB5ED0">
        <w:rPr>
          <w:sz w:val="22"/>
          <w:szCs w:val="22"/>
        </w:rPr>
        <w:t xml:space="preserve">Dispute – If user feels the transaction is suspicious, they can raise dispute. On click raise dispute, app will redirect to the dispute screen where the transaction </w:t>
      </w:r>
      <w:r w:rsidR="008456A8">
        <w:rPr>
          <w:sz w:val="22"/>
          <w:szCs w:val="22"/>
        </w:rPr>
        <w:t>date</w:t>
      </w:r>
      <w:r w:rsidRPr="00DB5ED0">
        <w:rPr>
          <w:sz w:val="22"/>
          <w:szCs w:val="22"/>
        </w:rPr>
        <w:t xml:space="preserve"> and the transaction description will be prefilled, and customer can choose a dispute reason and enter the remarks and submit the dispute. Once the dispute is submitted, it will be visible in the admin module for the back-office users and the user can track form the service request section.</w:t>
      </w:r>
    </w:p>
    <w:p w14:paraId="6BC36A2A" w14:textId="0CAB7301" w:rsidR="00845EDF" w:rsidRDefault="00845EDF" w:rsidP="008511BF">
      <w:pPr>
        <w:ind w:firstLine="360"/>
        <w:rPr>
          <w:sz w:val="22"/>
          <w:szCs w:val="22"/>
        </w:rPr>
      </w:pPr>
      <w:r w:rsidRPr="00412260">
        <w:rPr>
          <w:b/>
          <w:bCs/>
          <w:sz w:val="22"/>
          <w:szCs w:val="22"/>
        </w:rPr>
        <w:t xml:space="preserve">APIs: </w:t>
      </w:r>
      <w:r w:rsidRPr="005B4FF1">
        <w:rPr>
          <w:sz w:val="22"/>
          <w:szCs w:val="22"/>
        </w:rPr>
        <w:t xml:space="preserve">The app will invoke the </w:t>
      </w:r>
      <w:proofErr w:type="spellStart"/>
      <w:r w:rsidR="008456A8">
        <w:rPr>
          <w:sz w:val="22"/>
          <w:szCs w:val="22"/>
        </w:rPr>
        <w:t>getCreditCardTransactionList</w:t>
      </w:r>
      <w:proofErr w:type="spellEnd"/>
      <w:r>
        <w:rPr>
          <w:sz w:val="22"/>
          <w:szCs w:val="22"/>
        </w:rPr>
        <w:t xml:space="preserve"> </w:t>
      </w:r>
      <w:r w:rsidRPr="005B4FF1">
        <w:rPr>
          <w:sz w:val="22"/>
          <w:szCs w:val="22"/>
        </w:rPr>
        <w:t>API.</w:t>
      </w:r>
    </w:p>
    <w:p w14:paraId="5BD2255C" w14:textId="167A0D12" w:rsidR="00577E86" w:rsidRDefault="00577E86" w:rsidP="00577E86">
      <w:pPr>
        <w:pStyle w:val="Heading3"/>
        <w:numPr>
          <w:ilvl w:val="2"/>
          <w:numId w:val="4"/>
        </w:numPr>
        <w:rPr>
          <w:sz w:val="24"/>
          <w:szCs w:val="24"/>
        </w:rPr>
      </w:pPr>
      <w:bookmarkStart w:id="138" w:name="_Toc117274661"/>
      <w:r w:rsidRPr="00577E86">
        <w:rPr>
          <w:sz w:val="24"/>
          <w:szCs w:val="24"/>
        </w:rPr>
        <w:t>Search Transaction</w:t>
      </w:r>
      <w:bookmarkEnd w:id="138"/>
    </w:p>
    <w:p w14:paraId="5EB1EE54" w14:textId="06E6B51B" w:rsidR="008511BF" w:rsidRPr="00816B83" w:rsidRDefault="008511BF" w:rsidP="008511BF">
      <w:pPr>
        <w:ind w:firstLine="360"/>
        <w:rPr>
          <w:sz w:val="22"/>
          <w:szCs w:val="22"/>
        </w:rPr>
      </w:pPr>
      <w:r w:rsidRPr="00816B83">
        <w:rPr>
          <w:b/>
          <w:bCs/>
          <w:sz w:val="22"/>
          <w:szCs w:val="22"/>
        </w:rPr>
        <w:t>Navigations:</w:t>
      </w:r>
      <w:r w:rsidRPr="00816B83">
        <w:rPr>
          <w:sz w:val="22"/>
          <w:szCs w:val="22"/>
        </w:rPr>
        <w:t xml:space="preserve"> Login -&gt; Menu -&gt; </w:t>
      </w:r>
      <w:r>
        <w:rPr>
          <w:sz w:val="22"/>
          <w:szCs w:val="22"/>
        </w:rPr>
        <w:t>Cards -&gt; Credit Cards</w:t>
      </w:r>
      <w:r w:rsidRPr="00816B83">
        <w:rPr>
          <w:sz w:val="22"/>
          <w:szCs w:val="22"/>
        </w:rPr>
        <w:t xml:space="preserve"> -&gt; </w:t>
      </w:r>
      <w:r>
        <w:rPr>
          <w:sz w:val="22"/>
          <w:szCs w:val="22"/>
        </w:rPr>
        <w:t xml:space="preserve">Search Transaction </w:t>
      </w:r>
    </w:p>
    <w:p w14:paraId="6B10E8FA" w14:textId="42B1985B" w:rsidR="008511BF" w:rsidRDefault="008511BF" w:rsidP="008511BF">
      <w:pPr>
        <w:pStyle w:val="ListParagraph"/>
        <w:numPr>
          <w:ilvl w:val="0"/>
          <w:numId w:val="13"/>
        </w:numPr>
        <w:rPr>
          <w:sz w:val="22"/>
          <w:szCs w:val="22"/>
        </w:rPr>
      </w:pPr>
      <w:r w:rsidRPr="00816B83">
        <w:rPr>
          <w:sz w:val="22"/>
          <w:szCs w:val="22"/>
        </w:rPr>
        <w:t xml:space="preserve">This section is for the customer to </w:t>
      </w:r>
      <w:r>
        <w:rPr>
          <w:sz w:val="22"/>
          <w:szCs w:val="22"/>
        </w:rPr>
        <w:t>search a</w:t>
      </w:r>
      <w:r w:rsidRPr="00816B83">
        <w:rPr>
          <w:sz w:val="22"/>
          <w:szCs w:val="22"/>
        </w:rPr>
        <w:t xml:space="preserve"> </w:t>
      </w:r>
      <w:r>
        <w:rPr>
          <w:sz w:val="22"/>
          <w:szCs w:val="22"/>
        </w:rPr>
        <w:t>transaction within the X number of days records configured for the Credit Card Statement</w:t>
      </w:r>
    </w:p>
    <w:p w14:paraId="02C69E35" w14:textId="77777777" w:rsidR="008511BF" w:rsidRDefault="008511BF" w:rsidP="008511BF">
      <w:pPr>
        <w:pStyle w:val="ListParagraph"/>
        <w:numPr>
          <w:ilvl w:val="0"/>
          <w:numId w:val="13"/>
        </w:numPr>
        <w:rPr>
          <w:sz w:val="22"/>
          <w:szCs w:val="22"/>
        </w:rPr>
      </w:pPr>
      <w:r>
        <w:rPr>
          <w:sz w:val="22"/>
          <w:szCs w:val="22"/>
        </w:rPr>
        <w:t>When a user click search transactions from menu and land in this screen, user needs to select an account from dropdown (if more than one) to search a specific transaction for the respective account.</w:t>
      </w:r>
    </w:p>
    <w:p w14:paraId="18B01393" w14:textId="31570E7B" w:rsidR="008511BF" w:rsidRDefault="008511BF" w:rsidP="008511BF">
      <w:pPr>
        <w:pStyle w:val="ListParagraph"/>
        <w:numPr>
          <w:ilvl w:val="0"/>
          <w:numId w:val="13"/>
        </w:numPr>
        <w:rPr>
          <w:sz w:val="22"/>
          <w:szCs w:val="22"/>
        </w:rPr>
      </w:pPr>
      <w:r>
        <w:rPr>
          <w:sz w:val="22"/>
          <w:szCs w:val="22"/>
        </w:rPr>
        <w:lastRenderedPageBreak/>
        <w:t>User can search for a record based on the following:</w:t>
      </w:r>
    </w:p>
    <w:p w14:paraId="2CF2EECD" w14:textId="77777777" w:rsidR="008511BF" w:rsidRDefault="008511BF" w:rsidP="008511BF">
      <w:pPr>
        <w:pStyle w:val="ListParagraph"/>
        <w:numPr>
          <w:ilvl w:val="1"/>
          <w:numId w:val="13"/>
        </w:numPr>
        <w:rPr>
          <w:sz w:val="22"/>
          <w:szCs w:val="22"/>
        </w:rPr>
      </w:pPr>
      <w:r>
        <w:rPr>
          <w:sz w:val="22"/>
          <w:szCs w:val="22"/>
        </w:rPr>
        <w:t>Transaction Date</w:t>
      </w:r>
    </w:p>
    <w:p w14:paraId="7EBFF979" w14:textId="77777777" w:rsidR="008511BF" w:rsidRDefault="008511BF" w:rsidP="008511BF">
      <w:pPr>
        <w:pStyle w:val="ListParagraph"/>
        <w:numPr>
          <w:ilvl w:val="1"/>
          <w:numId w:val="13"/>
        </w:numPr>
        <w:rPr>
          <w:sz w:val="22"/>
          <w:szCs w:val="22"/>
        </w:rPr>
      </w:pPr>
      <w:r>
        <w:rPr>
          <w:sz w:val="22"/>
          <w:szCs w:val="22"/>
        </w:rPr>
        <w:t>Transaction Amount</w:t>
      </w:r>
    </w:p>
    <w:p w14:paraId="25D29058" w14:textId="2C3A83E9" w:rsidR="008511BF" w:rsidRDefault="008511BF" w:rsidP="008511BF">
      <w:pPr>
        <w:pStyle w:val="ListParagraph"/>
        <w:numPr>
          <w:ilvl w:val="1"/>
          <w:numId w:val="13"/>
        </w:numPr>
        <w:rPr>
          <w:sz w:val="22"/>
          <w:szCs w:val="22"/>
        </w:rPr>
      </w:pPr>
      <w:r>
        <w:rPr>
          <w:sz w:val="22"/>
          <w:szCs w:val="22"/>
        </w:rPr>
        <w:t>Transaction Type – Credit/Debit/Both</w:t>
      </w:r>
    </w:p>
    <w:p w14:paraId="7C58C62F" w14:textId="77777777" w:rsidR="008511BF" w:rsidRPr="00845EDF" w:rsidRDefault="008511BF" w:rsidP="008511BF">
      <w:pPr>
        <w:pStyle w:val="ListParagraph"/>
        <w:numPr>
          <w:ilvl w:val="0"/>
          <w:numId w:val="13"/>
        </w:numPr>
        <w:rPr>
          <w:sz w:val="22"/>
          <w:szCs w:val="22"/>
        </w:rPr>
      </w:pPr>
      <w:r>
        <w:rPr>
          <w:sz w:val="22"/>
          <w:szCs w:val="22"/>
        </w:rPr>
        <w:t>When user search for a record, t</w:t>
      </w:r>
      <w:r w:rsidRPr="00845EDF">
        <w:rPr>
          <w:sz w:val="22"/>
          <w:szCs w:val="22"/>
        </w:rPr>
        <w:t xml:space="preserve">he app will display the following details in the </w:t>
      </w:r>
      <w:r>
        <w:rPr>
          <w:sz w:val="22"/>
          <w:szCs w:val="22"/>
        </w:rPr>
        <w:t>statement screen</w:t>
      </w:r>
      <w:r w:rsidRPr="00845EDF">
        <w:rPr>
          <w:sz w:val="22"/>
          <w:szCs w:val="22"/>
        </w:rPr>
        <w:t>:</w:t>
      </w:r>
    </w:p>
    <w:p w14:paraId="74B7ECFC" w14:textId="77777777" w:rsidR="008511BF" w:rsidRPr="00215044" w:rsidRDefault="008511BF" w:rsidP="008511BF">
      <w:pPr>
        <w:pStyle w:val="ListParagraph"/>
        <w:numPr>
          <w:ilvl w:val="1"/>
          <w:numId w:val="13"/>
        </w:numPr>
        <w:rPr>
          <w:sz w:val="22"/>
          <w:szCs w:val="22"/>
        </w:rPr>
      </w:pPr>
      <w:r w:rsidRPr="00215044">
        <w:rPr>
          <w:sz w:val="22"/>
          <w:szCs w:val="22"/>
        </w:rPr>
        <w:t>Transaction Date</w:t>
      </w:r>
    </w:p>
    <w:p w14:paraId="4F0B7FC0" w14:textId="77777777" w:rsidR="008511BF" w:rsidRDefault="008511BF" w:rsidP="008511BF">
      <w:pPr>
        <w:pStyle w:val="ListParagraph"/>
        <w:numPr>
          <w:ilvl w:val="1"/>
          <w:numId w:val="13"/>
        </w:numPr>
        <w:rPr>
          <w:sz w:val="22"/>
          <w:szCs w:val="22"/>
        </w:rPr>
      </w:pPr>
      <w:r w:rsidRPr="00215044">
        <w:rPr>
          <w:sz w:val="22"/>
          <w:szCs w:val="22"/>
        </w:rPr>
        <w:t xml:space="preserve">Transaction </w:t>
      </w:r>
      <w:r>
        <w:rPr>
          <w:sz w:val="22"/>
          <w:szCs w:val="22"/>
        </w:rPr>
        <w:t>Description</w:t>
      </w:r>
    </w:p>
    <w:p w14:paraId="0730BA80" w14:textId="77777777" w:rsidR="008511BF" w:rsidRPr="00215044" w:rsidRDefault="008511BF" w:rsidP="008511BF">
      <w:pPr>
        <w:pStyle w:val="ListParagraph"/>
        <w:numPr>
          <w:ilvl w:val="1"/>
          <w:numId w:val="13"/>
        </w:numPr>
        <w:rPr>
          <w:sz w:val="22"/>
          <w:szCs w:val="22"/>
        </w:rPr>
      </w:pPr>
      <w:r w:rsidRPr="00215044">
        <w:rPr>
          <w:sz w:val="22"/>
          <w:szCs w:val="22"/>
        </w:rPr>
        <w:t>Transaction Amount</w:t>
      </w:r>
    </w:p>
    <w:p w14:paraId="736F7A7E" w14:textId="77777777" w:rsidR="008511BF" w:rsidRDefault="008511BF" w:rsidP="008511BF">
      <w:pPr>
        <w:pStyle w:val="ListParagraph"/>
        <w:numPr>
          <w:ilvl w:val="1"/>
          <w:numId w:val="13"/>
        </w:numPr>
        <w:rPr>
          <w:sz w:val="22"/>
          <w:szCs w:val="22"/>
        </w:rPr>
      </w:pPr>
      <w:r w:rsidRPr="00215044">
        <w:rPr>
          <w:sz w:val="22"/>
          <w:szCs w:val="22"/>
        </w:rPr>
        <w:t>Debit / Credit Indicator</w:t>
      </w:r>
    </w:p>
    <w:p w14:paraId="246A2ABA" w14:textId="77777777" w:rsidR="008511BF" w:rsidRPr="00DB5ED0" w:rsidRDefault="008511BF" w:rsidP="008511BF">
      <w:pPr>
        <w:pStyle w:val="ListParagraph"/>
        <w:numPr>
          <w:ilvl w:val="0"/>
          <w:numId w:val="13"/>
        </w:numPr>
        <w:rPr>
          <w:sz w:val="22"/>
          <w:szCs w:val="22"/>
        </w:rPr>
      </w:pPr>
      <w:r w:rsidRPr="00DB5ED0">
        <w:rPr>
          <w:sz w:val="22"/>
          <w:szCs w:val="22"/>
        </w:rPr>
        <w:t>User will have the following options:</w:t>
      </w:r>
    </w:p>
    <w:p w14:paraId="17F5F0FF" w14:textId="77777777" w:rsidR="008511BF" w:rsidRPr="00DB5ED0" w:rsidRDefault="008511BF" w:rsidP="008511BF">
      <w:pPr>
        <w:pStyle w:val="ListParagraph"/>
        <w:numPr>
          <w:ilvl w:val="1"/>
          <w:numId w:val="13"/>
        </w:numPr>
        <w:rPr>
          <w:sz w:val="22"/>
          <w:szCs w:val="22"/>
        </w:rPr>
      </w:pPr>
      <w:r w:rsidRPr="00DB5ED0">
        <w:rPr>
          <w:sz w:val="22"/>
          <w:szCs w:val="22"/>
        </w:rPr>
        <w:t>Share – If user accessing from the mobile app, they can share the transaction details using device native share feature.</w:t>
      </w:r>
    </w:p>
    <w:p w14:paraId="512B2ECB" w14:textId="77777777" w:rsidR="008511BF" w:rsidRDefault="008511BF" w:rsidP="008511BF">
      <w:pPr>
        <w:pStyle w:val="ListParagraph"/>
        <w:numPr>
          <w:ilvl w:val="1"/>
          <w:numId w:val="13"/>
        </w:numPr>
        <w:rPr>
          <w:sz w:val="22"/>
          <w:szCs w:val="22"/>
        </w:rPr>
      </w:pPr>
      <w:r>
        <w:rPr>
          <w:sz w:val="22"/>
          <w:szCs w:val="22"/>
        </w:rPr>
        <w:t>Download – User will have the option to download the statement. If user access from mobile app, they can download a PDF version only, whereas if user access from internet banking application they can download in both PDF and Excel format.</w:t>
      </w:r>
    </w:p>
    <w:p w14:paraId="63542E13" w14:textId="1A896DD5" w:rsidR="00577E86" w:rsidRPr="006921BF" w:rsidRDefault="008511BF" w:rsidP="006921BF">
      <w:pPr>
        <w:pStyle w:val="ListParagraph"/>
        <w:numPr>
          <w:ilvl w:val="1"/>
          <w:numId w:val="13"/>
        </w:numPr>
        <w:rPr>
          <w:sz w:val="22"/>
          <w:szCs w:val="22"/>
        </w:rPr>
      </w:pPr>
      <w:r w:rsidRPr="00DB5ED0">
        <w:rPr>
          <w:sz w:val="22"/>
          <w:szCs w:val="22"/>
        </w:rPr>
        <w:t xml:space="preserve">Dispute – If user feels the transaction is suspicious, they can raise dispute. On click raise dispute, app will redirect to the dispute screen where the transaction </w:t>
      </w:r>
      <w:r>
        <w:rPr>
          <w:sz w:val="22"/>
          <w:szCs w:val="22"/>
        </w:rPr>
        <w:t>date</w:t>
      </w:r>
      <w:r w:rsidRPr="00DB5ED0">
        <w:rPr>
          <w:sz w:val="22"/>
          <w:szCs w:val="22"/>
        </w:rPr>
        <w:t xml:space="preserve"> and the transaction description will be prefilled, and customer can choose a dispute reason and enter the remarks and submit the dispute. Once the dispute is submitted, it will be visible in the admin module for the back-office users and the user can track form the service request section.</w:t>
      </w:r>
    </w:p>
    <w:p w14:paraId="1BB7766A" w14:textId="4EE828C7" w:rsidR="002E6145" w:rsidRDefault="002E6145" w:rsidP="005C1BE0">
      <w:pPr>
        <w:pStyle w:val="Heading1"/>
        <w:numPr>
          <w:ilvl w:val="0"/>
          <w:numId w:val="4"/>
        </w:numPr>
        <w:jc w:val="both"/>
        <w:rPr>
          <w:rFonts w:cstheme="minorHAnsi"/>
          <w:sz w:val="24"/>
          <w:szCs w:val="24"/>
        </w:rPr>
      </w:pPr>
      <w:bookmarkStart w:id="139" w:name="_Toc117274662"/>
      <w:r>
        <w:rPr>
          <w:rFonts w:cstheme="minorHAnsi"/>
          <w:sz w:val="24"/>
          <w:szCs w:val="24"/>
        </w:rPr>
        <w:t>Transaction Surveys</w:t>
      </w:r>
      <w:bookmarkEnd w:id="139"/>
    </w:p>
    <w:p w14:paraId="28644B4A" w14:textId="650BCCA3" w:rsidR="002E6145" w:rsidRDefault="002E6145" w:rsidP="002E6145">
      <w:pPr>
        <w:pStyle w:val="ListParagraph"/>
        <w:numPr>
          <w:ilvl w:val="0"/>
          <w:numId w:val="13"/>
        </w:numPr>
        <w:rPr>
          <w:sz w:val="22"/>
          <w:szCs w:val="22"/>
        </w:rPr>
      </w:pPr>
      <w:r>
        <w:rPr>
          <w:sz w:val="22"/>
          <w:szCs w:val="22"/>
        </w:rPr>
        <w:t>The app will prompt a transaction survey about the respective transaction in the success screen based on configuration.</w:t>
      </w:r>
    </w:p>
    <w:p w14:paraId="2AA92156" w14:textId="77777777" w:rsidR="002E6145" w:rsidRDefault="002E6145" w:rsidP="002E6145">
      <w:pPr>
        <w:pStyle w:val="ListParagraph"/>
        <w:numPr>
          <w:ilvl w:val="0"/>
          <w:numId w:val="13"/>
        </w:numPr>
        <w:rPr>
          <w:sz w:val="22"/>
          <w:szCs w:val="22"/>
        </w:rPr>
      </w:pPr>
      <w:r w:rsidRPr="002E6145">
        <w:rPr>
          <w:sz w:val="22"/>
          <w:szCs w:val="22"/>
        </w:rPr>
        <w:t>User will have the option to submit or to exit survey questions.</w:t>
      </w:r>
    </w:p>
    <w:p w14:paraId="63991BF8" w14:textId="4036980D" w:rsidR="00F168C0" w:rsidRPr="002E6145" w:rsidRDefault="00F168C0" w:rsidP="002E6145">
      <w:pPr>
        <w:pStyle w:val="ListParagraph"/>
        <w:numPr>
          <w:ilvl w:val="0"/>
          <w:numId w:val="13"/>
        </w:numPr>
        <w:rPr>
          <w:sz w:val="22"/>
          <w:szCs w:val="22"/>
        </w:rPr>
      </w:pPr>
      <w:r>
        <w:rPr>
          <w:sz w:val="22"/>
          <w:szCs w:val="22"/>
        </w:rPr>
        <w:t>User needs to rate in the scale of 1 to 5 and submit feedback (if any).</w:t>
      </w:r>
    </w:p>
    <w:p w14:paraId="74C7BA97" w14:textId="4EDA219C" w:rsidR="002E6145" w:rsidRPr="002E6145" w:rsidRDefault="002E6145" w:rsidP="007B7289">
      <w:pPr>
        <w:pStyle w:val="ListParagraph"/>
        <w:numPr>
          <w:ilvl w:val="0"/>
          <w:numId w:val="13"/>
        </w:numPr>
      </w:pPr>
      <w:r w:rsidRPr="002E6145">
        <w:rPr>
          <w:sz w:val="22"/>
          <w:szCs w:val="22"/>
        </w:rPr>
        <w:t>The survey is configurable from admin module.</w:t>
      </w:r>
    </w:p>
    <w:p w14:paraId="2B608BF9" w14:textId="6B0E3942" w:rsidR="0005436C" w:rsidRDefault="0005436C" w:rsidP="005C1BE0">
      <w:pPr>
        <w:pStyle w:val="Heading1"/>
        <w:numPr>
          <w:ilvl w:val="0"/>
          <w:numId w:val="4"/>
        </w:numPr>
        <w:jc w:val="both"/>
        <w:rPr>
          <w:rFonts w:cstheme="minorHAnsi"/>
          <w:sz w:val="24"/>
          <w:szCs w:val="24"/>
        </w:rPr>
      </w:pPr>
      <w:bookmarkStart w:id="140" w:name="_Toc117274663"/>
      <w:r>
        <w:rPr>
          <w:rFonts w:cstheme="minorHAnsi"/>
          <w:sz w:val="24"/>
          <w:szCs w:val="24"/>
        </w:rPr>
        <w:t>Service Requests</w:t>
      </w:r>
      <w:bookmarkEnd w:id="140"/>
    </w:p>
    <w:p w14:paraId="270EC032" w14:textId="28546F04" w:rsidR="0005436C" w:rsidRDefault="0005436C" w:rsidP="0005436C">
      <w:pPr>
        <w:pStyle w:val="ListParagraph"/>
        <w:numPr>
          <w:ilvl w:val="0"/>
          <w:numId w:val="13"/>
        </w:numPr>
        <w:rPr>
          <w:sz w:val="22"/>
          <w:szCs w:val="22"/>
        </w:rPr>
      </w:pPr>
      <w:r>
        <w:rPr>
          <w:sz w:val="22"/>
          <w:szCs w:val="22"/>
        </w:rPr>
        <w:t>The section is for the customer to view the disputes and other requests raised with bank.</w:t>
      </w:r>
    </w:p>
    <w:p w14:paraId="3C0F222A" w14:textId="2D305703" w:rsidR="0005436C" w:rsidRDefault="0005436C" w:rsidP="0005436C">
      <w:pPr>
        <w:pStyle w:val="ListParagraph"/>
        <w:numPr>
          <w:ilvl w:val="0"/>
          <w:numId w:val="13"/>
        </w:numPr>
        <w:rPr>
          <w:sz w:val="22"/>
          <w:szCs w:val="22"/>
        </w:rPr>
      </w:pPr>
      <w:r>
        <w:rPr>
          <w:sz w:val="22"/>
          <w:szCs w:val="22"/>
        </w:rPr>
        <w:t xml:space="preserve">The request lists </w:t>
      </w:r>
      <w:r w:rsidR="007F4061">
        <w:rPr>
          <w:sz w:val="22"/>
          <w:szCs w:val="22"/>
        </w:rPr>
        <w:t>include</w:t>
      </w:r>
      <w:r>
        <w:rPr>
          <w:sz w:val="22"/>
          <w:szCs w:val="22"/>
        </w:rPr>
        <w:t xml:space="preserve"> the following details:</w:t>
      </w:r>
    </w:p>
    <w:p w14:paraId="3C5C16B4" w14:textId="27675751" w:rsidR="0005436C" w:rsidRDefault="0005436C" w:rsidP="0005436C">
      <w:pPr>
        <w:pStyle w:val="ListParagraph"/>
        <w:numPr>
          <w:ilvl w:val="1"/>
          <w:numId w:val="13"/>
        </w:numPr>
        <w:rPr>
          <w:sz w:val="22"/>
          <w:szCs w:val="22"/>
        </w:rPr>
      </w:pPr>
      <w:r>
        <w:rPr>
          <w:sz w:val="22"/>
          <w:szCs w:val="22"/>
        </w:rPr>
        <w:t>Type</w:t>
      </w:r>
    </w:p>
    <w:p w14:paraId="634A9A92" w14:textId="08F5DC18" w:rsidR="0005436C" w:rsidRDefault="0005436C" w:rsidP="0005436C">
      <w:pPr>
        <w:pStyle w:val="ListParagraph"/>
        <w:numPr>
          <w:ilvl w:val="1"/>
          <w:numId w:val="13"/>
        </w:numPr>
        <w:rPr>
          <w:sz w:val="22"/>
          <w:szCs w:val="22"/>
        </w:rPr>
      </w:pPr>
      <w:r>
        <w:rPr>
          <w:sz w:val="22"/>
          <w:szCs w:val="22"/>
        </w:rPr>
        <w:t>Requested for</w:t>
      </w:r>
    </w:p>
    <w:p w14:paraId="09B55F3F" w14:textId="5B388DE8" w:rsidR="0005436C" w:rsidRDefault="0005436C" w:rsidP="0005436C">
      <w:pPr>
        <w:pStyle w:val="ListParagraph"/>
        <w:numPr>
          <w:ilvl w:val="1"/>
          <w:numId w:val="13"/>
        </w:numPr>
        <w:rPr>
          <w:sz w:val="22"/>
          <w:szCs w:val="22"/>
        </w:rPr>
      </w:pPr>
      <w:r>
        <w:rPr>
          <w:sz w:val="22"/>
          <w:szCs w:val="22"/>
        </w:rPr>
        <w:t>Request Date</w:t>
      </w:r>
    </w:p>
    <w:p w14:paraId="74846D9F" w14:textId="3475A1FD" w:rsidR="0005436C" w:rsidRDefault="007F4061" w:rsidP="007B7289">
      <w:pPr>
        <w:pStyle w:val="ListParagraph"/>
        <w:numPr>
          <w:ilvl w:val="1"/>
          <w:numId w:val="13"/>
        </w:numPr>
      </w:pPr>
      <w:r w:rsidRPr="007F4061">
        <w:rPr>
          <w:sz w:val="22"/>
          <w:szCs w:val="22"/>
        </w:rPr>
        <w:t>Status</w:t>
      </w:r>
    </w:p>
    <w:p w14:paraId="6F927BA2" w14:textId="619DF800" w:rsidR="0038637B" w:rsidRDefault="0038637B" w:rsidP="005C1BE0">
      <w:pPr>
        <w:pStyle w:val="Heading1"/>
        <w:numPr>
          <w:ilvl w:val="0"/>
          <w:numId w:val="4"/>
        </w:numPr>
        <w:jc w:val="both"/>
        <w:rPr>
          <w:rFonts w:cstheme="minorHAnsi"/>
          <w:sz w:val="24"/>
          <w:szCs w:val="24"/>
        </w:rPr>
      </w:pPr>
      <w:bookmarkStart w:id="141" w:name="_Toc117274664"/>
      <w:r>
        <w:rPr>
          <w:rFonts w:cstheme="minorHAnsi"/>
          <w:sz w:val="24"/>
          <w:szCs w:val="24"/>
        </w:rPr>
        <w:t>Apply Now</w:t>
      </w:r>
      <w:bookmarkEnd w:id="141"/>
    </w:p>
    <w:p w14:paraId="04400579" w14:textId="0A6756BA" w:rsidR="0038637B" w:rsidRDefault="0038637B" w:rsidP="0038637B">
      <w:pPr>
        <w:pStyle w:val="ListParagraph"/>
        <w:numPr>
          <w:ilvl w:val="0"/>
          <w:numId w:val="13"/>
        </w:numPr>
        <w:rPr>
          <w:sz w:val="22"/>
          <w:szCs w:val="22"/>
        </w:rPr>
      </w:pPr>
      <w:r w:rsidRPr="0038637B">
        <w:rPr>
          <w:sz w:val="22"/>
          <w:szCs w:val="22"/>
        </w:rPr>
        <w:t>This section is for the customer to apply for new product.</w:t>
      </w:r>
    </w:p>
    <w:p w14:paraId="3976D877" w14:textId="633A68A5" w:rsidR="0038637B" w:rsidRDefault="0038637B" w:rsidP="0038637B">
      <w:pPr>
        <w:pStyle w:val="ListParagraph"/>
        <w:numPr>
          <w:ilvl w:val="0"/>
          <w:numId w:val="13"/>
        </w:numPr>
        <w:rPr>
          <w:sz w:val="22"/>
          <w:szCs w:val="22"/>
        </w:rPr>
      </w:pPr>
      <w:r>
        <w:rPr>
          <w:sz w:val="22"/>
          <w:szCs w:val="22"/>
        </w:rPr>
        <w:t>User can apply for the following:</w:t>
      </w:r>
    </w:p>
    <w:p w14:paraId="52CD5D34" w14:textId="02E01B19" w:rsidR="0038637B" w:rsidRDefault="0038637B" w:rsidP="0038637B">
      <w:pPr>
        <w:pStyle w:val="ListParagraph"/>
        <w:numPr>
          <w:ilvl w:val="1"/>
          <w:numId w:val="13"/>
        </w:numPr>
        <w:rPr>
          <w:sz w:val="22"/>
          <w:szCs w:val="22"/>
        </w:rPr>
      </w:pPr>
      <w:r>
        <w:rPr>
          <w:sz w:val="22"/>
          <w:szCs w:val="22"/>
        </w:rPr>
        <w:lastRenderedPageBreak/>
        <w:t>Accounts</w:t>
      </w:r>
    </w:p>
    <w:p w14:paraId="6843A7F9" w14:textId="537E8895" w:rsidR="0038637B" w:rsidRDefault="0038637B" w:rsidP="0038637B">
      <w:pPr>
        <w:pStyle w:val="ListParagraph"/>
        <w:numPr>
          <w:ilvl w:val="1"/>
          <w:numId w:val="13"/>
        </w:numPr>
        <w:rPr>
          <w:sz w:val="22"/>
          <w:szCs w:val="22"/>
        </w:rPr>
      </w:pPr>
      <w:r>
        <w:rPr>
          <w:sz w:val="22"/>
          <w:szCs w:val="22"/>
        </w:rPr>
        <w:t>Deposits</w:t>
      </w:r>
    </w:p>
    <w:p w14:paraId="384A8DE0" w14:textId="071E5EEB" w:rsidR="0038637B" w:rsidRDefault="0038637B" w:rsidP="0038637B">
      <w:pPr>
        <w:pStyle w:val="Heading2"/>
        <w:numPr>
          <w:ilvl w:val="1"/>
          <w:numId w:val="4"/>
        </w:numPr>
        <w:tabs>
          <w:tab w:val="left" w:pos="990"/>
        </w:tabs>
        <w:rPr>
          <w:rFonts w:cstheme="minorHAnsi"/>
          <w:sz w:val="24"/>
          <w:szCs w:val="24"/>
        </w:rPr>
      </w:pPr>
      <w:bookmarkStart w:id="142" w:name="_Toc117274665"/>
      <w:r w:rsidRPr="0038637B">
        <w:rPr>
          <w:rFonts w:cstheme="minorHAnsi"/>
          <w:sz w:val="24"/>
          <w:szCs w:val="24"/>
        </w:rPr>
        <w:t>Apply for Accounts</w:t>
      </w:r>
      <w:bookmarkEnd w:id="142"/>
    </w:p>
    <w:p w14:paraId="3420386B" w14:textId="7EAADBEA" w:rsidR="0061413E" w:rsidRPr="00FE588E" w:rsidRDefault="0061413E" w:rsidP="0061413E">
      <w:pPr>
        <w:ind w:left="360"/>
      </w:pPr>
      <w:r w:rsidRPr="0061413E">
        <w:rPr>
          <w:b/>
          <w:bCs/>
          <w:sz w:val="22"/>
          <w:szCs w:val="22"/>
        </w:rPr>
        <w:t>Navigations:</w:t>
      </w:r>
      <w:r w:rsidRPr="0061413E">
        <w:rPr>
          <w:sz w:val="22"/>
          <w:szCs w:val="22"/>
        </w:rPr>
        <w:t xml:space="preserve"> Login -&gt; Menu -&gt; </w:t>
      </w:r>
      <w:r>
        <w:rPr>
          <w:sz w:val="22"/>
          <w:szCs w:val="22"/>
        </w:rPr>
        <w:t>Apply Now</w:t>
      </w:r>
      <w:r w:rsidRPr="0061413E">
        <w:rPr>
          <w:sz w:val="22"/>
          <w:szCs w:val="22"/>
        </w:rPr>
        <w:t xml:space="preserve"> -&gt; </w:t>
      </w:r>
      <w:r>
        <w:rPr>
          <w:sz w:val="22"/>
          <w:szCs w:val="22"/>
        </w:rPr>
        <w:t>Apply for Accounts</w:t>
      </w:r>
    </w:p>
    <w:p w14:paraId="059C712B" w14:textId="3F0B3821" w:rsidR="0061413E" w:rsidRDefault="0061413E" w:rsidP="0061413E">
      <w:pPr>
        <w:pStyle w:val="ListParagraph"/>
        <w:numPr>
          <w:ilvl w:val="0"/>
          <w:numId w:val="13"/>
        </w:numPr>
        <w:rPr>
          <w:sz w:val="22"/>
          <w:szCs w:val="22"/>
        </w:rPr>
      </w:pPr>
      <w:r w:rsidRPr="00CA4983">
        <w:rPr>
          <w:sz w:val="22"/>
          <w:szCs w:val="22"/>
        </w:rPr>
        <w:t xml:space="preserve">The section is for the </w:t>
      </w:r>
      <w:r>
        <w:rPr>
          <w:sz w:val="22"/>
          <w:szCs w:val="22"/>
        </w:rPr>
        <w:t>user</w:t>
      </w:r>
      <w:r w:rsidRPr="00CA4983">
        <w:rPr>
          <w:sz w:val="22"/>
          <w:szCs w:val="22"/>
        </w:rPr>
        <w:t xml:space="preserve"> to </w:t>
      </w:r>
      <w:r>
        <w:rPr>
          <w:sz w:val="22"/>
          <w:szCs w:val="22"/>
        </w:rPr>
        <w:t>apply for accounts.</w:t>
      </w:r>
    </w:p>
    <w:p w14:paraId="6E5698DF" w14:textId="05E5C7F5" w:rsidR="00992BB2" w:rsidRPr="00992BB2" w:rsidRDefault="00992BB2" w:rsidP="00992BB2">
      <w:pPr>
        <w:ind w:left="360"/>
        <w:rPr>
          <w:b/>
          <w:bCs/>
          <w:sz w:val="24"/>
          <w:szCs w:val="24"/>
        </w:rPr>
      </w:pPr>
      <w:r w:rsidRPr="00992BB2">
        <w:rPr>
          <w:b/>
          <w:bCs/>
          <w:sz w:val="24"/>
          <w:szCs w:val="24"/>
        </w:rPr>
        <w:t>Screen 1:</w:t>
      </w:r>
    </w:p>
    <w:p w14:paraId="0745C661" w14:textId="7C29E582" w:rsidR="0061413E" w:rsidRDefault="0061413E" w:rsidP="0061413E">
      <w:pPr>
        <w:pStyle w:val="ListParagraph"/>
        <w:numPr>
          <w:ilvl w:val="0"/>
          <w:numId w:val="13"/>
        </w:numPr>
        <w:rPr>
          <w:sz w:val="22"/>
          <w:szCs w:val="22"/>
        </w:rPr>
      </w:pPr>
      <w:r>
        <w:rPr>
          <w:sz w:val="22"/>
          <w:szCs w:val="22"/>
        </w:rPr>
        <w:t>The user can apply for the following type of accounts:</w:t>
      </w:r>
    </w:p>
    <w:p w14:paraId="0266EF6C" w14:textId="7EBE8089" w:rsidR="0061413E" w:rsidRDefault="0061413E" w:rsidP="0061413E">
      <w:pPr>
        <w:pStyle w:val="ListParagraph"/>
        <w:numPr>
          <w:ilvl w:val="1"/>
          <w:numId w:val="13"/>
        </w:numPr>
        <w:rPr>
          <w:sz w:val="22"/>
          <w:szCs w:val="22"/>
        </w:rPr>
      </w:pPr>
      <w:r>
        <w:rPr>
          <w:sz w:val="22"/>
          <w:szCs w:val="22"/>
        </w:rPr>
        <w:t>Savings</w:t>
      </w:r>
    </w:p>
    <w:p w14:paraId="6D55F337" w14:textId="69205406" w:rsidR="0061413E" w:rsidRDefault="0061413E" w:rsidP="0061413E">
      <w:pPr>
        <w:pStyle w:val="ListParagraph"/>
        <w:numPr>
          <w:ilvl w:val="1"/>
          <w:numId w:val="13"/>
        </w:numPr>
        <w:rPr>
          <w:sz w:val="22"/>
          <w:szCs w:val="22"/>
        </w:rPr>
      </w:pPr>
      <w:r>
        <w:rPr>
          <w:sz w:val="22"/>
          <w:szCs w:val="22"/>
        </w:rPr>
        <w:t>Current</w:t>
      </w:r>
    </w:p>
    <w:p w14:paraId="18444A17" w14:textId="4DF85821" w:rsidR="0061413E" w:rsidRDefault="0061413E" w:rsidP="0061413E">
      <w:pPr>
        <w:pStyle w:val="ListParagraph"/>
        <w:numPr>
          <w:ilvl w:val="1"/>
          <w:numId w:val="13"/>
        </w:numPr>
        <w:rPr>
          <w:sz w:val="22"/>
          <w:szCs w:val="22"/>
        </w:rPr>
      </w:pPr>
      <w:r>
        <w:rPr>
          <w:sz w:val="22"/>
          <w:szCs w:val="22"/>
        </w:rPr>
        <w:t>Tier Savings Account</w:t>
      </w:r>
    </w:p>
    <w:p w14:paraId="4B59DA15" w14:textId="0595D1D9" w:rsidR="0061413E" w:rsidRDefault="0061413E" w:rsidP="0061413E">
      <w:pPr>
        <w:pStyle w:val="ListParagraph"/>
        <w:numPr>
          <w:ilvl w:val="0"/>
          <w:numId w:val="13"/>
        </w:numPr>
        <w:rPr>
          <w:sz w:val="22"/>
          <w:szCs w:val="22"/>
        </w:rPr>
      </w:pPr>
      <w:r>
        <w:rPr>
          <w:sz w:val="22"/>
          <w:szCs w:val="22"/>
        </w:rPr>
        <w:t xml:space="preserve">Once user selects apply for accounts, app will display the above options. </w:t>
      </w:r>
    </w:p>
    <w:p w14:paraId="7DEF5AFE" w14:textId="77777777" w:rsidR="00CB4ADF" w:rsidRPr="00CB4ADF" w:rsidRDefault="00992BB2" w:rsidP="005436F9">
      <w:pPr>
        <w:pStyle w:val="ListParagraph"/>
        <w:numPr>
          <w:ilvl w:val="0"/>
          <w:numId w:val="13"/>
        </w:numPr>
      </w:pPr>
      <w:r w:rsidRPr="00992BB2">
        <w:rPr>
          <w:sz w:val="22"/>
          <w:szCs w:val="22"/>
        </w:rPr>
        <w:t xml:space="preserve">On select an account type app will validate whether </w:t>
      </w:r>
      <w:r w:rsidR="00CB4ADF">
        <w:rPr>
          <w:sz w:val="22"/>
          <w:szCs w:val="22"/>
        </w:rPr>
        <w:t xml:space="preserve">User’s any account is in </w:t>
      </w:r>
      <w:r w:rsidR="00CB4ADF" w:rsidRPr="006805AD">
        <w:rPr>
          <w:sz w:val="22"/>
          <w:szCs w:val="22"/>
        </w:rPr>
        <w:t>LGD / Compliance / Recovery Team</w:t>
      </w:r>
      <w:r w:rsidR="00CB4ADF">
        <w:rPr>
          <w:sz w:val="22"/>
          <w:szCs w:val="22"/>
        </w:rPr>
        <w:t xml:space="preserve"> and have </w:t>
      </w:r>
      <w:r w:rsidRPr="00992BB2">
        <w:rPr>
          <w:sz w:val="22"/>
          <w:szCs w:val="22"/>
        </w:rPr>
        <w:t xml:space="preserve">valid EID. </w:t>
      </w:r>
    </w:p>
    <w:p w14:paraId="577209FE" w14:textId="6A287540" w:rsidR="00CB4ADF" w:rsidRPr="00CB4ADF" w:rsidRDefault="00CB4ADF" w:rsidP="00CB4ADF">
      <w:pPr>
        <w:pStyle w:val="ListParagraph"/>
        <w:numPr>
          <w:ilvl w:val="1"/>
          <w:numId w:val="13"/>
        </w:numPr>
      </w:pPr>
      <w:r>
        <w:rPr>
          <w:sz w:val="22"/>
          <w:szCs w:val="22"/>
        </w:rPr>
        <w:t xml:space="preserve">If any account is in </w:t>
      </w:r>
      <w:r w:rsidRPr="006805AD">
        <w:rPr>
          <w:sz w:val="22"/>
          <w:szCs w:val="22"/>
        </w:rPr>
        <w:t>LGD / Compliance / Recovery Team</w:t>
      </w:r>
      <w:r>
        <w:rPr>
          <w:sz w:val="22"/>
          <w:szCs w:val="22"/>
        </w:rPr>
        <w:t xml:space="preserve">, app will display error “You could not open the product” and on click ok, app exits to dashboard. </w:t>
      </w:r>
    </w:p>
    <w:p w14:paraId="332C0D7A" w14:textId="5DF692FE" w:rsidR="0038637B" w:rsidRPr="00992BB2" w:rsidRDefault="00992BB2" w:rsidP="00CB4ADF">
      <w:pPr>
        <w:pStyle w:val="ListParagraph"/>
        <w:numPr>
          <w:ilvl w:val="1"/>
          <w:numId w:val="13"/>
        </w:numPr>
      </w:pPr>
      <w:r w:rsidRPr="00992BB2">
        <w:rPr>
          <w:sz w:val="22"/>
          <w:szCs w:val="22"/>
        </w:rPr>
        <w:t xml:space="preserve">If </w:t>
      </w:r>
      <w:r w:rsidR="00CB4ADF">
        <w:rPr>
          <w:sz w:val="22"/>
          <w:szCs w:val="22"/>
        </w:rPr>
        <w:t>EID is</w:t>
      </w:r>
      <w:r w:rsidRPr="00992BB2">
        <w:rPr>
          <w:sz w:val="22"/>
          <w:szCs w:val="22"/>
        </w:rPr>
        <w:t xml:space="preserve"> expired</w:t>
      </w:r>
      <w:r w:rsidR="00CB4ADF">
        <w:rPr>
          <w:sz w:val="22"/>
          <w:szCs w:val="22"/>
        </w:rPr>
        <w:t>,</w:t>
      </w:r>
      <w:r w:rsidRPr="00992BB2">
        <w:rPr>
          <w:sz w:val="22"/>
          <w:szCs w:val="22"/>
        </w:rPr>
        <w:t xml:space="preserve"> app will prompt the EID expired message and give option to Update EID. On click the Updated EID, app will redirect to the EID update flow. </w:t>
      </w:r>
    </w:p>
    <w:p w14:paraId="00EFC3A7" w14:textId="24F1355C" w:rsidR="00992BB2" w:rsidRPr="00992BB2" w:rsidRDefault="00992BB2" w:rsidP="005436F9">
      <w:pPr>
        <w:pStyle w:val="ListParagraph"/>
        <w:numPr>
          <w:ilvl w:val="0"/>
          <w:numId w:val="13"/>
        </w:numPr>
      </w:pPr>
      <w:r>
        <w:rPr>
          <w:sz w:val="22"/>
          <w:szCs w:val="22"/>
        </w:rPr>
        <w:t>If user have valid emirates ID, user needs to enter the following fields:</w:t>
      </w:r>
    </w:p>
    <w:p w14:paraId="7DFC5581" w14:textId="77777777" w:rsidR="003B26DF" w:rsidRPr="00122A7C" w:rsidRDefault="003B26DF" w:rsidP="00992BB2">
      <w:pPr>
        <w:pStyle w:val="ListParagraph"/>
        <w:numPr>
          <w:ilvl w:val="1"/>
          <w:numId w:val="13"/>
        </w:numPr>
      </w:pPr>
      <w:r>
        <w:rPr>
          <w:sz w:val="22"/>
          <w:szCs w:val="22"/>
        </w:rPr>
        <w:t>Account Currency</w:t>
      </w:r>
    </w:p>
    <w:p w14:paraId="629985EF" w14:textId="73187F39" w:rsidR="00122A7C" w:rsidRPr="00637B7C" w:rsidRDefault="000D2B0B" w:rsidP="00122A7C">
      <w:pPr>
        <w:pStyle w:val="ListParagraph"/>
        <w:numPr>
          <w:ilvl w:val="2"/>
          <w:numId w:val="13"/>
        </w:numPr>
        <w:rPr>
          <w:sz w:val="22"/>
          <w:szCs w:val="22"/>
        </w:rPr>
      </w:pPr>
      <w:r w:rsidRPr="00637B7C">
        <w:rPr>
          <w:sz w:val="22"/>
          <w:szCs w:val="22"/>
        </w:rPr>
        <w:t>AED</w:t>
      </w:r>
    </w:p>
    <w:p w14:paraId="55BAA0A4" w14:textId="1985BD6A" w:rsidR="000D2B0B" w:rsidRPr="00637B7C" w:rsidRDefault="00637B7C" w:rsidP="00122A7C">
      <w:pPr>
        <w:pStyle w:val="ListParagraph"/>
        <w:numPr>
          <w:ilvl w:val="2"/>
          <w:numId w:val="13"/>
        </w:numPr>
        <w:rPr>
          <w:sz w:val="22"/>
          <w:szCs w:val="22"/>
        </w:rPr>
      </w:pPr>
      <w:r w:rsidRPr="00637B7C">
        <w:rPr>
          <w:sz w:val="22"/>
          <w:szCs w:val="22"/>
        </w:rPr>
        <w:t>USD</w:t>
      </w:r>
    </w:p>
    <w:p w14:paraId="00142EFE" w14:textId="48FEE444" w:rsidR="00637B7C" w:rsidRPr="00637B7C" w:rsidRDefault="00637B7C" w:rsidP="00122A7C">
      <w:pPr>
        <w:pStyle w:val="ListParagraph"/>
        <w:numPr>
          <w:ilvl w:val="2"/>
          <w:numId w:val="13"/>
        </w:numPr>
        <w:rPr>
          <w:sz w:val="22"/>
          <w:szCs w:val="22"/>
        </w:rPr>
      </w:pPr>
      <w:r w:rsidRPr="00637B7C">
        <w:rPr>
          <w:sz w:val="22"/>
          <w:szCs w:val="22"/>
        </w:rPr>
        <w:t>EUR</w:t>
      </w:r>
    </w:p>
    <w:p w14:paraId="7879EBC7" w14:textId="5FD6BB1F" w:rsidR="00637B7C" w:rsidRPr="00637B7C" w:rsidRDefault="00637B7C" w:rsidP="00122A7C">
      <w:pPr>
        <w:pStyle w:val="ListParagraph"/>
        <w:numPr>
          <w:ilvl w:val="2"/>
          <w:numId w:val="13"/>
        </w:numPr>
        <w:rPr>
          <w:sz w:val="22"/>
          <w:szCs w:val="22"/>
        </w:rPr>
      </w:pPr>
      <w:r w:rsidRPr="00637B7C">
        <w:rPr>
          <w:sz w:val="22"/>
          <w:szCs w:val="22"/>
        </w:rPr>
        <w:t>GBP</w:t>
      </w:r>
    </w:p>
    <w:p w14:paraId="22D68C67" w14:textId="66A90A48" w:rsidR="00992BB2" w:rsidRPr="00992BB2" w:rsidRDefault="00992BB2" w:rsidP="00992BB2">
      <w:pPr>
        <w:pStyle w:val="ListParagraph"/>
        <w:numPr>
          <w:ilvl w:val="1"/>
          <w:numId w:val="13"/>
        </w:numPr>
      </w:pPr>
      <w:r>
        <w:rPr>
          <w:sz w:val="22"/>
          <w:szCs w:val="22"/>
        </w:rPr>
        <w:t>Employer Name</w:t>
      </w:r>
    </w:p>
    <w:p w14:paraId="28974A7D" w14:textId="07C22F59" w:rsidR="00992BB2" w:rsidRPr="00992BB2" w:rsidRDefault="00992BB2" w:rsidP="00992BB2">
      <w:pPr>
        <w:pStyle w:val="ListParagraph"/>
        <w:numPr>
          <w:ilvl w:val="1"/>
          <w:numId w:val="13"/>
        </w:numPr>
      </w:pPr>
      <w:r>
        <w:rPr>
          <w:sz w:val="22"/>
          <w:szCs w:val="22"/>
        </w:rPr>
        <w:t>Monthly Income</w:t>
      </w:r>
    </w:p>
    <w:p w14:paraId="094C7DDD" w14:textId="77777777" w:rsidR="00992BB2" w:rsidRPr="00992BB2" w:rsidRDefault="00992BB2" w:rsidP="00992BB2">
      <w:pPr>
        <w:pStyle w:val="ListParagraph"/>
        <w:numPr>
          <w:ilvl w:val="1"/>
          <w:numId w:val="13"/>
        </w:numPr>
      </w:pPr>
      <w:r>
        <w:rPr>
          <w:sz w:val="22"/>
          <w:szCs w:val="22"/>
        </w:rPr>
        <w:t>Address</w:t>
      </w:r>
    </w:p>
    <w:p w14:paraId="3F9F287F" w14:textId="150559A3" w:rsidR="00992BB2" w:rsidRPr="00992BB2" w:rsidRDefault="00992BB2" w:rsidP="00992BB2">
      <w:pPr>
        <w:pStyle w:val="ListParagraph"/>
        <w:numPr>
          <w:ilvl w:val="2"/>
          <w:numId w:val="13"/>
        </w:numPr>
      </w:pPr>
      <w:r>
        <w:rPr>
          <w:sz w:val="22"/>
          <w:szCs w:val="22"/>
        </w:rPr>
        <w:t>Address Line 1</w:t>
      </w:r>
    </w:p>
    <w:p w14:paraId="18570966" w14:textId="0F2E022C" w:rsidR="00992BB2" w:rsidRPr="00992BB2" w:rsidRDefault="00992BB2" w:rsidP="00992BB2">
      <w:pPr>
        <w:pStyle w:val="ListParagraph"/>
        <w:numPr>
          <w:ilvl w:val="2"/>
          <w:numId w:val="13"/>
        </w:numPr>
      </w:pPr>
      <w:r>
        <w:rPr>
          <w:sz w:val="22"/>
          <w:szCs w:val="22"/>
        </w:rPr>
        <w:t>Address Line 2</w:t>
      </w:r>
    </w:p>
    <w:p w14:paraId="73161485" w14:textId="132FD8CE" w:rsidR="00992BB2" w:rsidRPr="00992BB2" w:rsidRDefault="00992BB2" w:rsidP="00992BB2">
      <w:pPr>
        <w:pStyle w:val="ListParagraph"/>
        <w:numPr>
          <w:ilvl w:val="2"/>
          <w:numId w:val="13"/>
        </w:numPr>
      </w:pPr>
      <w:r>
        <w:rPr>
          <w:sz w:val="22"/>
          <w:szCs w:val="22"/>
        </w:rPr>
        <w:t>Address Line 3</w:t>
      </w:r>
    </w:p>
    <w:p w14:paraId="2D9D09B7" w14:textId="68C593B4" w:rsidR="00992BB2" w:rsidRPr="00992BB2" w:rsidRDefault="00992BB2" w:rsidP="00992BB2">
      <w:pPr>
        <w:pStyle w:val="ListParagraph"/>
        <w:numPr>
          <w:ilvl w:val="2"/>
          <w:numId w:val="13"/>
        </w:numPr>
      </w:pPr>
      <w:r>
        <w:rPr>
          <w:sz w:val="22"/>
          <w:szCs w:val="22"/>
        </w:rPr>
        <w:t>City</w:t>
      </w:r>
    </w:p>
    <w:p w14:paraId="7EC05906" w14:textId="2C2FE456" w:rsidR="00992BB2" w:rsidRPr="00992BB2" w:rsidRDefault="00992BB2" w:rsidP="00992BB2">
      <w:pPr>
        <w:pStyle w:val="ListParagraph"/>
        <w:numPr>
          <w:ilvl w:val="2"/>
          <w:numId w:val="13"/>
        </w:numPr>
      </w:pPr>
      <w:r>
        <w:rPr>
          <w:sz w:val="22"/>
          <w:szCs w:val="22"/>
        </w:rPr>
        <w:t>Emirate</w:t>
      </w:r>
    </w:p>
    <w:p w14:paraId="44577F40" w14:textId="5BFFC937" w:rsidR="00992BB2" w:rsidRPr="00992BB2" w:rsidRDefault="00992BB2" w:rsidP="00992BB2">
      <w:pPr>
        <w:pStyle w:val="ListParagraph"/>
        <w:numPr>
          <w:ilvl w:val="2"/>
          <w:numId w:val="13"/>
        </w:numPr>
      </w:pPr>
      <w:r>
        <w:rPr>
          <w:sz w:val="22"/>
          <w:szCs w:val="22"/>
        </w:rPr>
        <w:t>Postal Code</w:t>
      </w:r>
    </w:p>
    <w:p w14:paraId="7ED72D9A" w14:textId="479391C1" w:rsidR="00992BB2" w:rsidRPr="00992BB2" w:rsidRDefault="00992BB2" w:rsidP="00992BB2">
      <w:pPr>
        <w:pStyle w:val="ListParagraph"/>
        <w:numPr>
          <w:ilvl w:val="1"/>
          <w:numId w:val="13"/>
        </w:numPr>
        <w:rPr>
          <w:sz w:val="22"/>
          <w:szCs w:val="22"/>
        </w:rPr>
      </w:pPr>
      <w:r w:rsidRPr="00992BB2">
        <w:rPr>
          <w:sz w:val="22"/>
          <w:szCs w:val="22"/>
        </w:rPr>
        <w:t>Standing Instruction Amount</w:t>
      </w:r>
      <w:r>
        <w:rPr>
          <w:sz w:val="22"/>
          <w:szCs w:val="22"/>
        </w:rPr>
        <w:t xml:space="preserve"> (Applicable only for Tier Savings Account)</w:t>
      </w:r>
    </w:p>
    <w:p w14:paraId="4EA782AC" w14:textId="55C2B3CF" w:rsidR="00992BB2" w:rsidRDefault="00992BB2" w:rsidP="00992BB2">
      <w:pPr>
        <w:pStyle w:val="ListParagraph"/>
        <w:numPr>
          <w:ilvl w:val="1"/>
          <w:numId w:val="13"/>
        </w:numPr>
        <w:rPr>
          <w:sz w:val="22"/>
          <w:szCs w:val="22"/>
        </w:rPr>
      </w:pPr>
      <w:r w:rsidRPr="00992BB2">
        <w:rPr>
          <w:sz w:val="22"/>
          <w:szCs w:val="22"/>
        </w:rPr>
        <w:t>Debit Account</w:t>
      </w:r>
      <w:r>
        <w:rPr>
          <w:sz w:val="22"/>
          <w:szCs w:val="22"/>
        </w:rPr>
        <w:t xml:space="preserve"> (Applicable only for Tier Savings Account)</w:t>
      </w:r>
    </w:p>
    <w:p w14:paraId="573C092F" w14:textId="77777777" w:rsidR="00992BB2" w:rsidRPr="00761DB7" w:rsidRDefault="00992BB2" w:rsidP="00992BB2">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992BB2" w14:paraId="0EAC5864"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53941BE" w14:textId="77777777" w:rsidR="00992BB2" w:rsidRDefault="00992BB2" w:rsidP="005436F9">
            <w:proofErr w:type="gramStart"/>
            <w:r>
              <w:rPr>
                <w:rFonts w:ascii="Calibri" w:hAnsi="Calibri" w:cs="Calibri"/>
                <w:b w:val="0"/>
                <w:bCs w:val="0"/>
                <w:color w:val="FFFFFF"/>
              </w:rPr>
              <w:t>#.No</w:t>
            </w:r>
            <w:proofErr w:type="gramEnd"/>
          </w:p>
        </w:tc>
        <w:tc>
          <w:tcPr>
            <w:tcW w:w="1461" w:type="dxa"/>
          </w:tcPr>
          <w:p w14:paraId="709BDE8D"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26B5C0D5"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25B37DBA"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71EB13F2"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626920C6"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761B417D"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3B26DF" w14:paraId="6A7EE84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730BAF6" w14:textId="77777777" w:rsidR="003B26DF" w:rsidRPr="001A09D4" w:rsidRDefault="003B26DF" w:rsidP="00022C28">
            <w:pPr>
              <w:pStyle w:val="ListParagraph"/>
              <w:numPr>
                <w:ilvl w:val="0"/>
                <w:numId w:val="73"/>
              </w:numPr>
              <w:spacing w:before="60"/>
              <w:contextualSpacing w:val="0"/>
              <w:jc w:val="both"/>
            </w:pPr>
          </w:p>
        </w:tc>
        <w:tc>
          <w:tcPr>
            <w:tcW w:w="1461" w:type="dxa"/>
          </w:tcPr>
          <w:p w14:paraId="738123AA" w14:textId="4CC2DDA6" w:rsidR="003B26DF" w:rsidRDefault="003B26DF" w:rsidP="005436F9">
            <w:pPr>
              <w:cnfStyle w:val="000000100000" w:firstRow="0" w:lastRow="0" w:firstColumn="0" w:lastColumn="0" w:oddVBand="0" w:evenVBand="0" w:oddHBand="1" w:evenHBand="0" w:firstRowFirstColumn="0" w:firstRowLastColumn="0" w:lastRowFirstColumn="0" w:lastRowLastColumn="0"/>
            </w:pPr>
            <w:r>
              <w:t>Account Type</w:t>
            </w:r>
          </w:p>
        </w:tc>
        <w:tc>
          <w:tcPr>
            <w:tcW w:w="1231" w:type="dxa"/>
          </w:tcPr>
          <w:p w14:paraId="3C4228B8" w14:textId="69A3E408" w:rsidR="003B26DF" w:rsidRDefault="003B26DF" w:rsidP="005436F9">
            <w:pPr>
              <w:cnfStyle w:val="000000100000" w:firstRow="0" w:lastRow="0" w:firstColumn="0" w:lastColumn="0" w:oddVBand="0" w:evenVBand="0" w:oddHBand="1" w:evenHBand="0" w:firstRowFirstColumn="0" w:firstRowLastColumn="0" w:lastRowFirstColumn="0" w:lastRowLastColumn="0"/>
            </w:pPr>
            <w:r>
              <w:t>Selection</w:t>
            </w:r>
          </w:p>
        </w:tc>
        <w:tc>
          <w:tcPr>
            <w:tcW w:w="1421" w:type="dxa"/>
          </w:tcPr>
          <w:p w14:paraId="5120ED57" w14:textId="77777777" w:rsidR="003B26DF" w:rsidRDefault="003B26DF"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773DFBEB" w14:textId="77777777" w:rsidR="003B26DF" w:rsidRDefault="003B26DF"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1FF653FE" w14:textId="5FF667D3" w:rsidR="003B26DF" w:rsidRDefault="00042A1C"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48010739" w14:textId="77777777" w:rsidR="003B26DF" w:rsidRDefault="003B26DF" w:rsidP="005436F9">
            <w:pPr>
              <w:cnfStyle w:val="000000100000" w:firstRow="0" w:lastRow="0" w:firstColumn="0" w:lastColumn="0" w:oddVBand="0" w:evenVBand="0" w:oddHBand="1" w:evenHBand="0" w:firstRowFirstColumn="0" w:firstRowLastColumn="0" w:lastRowFirstColumn="0" w:lastRowLastColumn="0"/>
            </w:pPr>
          </w:p>
        </w:tc>
      </w:tr>
      <w:tr w:rsidR="003B26DF" w14:paraId="70BCE2F8"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21A1CC14" w14:textId="77777777" w:rsidR="003B26DF" w:rsidRPr="001A09D4" w:rsidRDefault="003B26DF" w:rsidP="00022C28">
            <w:pPr>
              <w:pStyle w:val="ListParagraph"/>
              <w:numPr>
                <w:ilvl w:val="0"/>
                <w:numId w:val="73"/>
              </w:numPr>
              <w:spacing w:before="60"/>
              <w:contextualSpacing w:val="0"/>
              <w:jc w:val="both"/>
            </w:pPr>
          </w:p>
        </w:tc>
        <w:tc>
          <w:tcPr>
            <w:tcW w:w="1461" w:type="dxa"/>
          </w:tcPr>
          <w:p w14:paraId="571EDE66" w14:textId="01BC7281" w:rsidR="003B26DF" w:rsidRDefault="003B26DF" w:rsidP="005436F9">
            <w:pPr>
              <w:cnfStyle w:val="000000000000" w:firstRow="0" w:lastRow="0" w:firstColumn="0" w:lastColumn="0" w:oddVBand="0" w:evenVBand="0" w:oddHBand="0" w:evenHBand="0" w:firstRowFirstColumn="0" w:firstRowLastColumn="0" w:lastRowFirstColumn="0" w:lastRowLastColumn="0"/>
            </w:pPr>
            <w:r>
              <w:t>Account Currency</w:t>
            </w:r>
          </w:p>
        </w:tc>
        <w:tc>
          <w:tcPr>
            <w:tcW w:w="1231" w:type="dxa"/>
          </w:tcPr>
          <w:p w14:paraId="5646E5AA" w14:textId="7B331C41" w:rsidR="003B26DF" w:rsidRDefault="003B26DF" w:rsidP="005436F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78E59933" w14:textId="5D5E40E0" w:rsidR="003B26DF" w:rsidRDefault="003B26DF" w:rsidP="005436F9">
            <w:pPr>
              <w:cnfStyle w:val="000000000000" w:firstRow="0" w:lastRow="0" w:firstColumn="0" w:lastColumn="0" w:oddVBand="0" w:evenVBand="0" w:oddHBand="0" w:evenHBand="0" w:firstRowFirstColumn="0" w:firstRowLastColumn="0" w:lastRowFirstColumn="0" w:lastRowLastColumn="0"/>
            </w:pPr>
            <w:r>
              <w:t>Alphabetic</w:t>
            </w:r>
          </w:p>
        </w:tc>
        <w:tc>
          <w:tcPr>
            <w:tcW w:w="937" w:type="dxa"/>
          </w:tcPr>
          <w:p w14:paraId="1B332FB1" w14:textId="03EBC61E" w:rsidR="003B26DF" w:rsidRDefault="003B26DF" w:rsidP="005436F9">
            <w:pPr>
              <w:cnfStyle w:val="000000000000" w:firstRow="0" w:lastRow="0" w:firstColumn="0" w:lastColumn="0" w:oddVBand="0" w:evenVBand="0" w:oddHBand="0" w:evenHBand="0" w:firstRowFirstColumn="0" w:firstRowLastColumn="0" w:lastRowFirstColumn="0" w:lastRowLastColumn="0"/>
            </w:pPr>
            <w:r>
              <w:t>3</w:t>
            </w:r>
          </w:p>
        </w:tc>
        <w:tc>
          <w:tcPr>
            <w:tcW w:w="1233" w:type="dxa"/>
          </w:tcPr>
          <w:p w14:paraId="15B95E03" w14:textId="4A9B62E8" w:rsidR="003B26DF" w:rsidRDefault="003B26DF"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03586239" w14:textId="77777777" w:rsidR="003B26DF" w:rsidRDefault="003B26DF" w:rsidP="005436F9">
            <w:pPr>
              <w:cnfStyle w:val="000000000000" w:firstRow="0" w:lastRow="0" w:firstColumn="0" w:lastColumn="0" w:oddVBand="0" w:evenVBand="0" w:oddHBand="0" w:evenHBand="0" w:firstRowFirstColumn="0" w:firstRowLastColumn="0" w:lastRowFirstColumn="0" w:lastRowLastColumn="0"/>
            </w:pPr>
          </w:p>
        </w:tc>
      </w:tr>
      <w:tr w:rsidR="00992BB2" w14:paraId="22521D24"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4C7B119" w14:textId="77777777" w:rsidR="00992BB2" w:rsidRPr="001A09D4" w:rsidRDefault="00992BB2" w:rsidP="00022C28">
            <w:pPr>
              <w:pStyle w:val="ListParagraph"/>
              <w:numPr>
                <w:ilvl w:val="0"/>
                <w:numId w:val="73"/>
              </w:numPr>
              <w:spacing w:before="60"/>
              <w:contextualSpacing w:val="0"/>
              <w:jc w:val="both"/>
            </w:pPr>
          </w:p>
        </w:tc>
        <w:tc>
          <w:tcPr>
            <w:tcW w:w="1461" w:type="dxa"/>
          </w:tcPr>
          <w:p w14:paraId="7BE1CB78" w14:textId="40C93DE8" w:rsidR="00992BB2" w:rsidRDefault="00022C28" w:rsidP="005436F9">
            <w:pPr>
              <w:cnfStyle w:val="000000100000" w:firstRow="0" w:lastRow="0" w:firstColumn="0" w:lastColumn="0" w:oddVBand="0" w:evenVBand="0" w:oddHBand="1" w:evenHBand="0" w:firstRowFirstColumn="0" w:firstRowLastColumn="0" w:lastRowFirstColumn="0" w:lastRowLastColumn="0"/>
            </w:pPr>
            <w:r>
              <w:t>Employer Name</w:t>
            </w:r>
          </w:p>
        </w:tc>
        <w:tc>
          <w:tcPr>
            <w:tcW w:w="1231" w:type="dxa"/>
          </w:tcPr>
          <w:p w14:paraId="2047AE0F" w14:textId="69DF6B6B" w:rsidR="00992BB2" w:rsidRDefault="00022C28" w:rsidP="005436F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78ED4BD7" w14:textId="45A2966D" w:rsidR="00992BB2" w:rsidRDefault="00022C28" w:rsidP="005436F9">
            <w:pPr>
              <w:cnfStyle w:val="000000100000" w:firstRow="0" w:lastRow="0" w:firstColumn="0" w:lastColumn="0" w:oddVBand="0" w:evenVBand="0" w:oddHBand="1" w:evenHBand="0" w:firstRowFirstColumn="0" w:firstRowLastColumn="0" w:lastRowFirstColumn="0" w:lastRowLastColumn="0"/>
            </w:pPr>
            <w:r>
              <w:t>Alphanumeric without special characters</w:t>
            </w:r>
          </w:p>
        </w:tc>
        <w:tc>
          <w:tcPr>
            <w:tcW w:w="937" w:type="dxa"/>
          </w:tcPr>
          <w:p w14:paraId="42836181"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45406901"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53092EB8" w14:textId="72F15EA5" w:rsidR="00992BB2" w:rsidRDefault="00992BB2" w:rsidP="005436F9">
            <w:pPr>
              <w:cnfStyle w:val="000000100000" w:firstRow="0" w:lastRow="0" w:firstColumn="0" w:lastColumn="0" w:oddVBand="0" w:evenVBand="0" w:oddHBand="1" w:evenHBand="0" w:firstRowFirstColumn="0" w:firstRowLastColumn="0" w:lastRowFirstColumn="0" w:lastRowLastColumn="0"/>
            </w:pPr>
          </w:p>
        </w:tc>
      </w:tr>
      <w:tr w:rsidR="00992BB2" w14:paraId="4463CBE1"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334AED1" w14:textId="77777777" w:rsidR="00992BB2" w:rsidRPr="001A09D4" w:rsidRDefault="00992BB2" w:rsidP="00022C28">
            <w:pPr>
              <w:pStyle w:val="ListParagraph"/>
              <w:numPr>
                <w:ilvl w:val="0"/>
                <w:numId w:val="73"/>
              </w:numPr>
              <w:spacing w:before="60"/>
              <w:contextualSpacing w:val="0"/>
              <w:jc w:val="both"/>
            </w:pPr>
          </w:p>
        </w:tc>
        <w:tc>
          <w:tcPr>
            <w:tcW w:w="1461" w:type="dxa"/>
          </w:tcPr>
          <w:p w14:paraId="57235F5E" w14:textId="37D0B12A" w:rsidR="00992BB2" w:rsidRDefault="00022C28" w:rsidP="005436F9">
            <w:pPr>
              <w:cnfStyle w:val="000000000000" w:firstRow="0" w:lastRow="0" w:firstColumn="0" w:lastColumn="0" w:oddVBand="0" w:evenVBand="0" w:oddHBand="0" w:evenHBand="0" w:firstRowFirstColumn="0" w:firstRowLastColumn="0" w:lastRowFirstColumn="0" w:lastRowLastColumn="0"/>
            </w:pPr>
            <w:r>
              <w:t>Monthly Income</w:t>
            </w:r>
          </w:p>
        </w:tc>
        <w:tc>
          <w:tcPr>
            <w:tcW w:w="1231" w:type="dxa"/>
          </w:tcPr>
          <w:p w14:paraId="030E7204" w14:textId="2B956FFD" w:rsidR="00992BB2" w:rsidRDefault="00022C28" w:rsidP="005436F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5C38C743" w14:textId="77777777" w:rsidR="00992BB2" w:rsidRDefault="00992BB2" w:rsidP="005436F9">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09413DF2" w14:textId="77777777" w:rsidR="00992BB2" w:rsidRDefault="00992BB2"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26F226E9" w14:textId="77777777" w:rsidR="00992BB2" w:rsidRDefault="00992BB2"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32CB82C0" w14:textId="30C8D91A" w:rsidR="00992BB2" w:rsidRDefault="00992BB2" w:rsidP="005436F9">
            <w:pPr>
              <w:cnfStyle w:val="000000000000" w:firstRow="0" w:lastRow="0" w:firstColumn="0" w:lastColumn="0" w:oddVBand="0" w:evenVBand="0" w:oddHBand="0" w:evenHBand="0" w:firstRowFirstColumn="0" w:firstRowLastColumn="0" w:lastRowFirstColumn="0" w:lastRowLastColumn="0"/>
            </w:pPr>
          </w:p>
        </w:tc>
      </w:tr>
      <w:tr w:rsidR="00992BB2" w14:paraId="348A7F2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3913F32" w14:textId="77777777" w:rsidR="00992BB2" w:rsidRPr="001A09D4" w:rsidRDefault="00992BB2" w:rsidP="00022C28">
            <w:pPr>
              <w:pStyle w:val="ListParagraph"/>
              <w:numPr>
                <w:ilvl w:val="0"/>
                <w:numId w:val="73"/>
              </w:numPr>
              <w:spacing w:before="60"/>
              <w:contextualSpacing w:val="0"/>
              <w:jc w:val="both"/>
            </w:pPr>
          </w:p>
        </w:tc>
        <w:tc>
          <w:tcPr>
            <w:tcW w:w="1461" w:type="dxa"/>
          </w:tcPr>
          <w:p w14:paraId="36322D71" w14:textId="4B8A264E" w:rsidR="00992BB2" w:rsidRDefault="00022C28" w:rsidP="005436F9">
            <w:pPr>
              <w:cnfStyle w:val="000000100000" w:firstRow="0" w:lastRow="0" w:firstColumn="0" w:lastColumn="0" w:oddVBand="0" w:evenVBand="0" w:oddHBand="1" w:evenHBand="0" w:firstRowFirstColumn="0" w:firstRowLastColumn="0" w:lastRowFirstColumn="0" w:lastRowLastColumn="0"/>
            </w:pPr>
            <w:r>
              <w:t>Address Line 1</w:t>
            </w:r>
          </w:p>
        </w:tc>
        <w:tc>
          <w:tcPr>
            <w:tcW w:w="1231" w:type="dxa"/>
          </w:tcPr>
          <w:p w14:paraId="3E061E72" w14:textId="60E7E006" w:rsidR="00992BB2" w:rsidRDefault="00022C28" w:rsidP="005436F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0BCABF74"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7C1F75EA"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5DFB9BB9" w14:textId="73AC228E" w:rsidR="00992BB2" w:rsidRDefault="00022C28"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18920304" w14:textId="243D8959" w:rsidR="00992BB2" w:rsidRDefault="00992BB2" w:rsidP="005436F9">
            <w:pPr>
              <w:cnfStyle w:val="000000100000" w:firstRow="0" w:lastRow="0" w:firstColumn="0" w:lastColumn="0" w:oddVBand="0" w:evenVBand="0" w:oddHBand="1" w:evenHBand="0" w:firstRowFirstColumn="0" w:firstRowLastColumn="0" w:lastRowFirstColumn="0" w:lastRowLastColumn="0"/>
            </w:pPr>
          </w:p>
        </w:tc>
      </w:tr>
      <w:tr w:rsidR="00992BB2" w14:paraId="58DC45B7"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03BE430" w14:textId="77777777" w:rsidR="00992BB2" w:rsidRPr="001A09D4" w:rsidRDefault="00992BB2" w:rsidP="00022C28">
            <w:pPr>
              <w:pStyle w:val="ListParagraph"/>
              <w:numPr>
                <w:ilvl w:val="0"/>
                <w:numId w:val="73"/>
              </w:numPr>
              <w:spacing w:before="60"/>
              <w:contextualSpacing w:val="0"/>
              <w:jc w:val="both"/>
            </w:pPr>
          </w:p>
        </w:tc>
        <w:tc>
          <w:tcPr>
            <w:tcW w:w="1461" w:type="dxa"/>
          </w:tcPr>
          <w:p w14:paraId="54ADDF0D" w14:textId="34FE5AD1" w:rsidR="00992BB2" w:rsidRDefault="00022C28" w:rsidP="005436F9">
            <w:pPr>
              <w:cnfStyle w:val="000000000000" w:firstRow="0" w:lastRow="0" w:firstColumn="0" w:lastColumn="0" w:oddVBand="0" w:evenVBand="0" w:oddHBand="0" w:evenHBand="0" w:firstRowFirstColumn="0" w:firstRowLastColumn="0" w:lastRowFirstColumn="0" w:lastRowLastColumn="0"/>
            </w:pPr>
            <w:r>
              <w:t>Address Line 2</w:t>
            </w:r>
          </w:p>
        </w:tc>
        <w:tc>
          <w:tcPr>
            <w:tcW w:w="1231" w:type="dxa"/>
          </w:tcPr>
          <w:p w14:paraId="2D52D8DB" w14:textId="4891A0CB" w:rsidR="00992BB2" w:rsidRDefault="00022C28" w:rsidP="005436F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5E5608F2" w14:textId="77777777" w:rsidR="00992BB2" w:rsidRDefault="00992BB2"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25A21F61" w14:textId="77777777" w:rsidR="00992BB2" w:rsidRDefault="00992BB2"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579AA28E" w14:textId="4F33791E" w:rsidR="00992BB2" w:rsidRDefault="00022C28"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625B0504" w14:textId="3E0348A8" w:rsidR="00992BB2" w:rsidRDefault="00992BB2" w:rsidP="005436F9">
            <w:pPr>
              <w:cnfStyle w:val="000000000000" w:firstRow="0" w:lastRow="0" w:firstColumn="0" w:lastColumn="0" w:oddVBand="0" w:evenVBand="0" w:oddHBand="0" w:evenHBand="0" w:firstRowFirstColumn="0" w:firstRowLastColumn="0" w:lastRowFirstColumn="0" w:lastRowLastColumn="0"/>
            </w:pPr>
          </w:p>
        </w:tc>
      </w:tr>
      <w:tr w:rsidR="00022C28" w14:paraId="4DE0D9F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56B6077" w14:textId="77777777" w:rsidR="00022C28" w:rsidRPr="001A09D4" w:rsidRDefault="00022C28" w:rsidP="00022C28">
            <w:pPr>
              <w:pStyle w:val="ListParagraph"/>
              <w:numPr>
                <w:ilvl w:val="0"/>
                <w:numId w:val="73"/>
              </w:numPr>
              <w:spacing w:before="60"/>
              <w:contextualSpacing w:val="0"/>
              <w:jc w:val="both"/>
            </w:pPr>
          </w:p>
        </w:tc>
        <w:tc>
          <w:tcPr>
            <w:tcW w:w="1461" w:type="dxa"/>
          </w:tcPr>
          <w:p w14:paraId="536066AF" w14:textId="585202C0" w:rsidR="00022C28" w:rsidRDefault="00022C28" w:rsidP="00022C28">
            <w:pPr>
              <w:cnfStyle w:val="000000100000" w:firstRow="0" w:lastRow="0" w:firstColumn="0" w:lastColumn="0" w:oddVBand="0" w:evenVBand="0" w:oddHBand="1" w:evenHBand="0" w:firstRowFirstColumn="0" w:firstRowLastColumn="0" w:lastRowFirstColumn="0" w:lastRowLastColumn="0"/>
            </w:pPr>
            <w:r>
              <w:t>Address Line 3</w:t>
            </w:r>
          </w:p>
        </w:tc>
        <w:tc>
          <w:tcPr>
            <w:tcW w:w="1231" w:type="dxa"/>
          </w:tcPr>
          <w:p w14:paraId="34501CEB" w14:textId="15D26E6E" w:rsidR="00022C28" w:rsidRDefault="00022C28" w:rsidP="00022C28">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007238F2" w14:textId="035762A6"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937" w:type="dxa"/>
          </w:tcPr>
          <w:p w14:paraId="38FF39A9" w14:textId="7D2158C4"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233" w:type="dxa"/>
          </w:tcPr>
          <w:p w14:paraId="3253E682" w14:textId="1150A1B8" w:rsidR="00022C28" w:rsidRDefault="00022C28" w:rsidP="00022C28">
            <w:pPr>
              <w:cnfStyle w:val="000000100000" w:firstRow="0" w:lastRow="0" w:firstColumn="0" w:lastColumn="0" w:oddVBand="0" w:evenVBand="0" w:oddHBand="1" w:evenHBand="0" w:firstRowFirstColumn="0" w:firstRowLastColumn="0" w:lastRowFirstColumn="0" w:lastRowLastColumn="0"/>
            </w:pPr>
            <w:r w:rsidRPr="006233ED">
              <w:t>M</w:t>
            </w:r>
          </w:p>
        </w:tc>
        <w:tc>
          <w:tcPr>
            <w:tcW w:w="2732" w:type="dxa"/>
          </w:tcPr>
          <w:p w14:paraId="57BECD8F" w14:textId="2621051B" w:rsidR="00022C28" w:rsidRDefault="00022C28" w:rsidP="00022C28">
            <w:pPr>
              <w:cnfStyle w:val="000000100000" w:firstRow="0" w:lastRow="0" w:firstColumn="0" w:lastColumn="0" w:oddVBand="0" w:evenVBand="0" w:oddHBand="1" w:evenHBand="0" w:firstRowFirstColumn="0" w:firstRowLastColumn="0" w:lastRowFirstColumn="0" w:lastRowLastColumn="0"/>
            </w:pPr>
          </w:p>
        </w:tc>
      </w:tr>
      <w:tr w:rsidR="00022C28" w14:paraId="01360F8A" w14:textId="77777777" w:rsidTr="00022C28">
        <w:tc>
          <w:tcPr>
            <w:cnfStyle w:val="001000000000" w:firstRow="0" w:lastRow="0" w:firstColumn="1" w:lastColumn="0" w:oddVBand="0" w:evenVBand="0" w:oddHBand="0" w:evenHBand="0" w:firstRowFirstColumn="0" w:firstRowLastColumn="0" w:lastRowFirstColumn="0" w:lastRowLastColumn="0"/>
            <w:tcW w:w="624" w:type="dxa"/>
          </w:tcPr>
          <w:p w14:paraId="4616AB9A" w14:textId="77777777" w:rsidR="00022C28" w:rsidRPr="001A09D4" w:rsidRDefault="00022C28" w:rsidP="00022C28">
            <w:pPr>
              <w:pStyle w:val="ListParagraph"/>
              <w:numPr>
                <w:ilvl w:val="0"/>
                <w:numId w:val="73"/>
              </w:numPr>
              <w:spacing w:before="60"/>
              <w:contextualSpacing w:val="0"/>
              <w:jc w:val="both"/>
            </w:pPr>
          </w:p>
        </w:tc>
        <w:tc>
          <w:tcPr>
            <w:tcW w:w="1461" w:type="dxa"/>
          </w:tcPr>
          <w:p w14:paraId="6EC208BC" w14:textId="2039BEF6" w:rsidR="00022C28" w:rsidRDefault="00022C28" w:rsidP="00022C28">
            <w:pPr>
              <w:cnfStyle w:val="000000000000" w:firstRow="0" w:lastRow="0" w:firstColumn="0" w:lastColumn="0" w:oddVBand="0" w:evenVBand="0" w:oddHBand="0" w:evenHBand="0" w:firstRowFirstColumn="0" w:firstRowLastColumn="0" w:lastRowFirstColumn="0" w:lastRowLastColumn="0"/>
            </w:pPr>
            <w:r>
              <w:t>City</w:t>
            </w:r>
          </w:p>
        </w:tc>
        <w:tc>
          <w:tcPr>
            <w:tcW w:w="1231" w:type="dxa"/>
          </w:tcPr>
          <w:p w14:paraId="24D613AD" w14:textId="44E32DE7" w:rsidR="00022C28" w:rsidRDefault="00022C28" w:rsidP="00022C28">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43BDA598"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937" w:type="dxa"/>
          </w:tcPr>
          <w:p w14:paraId="5D869893"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233" w:type="dxa"/>
          </w:tcPr>
          <w:p w14:paraId="0F982FDF" w14:textId="5D58D3BA" w:rsidR="00022C28" w:rsidRDefault="00022C28" w:rsidP="00022C28">
            <w:pPr>
              <w:cnfStyle w:val="000000000000" w:firstRow="0" w:lastRow="0" w:firstColumn="0" w:lastColumn="0" w:oddVBand="0" w:evenVBand="0" w:oddHBand="0" w:evenHBand="0" w:firstRowFirstColumn="0" w:firstRowLastColumn="0" w:lastRowFirstColumn="0" w:lastRowLastColumn="0"/>
            </w:pPr>
            <w:r w:rsidRPr="006233ED">
              <w:t>M</w:t>
            </w:r>
          </w:p>
        </w:tc>
        <w:tc>
          <w:tcPr>
            <w:tcW w:w="2732" w:type="dxa"/>
            <w:shd w:val="clear" w:color="auto" w:fill="DEEAF6" w:themeFill="accent1" w:themeFillTint="33"/>
          </w:tcPr>
          <w:p w14:paraId="5C714A23"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r>
      <w:tr w:rsidR="00022C28" w14:paraId="788CDCB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1FEC70D" w14:textId="77777777" w:rsidR="00022C28" w:rsidRPr="001A09D4" w:rsidRDefault="00022C28" w:rsidP="00022C28">
            <w:pPr>
              <w:pStyle w:val="ListParagraph"/>
              <w:numPr>
                <w:ilvl w:val="0"/>
                <w:numId w:val="73"/>
              </w:numPr>
              <w:spacing w:before="60"/>
              <w:contextualSpacing w:val="0"/>
              <w:jc w:val="both"/>
            </w:pPr>
          </w:p>
        </w:tc>
        <w:tc>
          <w:tcPr>
            <w:tcW w:w="1461" w:type="dxa"/>
          </w:tcPr>
          <w:p w14:paraId="7626EDC0" w14:textId="7969DD22" w:rsidR="00022C28" w:rsidRDefault="00022C28" w:rsidP="00022C28">
            <w:pPr>
              <w:cnfStyle w:val="000000100000" w:firstRow="0" w:lastRow="0" w:firstColumn="0" w:lastColumn="0" w:oddVBand="0" w:evenVBand="0" w:oddHBand="1" w:evenHBand="0" w:firstRowFirstColumn="0" w:firstRowLastColumn="0" w:lastRowFirstColumn="0" w:lastRowLastColumn="0"/>
            </w:pPr>
            <w:r>
              <w:t>Emirates</w:t>
            </w:r>
          </w:p>
        </w:tc>
        <w:tc>
          <w:tcPr>
            <w:tcW w:w="1231" w:type="dxa"/>
          </w:tcPr>
          <w:p w14:paraId="4E7BD4A6" w14:textId="231A3DF5" w:rsidR="00022C28" w:rsidRDefault="00022C28" w:rsidP="00022C28">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7F99CA21" w14:textId="44234B00"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937" w:type="dxa"/>
          </w:tcPr>
          <w:p w14:paraId="49EC4E6C" w14:textId="0E0A81D4"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233" w:type="dxa"/>
          </w:tcPr>
          <w:p w14:paraId="09895796" w14:textId="33BF7624" w:rsidR="00022C28" w:rsidRDefault="00022C28" w:rsidP="00022C28">
            <w:pPr>
              <w:cnfStyle w:val="000000100000" w:firstRow="0" w:lastRow="0" w:firstColumn="0" w:lastColumn="0" w:oddVBand="0" w:evenVBand="0" w:oddHBand="1" w:evenHBand="0" w:firstRowFirstColumn="0" w:firstRowLastColumn="0" w:lastRowFirstColumn="0" w:lastRowLastColumn="0"/>
            </w:pPr>
            <w:r w:rsidRPr="006233ED">
              <w:t>M</w:t>
            </w:r>
          </w:p>
        </w:tc>
        <w:tc>
          <w:tcPr>
            <w:tcW w:w="2732" w:type="dxa"/>
          </w:tcPr>
          <w:p w14:paraId="74F1BA81" w14:textId="665F887E" w:rsidR="00022C28" w:rsidRDefault="00022C28" w:rsidP="00022C28">
            <w:pPr>
              <w:cnfStyle w:val="000000100000" w:firstRow="0" w:lastRow="0" w:firstColumn="0" w:lastColumn="0" w:oddVBand="0" w:evenVBand="0" w:oddHBand="1" w:evenHBand="0" w:firstRowFirstColumn="0" w:firstRowLastColumn="0" w:lastRowFirstColumn="0" w:lastRowLastColumn="0"/>
            </w:pPr>
          </w:p>
        </w:tc>
      </w:tr>
      <w:tr w:rsidR="00022C28" w14:paraId="2997FB18"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EFC9AC5" w14:textId="77777777" w:rsidR="00022C28" w:rsidRPr="001A09D4" w:rsidRDefault="00022C28" w:rsidP="00022C28">
            <w:pPr>
              <w:pStyle w:val="ListParagraph"/>
              <w:numPr>
                <w:ilvl w:val="0"/>
                <w:numId w:val="73"/>
              </w:numPr>
              <w:spacing w:before="60"/>
              <w:contextualSpacing w:val="0"/>
              <w:jc w:val="both"/>
            </w:pPr>
          </w:p>
        </w:tc>
        <w:tc>
          <w:tcPr>
            <w:tcW w:w="1461" w:type="dxa"/>
          </w:tcPr>
          <w:p w14:paraId="4BCA5141" w14:textId="1F6DE20A" w:rsidR="00022C28" w:rsidRDefault="00022C28" w:rsidP="00022C28">
            <w:pPr>
              <w:cnfStyle w:val="000000000000" w:firstRow="0" w:lastRow="0" w:firstColumn="0" w:lastColumn="0" w:oddVBand="0" w:evenVBand="0" w:oddHBand="0" w:evenHBand="0" w:firstRowFirstColumn="0" w:firstRowLastColumn="0" w:lastRowFirstColumn="0" w:lastRowLastColumn="0"/>
            </w:pPr>
            <w:r>
              <w:t>Postal Code</w:t>
            </w:r>
          </w:p>
        </w:tc>
        <w:tc>
          <w:tcPr>
            <w:tcW w:w="1231" w:type="dxa"/>
          </w:tcPr>
          <w:p w14:paraId="2B9C14B7" w14:textId="5A64DCBF" w:rsidR="00022C28" w:rsidRDefault="00022C28" w:rsidP="00022C28">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1DD36BC0"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937" w:type="dxa"/>
          </w:tcPr>
          <w:p w14:paraId="52D9723A"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233" w:type="dxa"/>
          </w:tcPr>
          <w:p w14:paraId="7AFFEDDD" w14:textId="53240850" w:rsidR="00022C28" w:rsidRDefault="00022C28" w:rsidP="00022C28">
            <w:pPr>
              <w:cnfStyle w:val="000000000000" w:firstRow="0" w:lastRow="0" w:firstColumn="0" w:lastColumn="0" w:oddVBand="0" w:evenVBand="0" w:oddHBand="0" w:evenHBand="0" w:firstRowFirstColumn="0" w:firstRowLastColumn="0" w:lastRowFirstColumn="0" w:lastRowLastColumn="0"/>
            </w:pPr>
            <w:r w:rsidRPr="006233ED">
              <w:t>M</w:t>
            </w:r>
          </w:p>
        </w:tc>
        <w:tc>
          <w:tcPr>
            <w:tcW w:w="2732" w:type="dxa"/>
          </w:tcPr>
          <w:p w14:paraId="47552C79" w14:textId="56C67AAC" w:rsidR="00022C28" w:rsidRDefault="00022C28" w:rsidP="00022C28">
            <w:pPr>
              <w:cnfStyle w:val="000000000000" w:firstRow="0" w:lastRow="0" w:firstColumn="0" w:lastColumn="0" w:oddVBand="0" w:evenVBand="0" w:oddHBand="0" w:evenHBand="0" w:firstRowFirstColumn="0" w:firstRowLastColumn="0" w:lastRowFirstColumn="0" w:lastRowLastColumn="0"/>
            </w:pPr>
          </w:p>
        </w:tc>
      </w:tr>
      <w:tr w:rsidR="00022C28" w14:paraId="523129D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6889917" w14:textId="77777777" w:rsidR="00022C28" w:rsidRPr="001A09D4" w:rsidRDefault="00022C28" w:rsidP="00022C28">
            <w:pPr>
              <w:pStyle w:val="ListParagraph"/>
              <w:numPr>
                <w:ilvl w:val="0"/>
                <w:numId w:val="73"/>
              </w:numPr>
              <w:spacing w:before="60"/>
              <w:contextualSpacing w:val="0"/>
              <w:jc w:val="both"/>
            </w:pPr>
          </w:p>
        </w:tc>
        <w:tc>
          <w:tcPr>
            <w:tcW w:w="1461" w:type="dxa"/>
          </w:tcPr>
          <w:p w14:paraId="0165EB3D" w14:textId="4E4591B4" w:rsidR="00022C28" w:rsidRDefault="00022C28" w:rsidP="00022C28">
            <w:pPr>
              <w:cnfStyle w:val="000000100000" w:firstRow="0" w:lastRow="0" w:firstColumn="0" w:lastColumn="0" w:oddVBand="0" w:evenVBand="0" w:oddHBand="1" w:evenHBand="0" w:firstRowFirstColumn="0" w:firstRowLastColumn="0" w:lastRowFirstColumn="0" w:lastRowLastColumn="0"/>
            </w:pPr>
            <w:r>
              <w:t>Standing Instruction Amount</w:t>
            </w:r>
          </w:p>
        </w:tc>
        <w:tc>
          <w:tcPr>
            <w:tcW w:w="1231" w:type="dxa"/>
          </w:tcPr>
          <w:p w14:paraId="3DFE3B82" w14:textId="69E09779" w:rsidR="00022C28" w:rsidRDefault="00022C28" w:rsidP="00022C28">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5D3DB47B" w14:textId="681FF763" w:rsidR="00022C28" w:rsidRDefault="00022C28" w:rsidP="00022C28">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2341B837"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233" w:type="dxa"/>
          </w:tcPr>
          <w:p w14:paraId="2B44CE2E" w14:textId="285FB89C" w:rsidR="00022C28" w:rsidRDefault="00022C28" w:rsidP="00022C28">
            <w:pPr>
              <w:cnfStyle w:val="000000100000" w:firstRow="0" w:lastRow="0" w:firstColumn="0" w:lastColumn="0" w:oddVBand="0" w:evenVBand="0" w:oddHBand="1" w:evenHBand="0" w:firstRowFirstColumn="0" w:firstRowLastColumn="0" w:lastRowFirstColumn="0" w:lastRowLastColumn="0"/>
            </w:pPr>
            <w:r>
              <w:t>CM</w:t>
            </w:r>
          </w:p>
        </w:tc>
        <w:tc>
          <w:tcPr>
            <w:tcW w:w="2732" w:type="dxa"/>
          </w:tcPr>
          <w:p w14:paraId="09A67708" w14:textId="3EA84B99" w:rsidR="00022C28" w:rsidRDefault="00022C28" w:rsidP="00022C28">
            <w:pPr>
              <w:cnfStyle w:val="000000100000" w:firstRow="0" w:lastRow="0" w:firstColumn="0" w:lastColumn="0" w:oddVBand="0" w:evenVBand="0" w:oddHBand="1" w:evenHBand="0" w:firstRowFirstColumn="0" w:firstRowLastColumn="0" w:lastRowFirstColumn="0" w:lastRowLastColumn="0"/>
            </w:pPr>
            <w:r>
              <w:t>Applicable only for Tier Savings Account</w:t>
            </w:r>
          </w:p>
        </w:tc>
      </w:tr>
      <w:tr w:rsidR="00022C28" w14:paraId="3B754C1A"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31F4FA9" w14:textId="77777777" w:rsidR="00022C28" w:rsidRPr="001A09D4" w:rsidRDefault="00022C28" w:rsidP="00022C28">
            <w:pPr>
              <w:pStyle w:val="ListParagraph"/>
              <w:numPr>
                <w:ilvl w:val="0"/>
                <w:numId w:val="73"/>
              </w:numPr>
              <w:spacing w:before="60"/>
              <w:contextualSpacing w:val="0"/>
              <w:jc w:val="both"/>
            </w:pPr>
          </w:p>
        </w:tc>
        <w:tc>
          <w:tcPr>
            <w:tcW w:w="1461" w:type="dxa"/>
          </w:tcPr>
          <w:p w14:paraId="233FDA77" w14:textId="24BEC234" w:rsidR="00022C28" w:rsidRDefault="00022C28" w:rsidP="00022C28">
            <w:pPr>
              <w:cnfStyle w:val="000000000000" w:firstRow="0" w:lastRow="0" w:firstColumn="0" w:lastColumn="0" w:oddVBand="0" w:evenVBand="0" w:oddHBand="0" w:evenHBand="0" w:firstRowFirstColumn="0" w:firstRowLastColumn="0" w:lastRowFirstColumn="0" w:lastRowLastColumn="0"/>
            </w:pPr>
            <w:r>
              <w:t>Debit Account</w:t>
            </w:r>
          </w:p>
        </w:tc>
        <w:tc>
          <w:tcPr>
            <w:tcW w:w="1231" w:type="dxa"/>
          </w:tcPr>
          <w:p w14:paraId="63ACD96D" w14:textId="3AE3DBAE" w:rsidR="00022C28" w:rsidRDefault="00022C28" w:rsidP="00022C28">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791E0E66" w14:textId="3EC2E929" w:rsidR="00022C28" w:rsidRDefault="00022C28" w:rsidP="00022C28">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111B5D2A"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233" w:type="dxa"/>
          </w:tcPr>
          <w:p w14:paraId="61D1BC58" w14:textId="7B3A0073" w:rsidR="00022C28" w:rsidRDefault="00022C28" w:rsidP="00022C28">
            <w:pPr>
              <w:cnfStyle w:val="000000000000" w:firstRow="0" w:lastRow="0" w:firstColumn="0" w:lastColumn="0" w:oddVBand="0" w:evenVBand="0" w:oddHBand="0" w:evenHBand="0" w:firstRowFirstColumn="0" w:firstRowLastColumn="0" w:lastRowFirstColumn="0" w:lastRowLastColumn="0"/>
            </w:pPr>
            <w:r>
              <w:t>CM</w:t>
            </w:r>
          </w:p>
        </w:tc>
        <w:tc>
          <w:tcPr>
            <w:tcW w:w="2732" w:type="dxa"/>
          </w:tcPr>
          <w:p w14:paraId="46335CA0" w14:textId="19037D8D" w:rsidR="00022C28" w:rsidRDefault="00022C28" w:rsidP="00022C28">
            <w:pPr>
              <w:cnfStyle w:val="000000000000" w:firstRow="0" w:lastRow="0" w:firstColumn="0" w:lastColumn="0" w:oddVBand="0" w:evenVBand="0" w:oddHBand="0" w:evenHBand="0" w:firstRowFirstColumn="0" w:firstRowLastColumn="0" w:lastRowFirstColumn="0" w:lastRowLastColumn="0"/>
            </w:pPr>
            <w:r>
              <w:t>Applicable only for Tier Savings Account</w:t>
            </w:r>
          </w:p>
        </w:tc>
      </w:tr>
      <w:tr w:rsidR="00022C28" w14:paraId="6335521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55A6722" w14:textId="77777777" w:rsidR="00022C28" w:rsidRPr="001A09D4" w:rsidRDefault="00022C28" w:rsidP="00022C28">
            <w:pPr>
              <w:pStyle w:val="ListParagraph"/>
              <w:numPr>
                <w:ilvl w:val="0"/>
                <w:numId w:val="73"/>
              </w:numPr>
              <w:spacing w:before="60"/>
              <w:contextualSpacing w:val="0"/>
              <w:jc w:val="both"/>
            </w:pPr>
          </w:p>
        </w:tc>
        <w:tc>
          <w:tcPr>
            <w:tcW w:w="1461" w:type="dxa"/>
          </w:tcPr>
          <w:p w14:paraId="483345F6"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720FDA90"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6540AB3D"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937" w:type="dxa"/>
          </w:tcPr>
          <w:p w14:paraId="7CF636C5"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233" w:type="dxa"/>
          </w:tcPr>
          <w:p w14:paraId="0CA02E30"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2732" w:type="dxa"/>
          </w:tcPr>
          <w:p w14:paraId="78189C69"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022C28" w14:paraId="1C677319"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0F9B3691" w14:textId="77777777" w:rsidR="00022C28" w:rsidRPr="001A09D4" w:rsidRDefault="00022C28" w:rsidP="00022C28">
            <w:pPr>
              <w:pStyle w:val="ListParagraph"/>
              <w:numPr>
                <w:ilvl w:val="0"/>
                <w:numId w:val="73"/>
              </w:numPr>
              <w:spacing w:before="60"/>
              <w:contextualSpacing w:val="0"/>
              <w:jc w:val="both"/>
            </w:pPr>
          </w:p>
        </w:tc>
        <w:tc>
          <w:tcPr>
            <w:tcW w:w="1461" w:type="dxa"/>
          </w:tcPr>
          <w:p w14:paraId="508915F7"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361C94E6"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0189122D"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937" w:type="dxa"/>
          </w:tcPr>
          <w:p w14:paraId="028AFAEE"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233" w:type="dxa"/>
          </w:tcPr>
          <w:p w14:paraId="28C920E1"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2732" w:type="dxa"/>
          </w:tcPr>
          <w:p w14:paraId="46FF215A"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44AF616F" w14:textId="77777777" w:rsidR="00022C28" w:rsidRPr="00B63917" w:rsidRDefault="00022C28" w:rsidP="00022C28">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1739B87E" w14:textId="77777777" w:rsidR="00022C28" w:rsidRPr="00B63917" w:rsidRDefault="00022C28" w:rsidP="00022C28">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t>On click No, app will remain in the same screen and user can resume further.</w:t>
            </w:r>
          </w:p>
        </w:tc>
      </w:tr>
    </w:tbl>
    <w:p w14:paraId="47B737D6" w14:textId="77777777" w:rsidR="00992BB2" w:rsidRPr="00624762" w:rsidRDefault="00992BB2" w:rsidP="00992BB2">
      <w:pPr>
        <w:ind w:firstLine="426"/>
        <w:rPr>
          <w:b/>
          <w:bCs/>
          <w:sz w:val="22"/>
          <w:szCs w:val="22"/>
        </w:rPr>
      </w:pPr>
      <w:r w:rsidRPr="00624762">
        <w:rPr>
          <w:b/>
          <w:bCs/>
          <w:sz w:val="22"/>
          <w:szCs w:val="22"/>
        </w:rPr>
        <w:t>Validations:</w:t>
      </w:r>
    </w:p>
    <w:p w14:paraId="6237AC45" w14:textId="77777777" w:rsidR="003B26DF" w:rsidRDefault="00022C28" w:rsidP="005436F9">
      <w:pPr>
        <w:pStyle w:val="ListParagraph"/>
        <w:numPr>
          <w:ilvl w:val="0"/>
          <w:numId w:val="13"/>
        </w:numPr>
        <w:rPr>
          <w:sz w:val="22"/>
          <w:szCs w:val="22"/>
        </w:rPr>
      </w:pPr>
      <w:r w:rsidRPr="00022C28">
        <w:rPr>
          <w:sz w:val="22"/>
          <w:szCs w:val="22"/>
        </w:rPr>
        <w:t xml:space="preserve">On click Next button, app will validate </w:t>
      </w:r>
    </w:p>
    <w:p w14:paraId="3E8CCDAB" w14:textId="72A38E7D" w:rsidR="00992BB2" w:rsidRDefault="003B26DF" w:rsidP="003B26DF">
      <w:pPr>
        <w:pStyle w:val="ListParagraph"/>
        <w:numPr>
          <w:ilvl w:val="1"/>
          <w:numId w:val="13"/>
        </w:numPr>
        <w:rPr>
          <w:sz w:val="22"/>
          <w:szCs w:val="22"/>
        </w:rPr>
      </w:pPr>
      <w:r>
        <w:rPr>
          <w:sz w:val="22"/>
          <w:szCs w:val="22"/>
        </w:rPr>
        <w:t>T</w:t>
      </w:r>
      <w:r w:rsidR="00022C28" w:rsidRPr="00022C28">
        <w:rPr>
          <w:sz w:val="22"/>
          <w:szCs w:val="22"/>
        </w:rPr>
        <w:t xml:space="preserve">he address entered by the customer with the address available in T24 system and if it </w:t>
      </w:r>
      <w:r w:rsidRPr="00022C28">
        <w:rPr>
          <w:sz w:val="22"/>
          <w:szCs w:val="22"/>
        </w:rPr>
        <w:t>mismatches</w:t>
      </w:r>
      <w:r w:rsidR="00022C28" w:rsidRPr="00022C28">
        <w:rPr>
          <w:sz w:val="22"/>
          <w:szCs w:val="22"/>
        </w:rPr>
        <w:t>, app throw error.</w:t>
      </w:r>
      <w:r w:rsidR="00992BB2" w:rsidRPr="00022C28">
        <w:rPr>
          <w:sz w:val="22"/>
          <w:szCs w:val="22"/>
        </w:rPr>
        <w:t xml:space="preserve"> </w:t>
      </w:r>
    </w:p>
    <w:p w14:paraId="22FD88F2" w14:textId="5FF8FB55" w:rsidR="003B26DF" w:rsidRDefault="003B26DF" w:rsidP="003B26DF">
      <w:pPr>
        <w:pStyle w:val="ListParagraph"/>
        <w:numPr>
          <w:ilvl w:val="1"/>
          <w:numId w:val="13"/>
        </w:numPr>
        <w:rPr>
          <w:sz w:val="22"/>
          <w:szCs w:val="22"/>
        </w:rPr>
      </w:pPr>
      <w:r w:rsidRPr="003B26DF">
        <w:rPr>
          <w:sz w:val="22"/>
          <w:szCs w:val="22"/>
        </w:rPr>
        <w:t xml:space="preserve">Whether user already having account with same account type and currency. If customer has same type of account and currency already, app will display error “You already have similar product. Please select </w:t>
      </w:r>
      <w:r>
        <w:rPr>
          <w:sz w:val="22"/>
          <w:szCs w:val="22"/>
        </w:rPr>
        <w:t>different</w:t>
      </w:r>
      <w:r w:rsidRPr="003B26DF">
        <w:rPr>
          <w:sz w:val="22"/>
          <w:szCs w:val="22"/>
        </w:rPr>
        <w:t xml:space="preserve"> product”</w:t>
      </w:r>
    </w:p>
    <w:p w14:paraId="3ABADEBB" w14:textId="77777777" w:rsidR="00992BB2" w:rsidRPr="00FB6F39" w:rsidRDefault="00992BB2" w:rsidP="00992BB2">
      <w:pPr>
        <w:ind w:left="426"/>
        <w:rPr>
          <w:b/>
          <w:bCs/>
          <w:sz w:val="24"/>
          <w:szCs w:val="24"/>
        </w:rPr>
      </w:pPr>
      <w:r w:rsidRPr="00FB6F39">
        <w:rPr>
          <w:b/>
          <w:bCs/>
          <w:sz w:val="24"/>
          <w:szCs w:val="24"/>
        </w:rPr>
        <w:t>Screen 2 (Confirmation):</w:t>
      </w:r>
    </w:p>
    <w:p w14:paraId="2DFF7BF5" w14:textId="77777777" w:rsidR="00992BB2" w:rsidRDefault="00992BB2" w:rsidP="00992BB2">
      <w:pPr>
        <w:pStyle w:val="ListParagraph"/>
        <w:numPr>
          <w:ilvl w:val="0"/>
          <w:numId w:val="13"/>
        </w:numPr>
        <w:rPr>
          <w:sz w:val="22"/>
          <w:szCs w:val="22"/>
        </w:rPr>
      </w:pPr>
      <w:r>
        <w:rPr>
          <w:sz w:val="22"/>
          <w:szCs w:val="22"/>
        </w:rPr>
        <w:lastRenderedPageBreak/>
        <w:t>This section is for the customer to verify all the details entered in the previous screen.</w:t>
      </w:r>
    </w:p>
    <w:p w14:paraId="3D433F8B" w14:textId="77777777" w:rsidR="00992BB2" w:rsidRPr="00FB6F39" w:rsidRDefault="00992BB2" w:rsidP="00992BB2">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75"/>
        <w:gridCol w:w="1335"/>
        <w:gridCol w:w="1467"/>
        <w:gridCol w:w="1043"/>
        <w:gridCol w:w="1308"/>
        <w:gridCol w:w="2445"/>
      </w:tblGrid>
      <w:tr w:rsidR="00992BB2" w14:paraId="2BD89414"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7E993A8" w14:textId="77777777" w:rsidR="00992BB2" w:rsidRDefault="00992BB2" w:rsidP="005436F9">
            <w:proofErr w:type="gramStart"/>
            <w:r>
              <w:rPr>
                <w:rFonts w:ascii="Calibri" w:hAnsi="Calibri" w:cs="Calibri"/>
                <w:b w:val="0"/>
                <w:bCs w:val="0"/>
                <w:color w:val="FFFFFF"/>
              </w:rPr>
              <w:t>#.No</w:t>
            </w:r>
            <w:proofErr w:type="gramEnd"/>
          </w:p>
        </w:tc>
        <w:tc>
          <w:tcPr>
            <w:tcW w:w="1675" w:type="dxa"/>
          </w:tcPr>
          <w:p w14:paraId="36D27DE8"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335" w:type="dxa"/>
            <w:vAlign w:val="bottom"/>
          </w:tcPr>
          <w:p w14:paraId="4434FA02"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67" w:type="dxa"/>
            <w:vAlign w:val="bottom"/>
          </w:tcPr>
          <w:p w14:paraId="3F67F891"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1043" w:type="dxa"/>
          </w:tcPr>
          <w:p w14:paraId="12B7A45A"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308" w:type="dxa"/>
          </w:tcPr>
          <w:p w14:paraId="2A28C3B9"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445" w:type="dxa"/>
          </w:tcPr>
          <w:p w14:paraId="78E95E6E" w14:textId="77777777" w:rsidR="00992BB2" w:rsidRDefault="00992BB2"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992BB2" w14:paraId="278D1BC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2EB58F52" w14:textId="77777777" w:rsidR="00992BB2" w:rsidRPr="004B0B79" w:rsidRDefault="00992BB2" w:rsidP="00022C28">
            <w:pPr>
              <w:pStyle w:val="ListParagraph"/>
              <w:numPr>
                <w:ilvl w:val="0"/>
                <w:numId w:val="74"/>
              </w:numPr>
              <w:spacing w:before="60"/>
              <w:contextualSpacing w:val="0"/>
              <w:jc w:val="both"/>
            </w:pPr>
          </w:p>
        </w:tc>
        <w:tc>
          <w:tcPr>
            <w:tcW w:w="1675" w:type="dxa"/>
          </w:tcPr>
          <w:p w14:paraId="0647FE48" w14:textId="17478CB6" w:rsidR="00992BB2" w:rsidRDefault="00022C28" w:rsidP="005436F9">
            <w:pPr>
              <w:cnfStyle w:val="000000100000" w:firstRow="0" w:lastRow="0" w:firstColumn="0" w:lastColumn="0" w:oddVBand="0" w:evenVBand="0" w:oddHBand="1" w:evenHBand="0" w:firstRowFirstColumn="0" w:firstRowLastColumn="0" w:lastRowFirstColumn="0" w:lastRowLastColumn="0"/>
            </w:pPr>
            <w:r>
              <w:t>Account Type</w:t>
            </w:r>
          </w:p>
        </w:tc>
        <w:tc>
          <w:tcPr>
            <w:tcW w:w="1335" w:type="dxa"/>
          </w:tcPr>
          <w:p w14:paraId="12F2BA32"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04DDBFD3"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p>
        </w:tc>
        <w:tc>
          <w:tcPr>
            <w:tcW w:w="1043" w:type="dxa"/>
          </w:tcPr>
          <w:p w14:paraId="4A14A2D8"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p>
        </w:tc>
        <w:tc>
          <w:tcPr>
            <w:tcW w:w="1308" w:type="dxa"/>
          </w:tcPr>
          <w:p w14:paraId="14B82438"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p>
        </w:tc>
        <w:tc>
          <w:tcPr>
            <w:tcW w:w="2445" w:type="dxa"/>
          </w:tcPr>
          <w:p w14:paraId="77523376" w14:textId="77777777" w:rsidR="00992BB2" w:rsidRDefault="00992BB2" w:rsidP="005436F9">
            <w:pPr>
              <w:cnfStyle w:val="000000100000" w:firstRow="0" w:lastRow="0" w:firstColumn="0" w:lastColumn="0" w:oddVBand="0" w:evenVBand="0" w:oddHBand="1" w:evenHBand="0" w:firstRowFirstColumn="0" w:firstRowLastColumn="0" w:lastRowFirstColumn="0" w:lastRowLastColumn="0"/>
            </w:pPr>
          </w:p>
        </w:tc>
      </w:tr>
      <w:tr w:rsidR="003B26DF" w14:paraId="2387FC87"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458FFD7D" w14:textId="77777777" w:rsidR="003B26DF" w:rsidRPr="004B0B79" w:rsidRDefault="003B26DF" w:rsidP="00022C28">
            <w:pPr>
              <w:pStyle w:val="ListParagraph"/>
              <w:numPr>
                <w:ilvl w:val="0"/>
                <w:numId w:val="74"/>
              </w:numPr>
              <w:spacing w:before="60"/>
              <w:contextualSpacing w:val="0"/>
              <w:jc w:val="both"/>
            </w:pPr>
          </w:p>
        </w:tc>
        <w:tc>
          <w:tcPr>
            <w:tcW w:w="1675" w:type="dxa"/>
          </w:tcPr>
          <w:p w14:paraId="3FFC6EBD" w14:textId="006BF9DA" w:rsidR="003B26DF" w:rsidRDefault="003B26DF" w:rsidP="005436F9">
            <w:pPr>
              <w:cnfStyle w:val="000000000000" w:firstRow="0" w:lastRow="0" w:firstColumn="0" w:lastColumn="0" w:oddVBand="0" w:evenVBand="0" w:oddHBand="0" w:evenHBand="0" w:firstRowFirstColumn="0" w:firstRowLastColumn="0" w:lastRowFirstColumn="0" w:lastRowLastColumn="0"/>
            </w:pPr>
            <w:r>
              <w:t>Account Currency</w:t>
            </w:r>
          </w:p>
        </w:tc>
        <w:tc>
          <w:tcPr>
            <w:tcW w:w="1335" w:type="dxa"/>
          </w:tcPr>
          <w:p w14:paraId="523129B1" w14:textId="62415656" w:rsidR="003B26DF" w:rsidRDefault="003B26DF" w:rsidP="005436F9">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43194DC2" w14:textId="77777777" w:rsidR="003B26DF" w:rsidRDefault="003B26DF" w:rsidP="005436F9">
            <w:pPr>
              <w:cnfStyle w:val="000000000000" w:firstRow="0" w:lastRow="0" w:firstColumn="0" w:lastColumn="0" w:oddVBand="0" w:evenVBand="0" w:oddHBand="0" w:evenHBand="0" w:firstRowFirstColumn="0" w:firstRowLastColumn="0" w:lastRowFirstColumn="0" w:lastRowLastColumn="0"/>
            </w:pPr>
          </w:p>
        </w:tc>
        <w:tc>
          <w:tcPr>
            <w:tcW w:w="1043" w:type="dxa"/>
          </w:tcPr>
          <w:p w14:paraId="3CC8D8E1" w14:textId="77777777" w:rsidR="003B26DF" w:rsidRDefault="003B26DF" w:rsidP="005436F9">
            <w:pPr>
              <w:cnfStyle w:val="000000000000" w:firstRow="0" w:lastRow="0" w:firstColumn="0" w:lastColumn="0" w:oddVBand="0" w:evenVBand="0" w:oddHBand="0" w:evenHBand="0" w:firstRowFirstColumn="0" w:firstRowLastColumn="0" w:lastRowFirstColumn="0" w:lastRowLastColumn="0"/>
            </w:pPr>
          </w:p>
        </w:tc>
        <w:tc>
          <w:tcPr>
            <w:tcW w:w="1308" w:type="dxa"/>
          </w:tcPr>
          <w:p w14:paraId="0034FB92" w14:textId="77777777" w:rsidR="003B26DF" w:rsidRDefault="003B26DF" w:rsidP="005436F9">
            <w:pPr>
              <w:cnfStyle w:val="000000000000" w:firstRow="0" w:lastRow="0" w:firstColumn="0" w:lastColumn="0" w:oddVBand="0" w:evenVBand="0" w:oddHBand="0" w:evenHBand="0" w:firstRowFirstColumn="0" w:firstRowLastColumn="0" w:lastRowFirstColumn="0" w:lastRowLastColumn="0"/>
            </w:pPr>
          </w:p>
        </w:tc>
        <w:tc>
          <w:tcPr>
            <w:tcW w:w="2445" w:type="dxa"/>
          </w:tcPr>
          <w:p w14:paraId="0BA3BCA0" w14:textId="77777777" w:rsidR="003B26DF" w:rsidRDefault="003B26DF" w:rsidP="005436F9">
            <w:pPr>
              <w:cnfStyle w:val="000000000000" w:firstRow="0" w:lastRow="0" w:firstColumn="0" w:lastColumn="0" w:oddVBand="0" w:evenVBand="0" w:oddHBand="0" w:evenHBand="0" w:firstRowFirstColumn="0" w:firstRowLastColumn="0" w:lastRowFirstColumn="0" w:lastRowLastColumn="0"/>
            </w:pPr>
          </w:p>
        </w:tc>
      </w:tr>
      <w:tr w:rsidR="00022C28" w14:paraId="1728689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B6F2F9A" w14:textId="77777777" w:rsidR="00022C28" w:rsidRPr="004B0B79" w:rsidRDefault="00022C28" w:rsidP="00022C28">
            <w:pPr>
              <w:pStyle w:val="ListParagraph"/>
              <w:numPr>
                <w:ilvl w:val="0"/>
                <w:numId w:val="74"/>
              </w:numPr>
              <w:spacing w:before="60"/>
              <w:contextualSpacing w:val="0"/>
              <w:jc w:val="both"/>
            </w:pPr>
          </w:p>
        </w:tc>
        <w:tc>
          <w:tcPr>
            <w:tcW w:w="1675" w:type="dxa"/>
          </w:tcPr>
          <w:p w14:paraId="23821B63" w14:textId="11C7F267" w:rsidR="00022C28" w:rsidRDefault="00022C28" w:rsidP="00022C28">
            <w:pPr>
              <w:cnfStyle w:val="000000100000" w:firstRow="0" w:lastRow="0" w:firstColumn="0" w:lastColumn="0" w:oddVBand="0" w:evenVBand="0" w:oddHBand="1" w:evenHBand="0" w:firstRowFirstColumn="0" w:firstRowLastColumn="0" w:lastRowFirstColumn="0" w:lastRowLastColumn="0"/>
            </w:pPr>
            <w:r>
              <w:t>Employer Name</w:t>
            </w:r>
          </w:p>
        </w:tc>
        <w:tc>
          <w:tcPr>
            <w:tcW w:w="1335" w:type="dxa"/>
          </w:tcPr>
          <w:p w14:paraId="516162EE"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201D269F"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043" w:type="dxa"/>
          </w:tcPr>
          <w:p w14:paraId="195F534B"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308" w:type="dxa"/>
          </w:tcPr>
          <w:p w14:paraId="790B1A31"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2445" w:type="dxa"/>
          </w:tcPr>
          <w:p w14:paraId="39F8C19D"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r>
      <w:tr w:rsidR="00022C28" w14:paraId="42F8FC26"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44170C8" w14:textId="77777777" w:rsidR="00022C28" w:rsidRPr="004B0B79" w:rsidRDefault="00022C28" w:rsidP="00022C28">
            <w:pPr>
              <w:pStyle w:val="ListParagraph"/>
              <w:numPr>
                <w:ilvl w:val="0"/>
                <w:numId w:val="74"/>
              </w:numPr>
              <w:spacing w:before="60"/>
              <w:contextualSpacing w:val="0"/>
              <w:jc w:val="both"/>
            </w:pPr>
          </w:p>
        </w:tc>
        <w:tc>
          <w:tcPr>
            <w:tcW w:w="1675" w:type="dxa"/>
          </w:tcPr>
          <w:p w14:paraId="5D9048CD" w14:textId="3EAB17AF" w:rsidR="00022C28" w:rsidRDefault="00022C28" w:rsidP="00022C28">
            <w:pPr>
              <w:cnfStyle w:val="000000000000" w:firstRow="0" w:lastRow="0" w:firstColumn="0" w:lastColumn="0" w:oddVBand="0" w:evenVBand="0" w:oddHBand="0" w:evenHBand="0" w:firstRowFirstColumn="0" w:firstRowLastColumn="0" w:lastRowFirstColumn="0" w:lastRowLastColumn="0"/>
            </w:pPr>
            <w:r>
              <w:t>Monthly Income</w:t>
            </w:r>
          </w:p>
        </w:tc>
        <w:tc>
          <w:tcPr>
            <w:tcW w:w="1335" w:type="dxa"/>
          </w:tcPr>
          <w:p w14:paraId="0345B765" w14:textId="7F9A10BB" w:rsidR="00022C28" w:rsidRDefault="003B26DF" w:rsidP="00022C28">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249945C8"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043" w:type="dxa"/>
          </w:tcPr>
          <w:p w14:paraId="2716C3F4"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308" w:type="dxa"/>
          </w:tcPr>
          <w:p w14:paraId="2F683E42"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2445" w:type="dxa"/>
          </w:tcPr>
          <w:p w14:paraId="4D2942EA" w14:textId="2EEDD54B" w:rsidR="00022C28" w:rsidRDefault="00022C28" w:rsidP="00022C28">
            <w:pPr>
              <w:cnfStyle w:val="000000000000" w:firstRow="0" w:lastRow="0" w:firstColumn="0" w:lastColumn="0" w:oddVBand="0" w:evenVBand="0" w:oddHBand="0" w:evenHBand="0" w:firstRowFirstColumn="0" w:firstRowLastColumn="0" w:lastRowFirstColumn="0" w:lastRowLastColumn="0"/>
            </w:pPr>
          </w:p>
        </w:tc>
      </w:tr>
      <w:tr w:rsidR="00022C28" w14:paraId="7CF5F405"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4EE2248" w14:textId="77777777" w:rsidR="00022C28" w:rsidRPr="004B0B79" w:rsidRDefault="00022C28" w:rsidP="00022C28">
            <w:pPr>
              <w:pStyle w:val="ListParagraph"/>
              <w:numPr>
                <w:ilvl w:val="0"/>
                <w:numId w:val="74"/>
              </w:numPr>
              <w:spacing w:before="60"/>
              <w:contextualSpacing w:val="0"/>
              <w:jc w:val="both"/>
            </w:pPr>
          </w:p>
        </w:tc>
        <w:tc>
          <w:tcPr>
            <w:tcW w:w="1675" w:type="dxa"/>
          </w:tcPr>
          <w:p w14:paraId="1EA61440" w14:textId="44B86C3E" w:rsidR="00022C28" w:rsidRDefault="00022C28" w:rsidP="00022C28">
            <w:pPr>
              <w:cnfStyle w:val="000000100000" w:firstRow="0" w:lastRow="0" w:firstColumn="0" w:lastColumn="0" w:oddVBand="0" w:evenVBand="0" w:oddHBand="1" w:evenHBand="0" w:firstRowFirstColumn="0" w:firstRowLastColumn="0" w:lastRowFirstColumn="0" w:lastRowLastColumn="0"/>
            </w:pPr>
            <w:r>
              <w:t>Address Line 1</w:t>
            </w:r>
          </w:p>
        </w:tc>
        <w:tc>
          <w:tcPr>
            <w:tcW w:w="1335" w:type="dxa"/>
          </w:tcPr>
          <w:p w14:paraId="6463AAE6"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5EA0169D"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043" w:type="dxa"/>
          </w:tcPr>
          <w:p w14:paraId="3E9075CD"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308" w:type="dxa"/>
          </w:tcPr>
          <w:p w14:paraId="47042179"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2445" w:type="dxa"/>
          </w:tcPr>
          <w:p w14:paraId="0484FD4C"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r>
      <w:tr w:rsidR="00022C28" w14:paraId="6AA7AC1D"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29F527D" w14:textId="77777777" w:rsidR="00022C28" w:rsidRPr="004B0B79" w:rsidRDefault="00022C28" w:rsidP="00022C28">
            <w:pPr>
              <w:pStyle w:val="ListParagraph"/>
              <w:numPr>
                <w:ilvl w:val="0"/>
                <w:numId w:val="74"/>
              </w:numPr>
              <w:spacing w:before="60"/>
              <w:contextualSpacing w:val="0"/>
              <w:jc w:val="both"/>
            </w:pPr>
          </w:p>
        </w:tc>
        <w:tc>
          <w:tcPr>
            <w:tcW w:w="1675" w:type="dxa"/>
          </w:tcPr>
          <w:p w14:paraId="352C43D4" w14:textId="721D4DED" w:rsidR="00022C28" w:rsidRDefault="00022C28" w:rsidP="00022C28">
            <w:pPr>
              <w:cnfStyle w:val="000000000000" w:firstRow="0" w:lastRow="0" w:firstColumn="0" w:lastColumn="0" w:oddVBand="0" w:evenVBand="0" w:oddHBand="0" w:evenHBand="0" w:firstRowFirstColumn="0" w:firstRowLastColumn="0" w:lastRowFirstColumn="0" w:lastRowLastColumn="0"/>
            </w:pPr>
            <w:r>
              <w:t>Address Line 2</w:t>
            </w:r>
          </w:p>
        </w:tc>
        <w:tc>
          <w:tcPr>
            <w:tcW w:w="1335" w:type="dxa"/>
          </w:tcPr>
          <w:p w14:paraId="7E32DB41"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00124926"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043" w:type="dxa"/>
          </w:tcPr>
          <w:p w14:paraId="588CE615"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308" w:type="dxa"/>
          </w:tcPr>
          <w:p w14:paraId="3063A513"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2445" w:type="dxa"/>
          </w:tcPr>
          <w:p w14:paraId="79C08B29" w14:textId="751C7A68" w:rsidR="00022C28" w:rsidRDefault="00022C28" w:rsidP="00022C28">
            <w:pPr>
              <w:cnfStyle w:val="000000000000" w:firstRow="0" w:lastRow="0" w:firstColumn="0" w:lastColumn="0" w:oddVBand="0" w:evenVBand="0" w:oddHBand="0" w:evenHBand="0" w:firstRowFirstColumn="0" w:firstRowLastColumn="0" w:lastRowFirstColumn="0" w:lastRowLastColumn="0"/>
            </w:pPr>
          </w:p>
        </w:tc>
      </w:tr>
      <w:tr w:rsidR="00022C28" w14:paraId="4C92766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D82B711" w14:textId="77777777" w:rsidR="00022C28" w:rsidRPr="004B0B79" w:rsidRDefault="00022C28" w:rsidP="00022C28">
            <w:pPr>
              <w:pStyle w:val="ListParagraph"/>
              <w:numPr>
                <w:ilvl w:val="0"/>
                <w:numId w:val="74"/>
              </w:numPr>
              <w:spacing w:before="60"/>
              <w:contextualSpacing w:val="0"/>
              <w:jc w:val="both"/>
            </w:pPr>
          </w:p>
        </w:tc>
        <w:tc>
          <w:tcPr>
            <w:tcW w:w="1675" w:type="dxa"/>
          </w:tcPr>
          <w:p w14:paraId="5AB5DB8B" w14:textId="69438145" w:rsidR="00022C28" w:rsidRDefault="00022C28" w:rsidP="00022C28">
            <w:pPr>
              <w:cnfStyle w:val="000000100000" w:firstRow="0" w:lastRow="0" w:firstColumn="0" w:lastColumn="0" w:oddVBand="0" w:evenVBand="0" w:oddHBand="1" w:evenHBand="0" w:firstRowFirstColumn="0" w:firstRowLastColumn="0" w:lastRowFirstColumn="0" w:lastRowLastColumn="0"/>
            </w:pPr>
            <w:r>
              <w:t>Address Line 3</w:t>
            </w:r>
          </w:p>
        </w:tc>
        <w:tc>
          <w:tcPr>
            <w:tcW w:w="1335" w:type="dxa"/>
          </w:tcPr>
          <w:p w14:paraId="0DB45192"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59A9FAFF"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043" w:type="dxa"/>
          </w:tcPr>
          <w:p w14:paraId="690EE1E0"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308" w:type="dxa"/>
          </w:tcPr>
          <w:p w14:paraId="7AFC3506"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2445" w:type="dxa"/>
          </w:tcPr>
          <w:p w14:paraId="388B218A" w14:textId="6090D1A7" w:rsidR="00022C28" w:rsidRDefault="00022C28" w:rsidP="00022C28">
            <w:pPr>
              <w:cnfStyle w:val="000000100000" w:firstRow="0" w:lastRow="0" w:firstColumn="0" w:lastColumn="0" w:oddVBand="0" w:evenVBand="0" w:oddHBand="1" w:evenHBand="0" w:firstRowFirstColumn="0" w:firstRowLastColumn="0" w:lastRowFirstColumn="0" w:lastRowLastColumn="0"/>
            </w:pPr>
          </w:p>
        </w:tc>
      </w:tr>
      <w:tr w:rsidR="00022C28" w14:paraId="218D5865"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29D66F38" w14:textId="77777777" w:rsidR="00022C28" w:rsidRPr="00B9526E" w:rsidRDefault="00022C28" w:rsidP="00022C28">
            <w:pPr>
              <w:pStyle w:val="ListParagraph"/>
              <w:numPr>
                <w:ilvl w:val="0"/>
                <w:numId w:val="74"/>
              </w:numPr>
              <w:spacing w:before="60"/>
              <w:contextualSpacing w:val="0"/>
              <w:jc w:val="both"/>
            </w:pPr>
          </w:p>
        </w:tc>
        <w:tc>
          <w:tcPr>
            <w:tcW w:w="1675" w:type="dxa"/>
          </w:tcPr>
          <w:p w14:paraId="22758A97" w14:textId="5DC31DCA" w:rsidR="00022C28" w:rsidRPr="00B9526E" w:rsidRDefault="00022C28" w:rsidP="00022C28">
            <w:pPr>
              <w:cnfStyle w:val="000000000000" w:firstRow="0" w:lastRow="0" w:firstColumn="0" w:lastColumn="0" w:oddVBand="0" w:evenVBand="0" w:oddHBand="0" w:evenHBand="0" w:firstRowFirstColumn="0" w:firstRowLastColumn="0" w:lastRowFirstColumn="0" w:lastRowLastColumn="0"/>
            </w:pPr>
            <w:r>
              <w:t>City</w:t>
            </w:r>
          </w:p>
        </w:tc>
        <w:tc>
          <w:tcPr>
            <w:tcW w:w="1335" w:type="dxa"/>
          </w:tcPr>
          <w:p w14:paraId="12529521" w14:textId="77777777" w:rsidR="00022C28" w:rsidRPr="00B9526E" w:rsidRDefault="00022C28" w:rsidP="00022C28">
            <w:pPr>
              <w:cnfStyle w:val="000000000000" w:firstRow="0" w:lastRow="0" w:firstColumn="0" w:lastColumn="0" w:oddVBand="0" w:evenVBand="0" w:oddHBand="0" w:evenHBand="0" w:firstRowFirstColumn="0" w:firstRowLastColumn="0" w:lastRowFirstColumn="0" w:lastRowLastColumn="0"/>
            </w:pPr>
            <w:r w:rsidRPr="002E6563">
              <w:t>Display</w:t>
            </w:r>
          </w:p>
        </w:tc>
        <w:tc>
          <w:tcPr>
            <w:tcW w:w="1467" w:type="dxa"/>
          </w:tcPr>
          <w:p w14:paraId="052FD767" w14:textId="77777777" w:rsidR="00022C28" w:rsidRPr="00B9526E" w:rsidRDefault="00022C28" w:rsidP="00022C28">
            <w:pPr>
              <w:cnfStyle w:val="000000000000" w:firstRow="0" w:lastRow="0" w:firstColumn="0" w:lastColumn="0" w:oddVBand="0" w:evenVBand="0" w:oddHBand="0" w:evenHBand="0" w:firstRowFirstColumn="0" w:firstRowLastColumn="0" w:lastRowFirstColumn="0" w:lastRowLastColumn="0"/>
            </w:pPr>
          </w:p>
        </w:tc>
        <w:tc>
          <w:tcPr>
            <w:tcW w:w="1043" w:type="dxa"/>
          </w:tcPr>
          <w:p w14:paraId="176737AD" w14:textId="77777777" w:rsidR="00022C28" w:rsidRPr="00B9526E" w:rsidRDefault="00022C28" w:rsidP="00022C28">
            <w:pPr>
              <w:cnfStyle w:val="000000000000" w:firstRow="0" w:lastRow="0" w:firstColumn="0" w:lastColumn="0" w:oddVBand="0" w:evenVBand="0" w:oddHBand="0" w:evenHBand="0" w:firstRowFirstColumn="0" w:firstRowLastColumn="0" w:lastRowFirstColumn="0" w:lastRowLastColumn="0"/>
            </w:pPr>
          </w:p>
        </w:tc>
        <w:tc>
          <w:tcPr>
            <w:tcW w:w="1308" w:type="dxa"/>
          </w:tcPr>
          <w:p w14:paraId="6DCFB698" w14:textId="77777777" w:rsidR="00022C28" w:rsidRPr="00B9526E" w:rsidRDefault="00022C28" w:rsidP="00022C28">
            <w:pPr>
              <w:cnfStyle w:val="000000000000" w:firstRow="0" w:lastRow="0" w:firstColumn="0" w:lastColumn="0" w:oddVBand="0" w:evenVBand="0" w:oddHBand="0" w:evenHBand="0" w:firstRowFirstColumn="0" w:firstRowLastColumn="0" w:lastRowFirstColumn="0" w:lastRowLastColumn="0"/>
            </w:pPr>
          </w:p>
        </w:tc>
        <w:tc>
          <w:tcPr>
            <w:tcW w:w="2445" w:type="dxa"/>
          </w:tcPr>
          <w:p w14:paraId="549CE1C0" w14:textId="77777777" w:rsidR="00022C28" w:rsidRPr="00B9526E" w:rsidRDefault="00022C28" w:rsidP="00022C28">
            <w:pPr>
              <w:cnfStyle w:val="000000000000" w:firstRow="0" w:lastRow="0" w:firstColumn="0" w:lastColumn="0" w:oddVBand="0" w:evenVBand="0" w:oddHBand="0" w:evenHBand="0" w:firstRowFirstColumn="0" w:firstRowLastColumn="0" w:lastRowFirstColumn="0" w:lastRowLastColumn="0"/>
            </w:pPr>
          </w:p>
        </w:tc>
      </w:tr>
      <w:tr w:rsidR="00022C28" w14:paraId="4FCAF67E"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684E5C5" w14:textId="77777777" w:rsidR="00022C28" w:rsidRPr="00624762" w:rsidRDefault="00022C28" w:rsidP="00022C28">
            <w:pPr>
              <w:pStyle w:val="ListParagraph"/>
              <w:numPr>
                <w:ilvl w:val="0"/>
                <w:numId w:val="74"/>
              </w:numPr>
              <w:spacing w:before="60"/>
              <w:contextualSpacing w:val="0"/>
              <w:jc w:val="both"/>
            </w:pPr>
          </w:p>
        </w:tc>
        <w:tc>
          <w:tcPr>
            <w:tcW w:w="1675" w:type="dxa"/>
          </w:tcPr>
          <w:p w14:paraId="736F908D" w14:textId="215AB38A" w:rsidR="00022C28" w:rsidRPr="00624762" w:rsidRDefault="00022C28" w:rsidP="00022C28">
            <w:pPr>
              <w:cnfStyle w:val="000000100000" w:firstRow="0" w:lastRow="0" w:firstColumn="0" w:lastColumn="0" w:oddVBand="0" w:evenVBand="0" w:oddHBand="1" w:evenHBand="0" w:firstRowFirstColumn="0" w:firstRowLastColumn="0" w:lastRowFirstColumn="0" w:lastRowLastColumn="0"/>
            </w:pPr>
            <w:r>
              <w:t>Emirates</w:t>
            </w:r>
          </w:p>
        </w:tc>
        <w:tc>
          <w:tcPr>
            <w:tcW w:w="1335" w:type="dxa"/>
          </w:tcPr>
          <w:p w14:paraId="1A097732" w14:textId="77777777" w:rsidR="00022C28" w:rsidRPr="00624762" w:rsidRDefault="00022C28" w:rsidP="00022C28">
            <w:pPr>
              <w:cnfStyle w:val="000000100000" w:firstRow="0" w:lastRow="0" w:firstColumn="0" w:lastColumn="0" w:oddVBand="0" w:evenVBand="0" w:oddHBand="1" w:evenHBand="0" w:firstRowFirstColumn="0" w:firstRowLastColumn="0" w:lastRowFirstColumn="0" w:lastRowLastColumn="0"/>
            </w:pPr>
            <w:r w:rsidRPr="00624762">
              <w:t>Display</w:t>
            </w:r>
          </w:p>
        </w:tc>
        <w:tc>
          <w:tcPr>
            <w:tcW w:w="1467" w:type="dxa"/>
          </w:tcPr>
          <w:p w14:paraId="782E8A4F" w14:textId="77777777" w:rsidR="00022C28" w:rsidRPr="00624762" w:rsidRDefault="00022C28" w:rsidP="00022C28">
            <w:pPr>
              <w:cnfStyle w:val="000000100000" w:firstRow="0" w:lastRow="0" w:firstColumn="0" w:lastColumn="0" w:oddVBand="0" w:evenVBand="0" w:oddHBand="1" w:evenHBand="0" w:firstRowFirstColumn="0" w:firstRowLastColumn="0" w:lastRowFirstColumn="0" w:lastRowLastColumn="0"/>
            </w:pPr>
          </w:p>
        </w:tc>
        <w:tc>
          <w:tcPr>
            <w:tcW w:w="1043" w:type="dxa"/>
          </w:tcPr>
          <w:p w14:paraId="2C7CEE0A" w14:textId="77777777" w:rsidR="00022C28" w:rsidRPr="00624762" w:rsidRDefault="00022C28" w:rsidP="00022C28">
            <w:pPr>
              <w:cnfStyle w:val="000000100000" w:firstRow="0" w:lastRow="0" w:firstColumn="0" w:lastColumn="0" w:oddVBand="0" w:evenVBand="0" w:oddHBand="1" w:evenHBand="0" w:firstRowFirstColumn="0" w:firstRowLastColumn="0" w:lastRowFirstColumn="0" w:lastRowLastColumn="0"/>
            </w:pPr>
          </w:p>
        </w:tc>
        <w:tc>
          <w:tcPr>
            <w:tcW w:w="1308" w:type="dxa"/>
          </w:tcPr>
          <w:p w14:paraId="4FC4BA7E" w14:textId="77777777" w:rsidR="00022C28" w:rsidRPr="00624762" w:rsidRDefault="00022C28" w:rsidP="00022C28">
            <w:pPr>
              <w:cnfStyle w:val="000000100000" w:firstRow="0" w:lastRow="0" w:firstColumn="0" w:lastColumn="0" w:oddVBand="0" w:evenVBand="0" w:oddHBand="1" w:evenHBand="0" w:firstRowFirstColumn="0" w:firstRowLastColumn="0" w:lastRowFirstColumn="0" w:lastRowLastColumn="0"/>
            </w:pPr>
          </w:p>
        </w:tc>
        <w:tc>
          <w:tcPr>
            <w:tcW w:w="2445" w:type="dxa"/>
            <w:vMerge w:val="restart"/>
          </w:tcPr>
          <w:p w14:paraId="49334AD7" w14:textId="2EC7E6D6" w:rsidR="00022C28" w:rsidRPr="00624762" w:rsidRDefault="00022C28" w:rsidP="00022C28">
            <w:pPr>
              <w:cnfStyle w:val="000000100000" w:firstRow="0" w:lastRow="0" w:firstColumn="0" w:lastColumn="0" w:oddVBand="0" w:evenVBand="0" w:oddHBand="1" w:evenHBand="0" w:firstRowFirstColumn="0" w:firstRowLastColumn="0" w:lastRowFirstColumn="0" w:lastRowLastColumn="0"/>
            </w:pPr>
          </w:p>
        </w:tc>
      </w:tr>
      <w:tr w:rsidR="00022C28" w14:paraId="33FAE4BF"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385F1831" w14:textId="77777777" w:rsidR="00022C28" w:rsidRPr="00624762" w:rsidRDefault="00022C28" w:rsidP="00022C28">
            <w:pPr>
              <w:pStyle w:val="ListParagraph"/>
              <w:numPr>
                <w:ilvl w:val="0"/>
                <w:numId w:val="74"/>
              </w:numPr>
              <w:spacing w:before="60"/>
              <w:contextualSpacing w:val="0"/>
              <w:jc w:val="both"/>
            </w:pPr>
          </w:p>
        </w:tc>
        <w:tc>
          <w:tcPr>
            <w:tcW w:w="1675" w:type="dxa"/>
          </w:tcPr>
          <w:p w14:paraId="332FD02A" w14:textId="2FA670DA" w:rsidR="00022C28" w:rsidRPr="00624762" w:rsidRDefault="00022C28" w:rsidP="00022C28">
            <w:pPr>
              <w:cnfStyle w:val="000000000000" w:firstRow="0" w:lastRow="0" w:firstColumn="0" w:lastColumn="0" w:oddVBand="0" w:evenVBand="0" w:oddHBand="0" w:evenHBand="0" w:firstRowFirstColumn="0" w:firstRowLastColumn="0" w:lastRowFirstColumn="0" w:lastRowLastColumn="0"/>
            </w:pPr>
            <w:r>
              <w:t>Postal Code</w:t>
            </w:r>
          </w:p>
        </w:tc>
        <w:tc>
          <w:tcPr>
            <w:tcW w:w="1335" w:type="dxa"/>
          </w:tcPr>
          <w:p w14:paraId="4C51B638" w14:textId="77777777" w:rsidR="00022C28" w:rsidRPr="00624762" w:rsidRDefault="00022C28" w:rsidP="00022C28">
            <w:pPr>
              <w:cnfStyle w:val="000000000000" w:firstRow="0" w:lastRow="0" w:firstColumn="0" w:lastColumn="0" w:oddVBand="0" w:evenVBand="0" w:oddHBand="0" w:evenHBand="0" w:firstRowFirstColumn="0" w:firstRowLastColumn="0" w:lastRowFirstColumn="0" w:lastRowLastColumn="0"/>
            </w:pPr>
            <w:r w:rsidRPr="00624762">
              <w:t>Display</w:t>
            </w:r>
          </w:p>
        </w:tc>
        <w:tc>
          <w:tcPr>
            <w:tcW w:w="1467" w:type="dxa"/>
          </w:tcPr>
          <w:p w14:paraId="75C86FD0" w14:textId="77777777" w:rsidR="00022C28" w:rsidRPr="00624762" w:rsidRDefault="00022C28" w:rsidP="00022C28">
            <w:pPr>
              <w:cnfStyle w:val="000000000000" w:firstRow="0" w:lastRow="0" w:firstColumn="0" w:lastColumn="0" w:oddVBand="0" w:evenVBand="0" w:oddHBand="0" w:evenHBand="0" w:firstRowFirstColumn="0" w:firstRowLastColumn="0" w:lastRowFirstColumn="0" w:lastRowLastColumn="0"/>
            </w:pPr>
          </w:p>
        </w:tc>
        <w:tc>
          <w:tcPr>
            <w:tcW w:w="1043" w:type="dxa"/>
          </w:tcPr>
          <w:p w14:paraId="257666DD" w14:textId="77777777" w:rsidR="00022C28" w:rsidRPr="00624762" w:rsidRDefault="00022C28" w:rsidP="00022C28">
            <w:pPr>
              <w:cnfStyle w:val="000000000000" w:firstRow="0" w:lastRow="0" w:firstColumn="0" w:lastColumn="0" w:oddVBand="0" w:evenVBand="0" w:oddHBand="0" w:evenHBand="0" w:firstRowFirstColumn="0" w:firstRowLastColumn="0" w:lastRowFirstColumn="0" w:lastRowLastColumn="0"/>
            </w:pPr>
          </w:p>
        </w:tc>
        <w:tc>
          <w:tcPr>
            <w:tcW w:w="1308" w:type="dxa"/>
          </w:tcPr>
          <w:p w14:paraId="4A550021" w14:textId="77777777" w:rsidR="00022C28" w:rsidRPr="00624762" w:rsidRDefault="00022C28" w:rsidP="00022C28">
            <w:pPr>
              <w:cnfStyle w:val="000000000000" w:firstRow="0" w:lastRow="0" w:firstColumn="0" w:lastColumn="0" w:oddVBand="0" w:evenVBand="0" w:oddHBand="0" w:evenHBand="0" w:firstRowFirstColumn="0" w:firstRowLastColumn="0" w:lastRowFirstColumn="0" w:lastRowLastColumn="0"/>
            </w:pPr>
          </w:p>
        </w:tc>
        <w:tc>
          <w:tcPr>
            <w:tcW w:w="2445" w:type="dxa"/>
            <w:vMerge/>
          </w:tcPr>
          <w:p w14:paraId="39F2D5A5" w14:textId="77777777" w:rsidR="00022C28" w:rsidRPr="00624762" w:rsidRDefault="00022C28" w:rsidP="00022C28">
            <w:pPr>
              <w:cnfStyle w:val="000000000000" w:firstRow="0" w:lastRow="0" w:firstColumn="0" w:lastColumn="0" w:oddVBand="0" w:evenVBand="0" w:oddHBand="0" w:evenHBand="0" w:firstRowFirstColumn="0" w:firstRowLastColumn="0" w:lastRowFirstColumn="0" w:lastRowLastColumn="0"/>
            </w:pPr>
          </w:p>
        </w:tc>
      </w:tr>
      <w:tr w:rsidR="00022C28" w14:paraId="514A3D5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3B264A01" w14:textId="77777777" w:rsidR="00022C28" w:rsidRPr="004B0B79" w:rsidRDefault="00022C28" w:rsidP="00022C28">
            <w:pPr>
              <w:pStyle w:val="ListParagraph"/>
              <w:numPr>
                <w:ilvl w:val="0"/>
                <w:numId w:val="74"/>
              </w:numPr>
              <w:spacing w:before="60"/>
              <w:contextualSpacing w:val="0"/>
              <w:jc w:val="both"/>
            </w:pPr>
          </w:p>
        </w:tc>
        <w:tc>
          <w:tcPr>
            <w:tcW w:w="1675" w:type="dxa"/>
          </w:tcPr>
          <w:p w14:paraId="46F1E14E" w14:textId="155D5B56" w:rsidR="00022C28" w:rsidRDefault="00022C28" w:rsidP="00022C28">
            <w:pPr>
              <w:cnfStyle w:val="000000100000" w:firstRow="0" w:lastRow="0" w:firstColumn="0" w:lastColumn="0" w:oddVBand="0" w:evenVBand="0" w:oddHBand="1" w:evenHBand="0" w:firstRowFirstColumn="0" w:firstRowLastColumn="0" w:lastRowFirstColumn="0" w:lastRowLastColumn="0"/>
            </w:pPr>
            <w:r>
              <w:t>Standing Instruction Amount</w:t>
            </w:r>
          </w:p>
        </w:tc>
        <w:tc>
          <w:tcPr>
            <w:tcW w:w="1335" w:type="dxa"/>
          </w:tcPr>
          <w:p w14:paraId="485D381D"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Display</w:t>
            </w:r>
          </w:p>
        </w:tc>
        <w:tc>
          <w:tcPr>
            <w:tcW w:w="1467" w:type="dxa"/>
          </w:tcPr>
          <w:p w14:paraId="3B3E9504"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043" w:type="dxa"/>
          </w:tcPr>
          <w:p w14:paraId="6AE7842E"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308" w:type="dxa"/>
          </w:tcPr>
          <w:p w14:paraId="4EC6CEB9"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2445" w:type="dxa"/>
          </w:tcPr>
          <w:p w14:paraId="3BF56C58"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r>
      <w:tr w:rsidR="00022C28" w14:paraId="30CA8F9B"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2820167D" w14:textId="77777777" w:rsidR="00022C28" w:rsidRPr="004B0B79" w:rsidRDefault="00022C28" w:rsidP="00022C28">
            <w:pPr>
              <w:pStyle w:val="ListParagraph"/>
              <w:numPr>
                <w:ilvl w:val="0"/>
                <w:numId w:val="74"/>
              </w:numPr>
              <w:spacing w:before="60"/>
              <w:contextualSpacing w:val="0"/>
              <w:jc w:val="both"/>
            </w:pPr>
          </w:p>
        </w:tc>
        <w:tc>
          <w:tcPr>
            <w:tcW w:w="1675" w:type="dxa"/>
          </w:tcPr>
          <w:p w14:paraId="720B71C1" w14:textId="55E304A5" w:rsidR="00022C28" w:rsidRDefault="00022C28" w:rsidP="00022C28">
            <w:pPr>
              <w:cnfStyle w:val="000000000000" w:firstRow="0" w:lastRow="0" w:firstColumn="0" w:lastColumn="0" w:oddVBand="0" w:evenVBand="0" w:oddHBand="0" w:evenHBand="0" w:firstRowFirstColumn="0" w:firstRowLastColumn="0" w:lastRowFirstColumn="0" w:lastRowLastColumn="0"/>
            </w:pPr>
            <w:r>
              <w:t>Debit Account</w:t>
            </w:r>
          </w:p>
        </w:tc>
        <w:tc>
          <w:tcPr>
            <w:tcW w:w="1335" w:type="dxa"/>
          </w:tcPr>
          <w:p w14:paraId="3C17E9BB"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r>
              <w:t>Display</w:t>
            </w:r>
          </w:p>
        </w:tc>
        <w:tc>
          <w:tcPr>
            <w:tcW w:w="1467" w:type="dxa"/>
          </w:tcPr>
          <w:p w14:paraId="7C6E8512"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043" w:type="dxa"/>
          </w:tcPr>
          <w:p w14:paraId="36F3F116"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308" w:type="dxa"/>
          </w:tcPr>
          <w:p w14:paraId="4774A20C"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2445" w:type="dxa"/>
          </w:tcPr>
          <w:p w14:paraId="60798405"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r>
      <w:tr w:rsidR="00022C28" w14:paraId="46AD77AC"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5F3F457" w14:textId="77777777" w:rsidR="00022C28" w:rsidRPr="004B0B79" w:rsidRDefault="00022C28" w:rsidP="00022C28">
            <w:pPr>
              <w:pStyle w:val="ListParagraph"/>
              <w:numPr>
                <w:ilvl w:val="0"/>
                <w:numId w:val="74"/>
              </w:numPr>
              <w:spacing w:before="60"/>
              <w:contextualSpacing w:val="0"/>
              <w:jc w:val="both"/>
            </w:pPr>
          </w:p>
        </w:tc>
        <w:tc>
          <w:tcPr>
            <w:tcW w:w="1675" w:type="dxa"/>
          </w:tcPr>
          <w:p w14:paraId="5AF18EF0"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Back</w:t>
            </w:r>
          </w:p>
        </w:tc>
        <w:tc>
          <w:tcPr>
            <w:tcW w:w="1335" w:type="dxa"/>
          </w:tcPr>
          <w:p w14:paraId="00056528"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Icon</w:t>
            </w:r>
          </w:p>
        </w:tc>
        <w:tc>
          <w:tcPr>
            <w:tcW w:w="1467" w:type="dxa"/>
          </w:tcPr>
          <w:p w14:paraId="6A066C72"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043" w:type="dxa"/>
          </w:tcPr>
          <w:p w14:paraId="137B451C"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308" w:type="dxa"/>
          </w:tcPr>
          <w:p w14:paraId="7B16EF87"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2445" w:type="dxa"/>
          </w:tcPr>
          <w:p w14:paraId="39EFFC43"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On click back button, redirect to previous screen with all the details prefilled.</w:t>
            </w:r>
          </w:p>
        </w:tc>
      </w:tr>
      <w:tr w:rsidR="00022C28" w14:paraId="4E0CE523" w14:textId="77777777" w:rsidTr="005436F9">
        <w:tc>
          <w:tcPr>
            <w:cnfStyle w:val="001000000000" w:firstRow="0" w:lastRow="0" w:firstColumn="1" w:lastColumn="0" w:oddVBand="0" w:evenVBand="0" w:oddHBand="0" w:evenHBand="0" w:firstRowFirstColumn="0" w:firstRowLastColumn="0" w:lastRowFirstColumn="0" w:lastRowLastColumn="0"/>
            <w:tcW w:w="640" w:type="dxa"/>
          </w:tcPr>
          <w:p w14:paraId="07D4D974" w14:textId="77777777" w:rsidR="00022C28" w:rsidRPr="004B0B79" w:rsidRDefault="00022C28" w:rsidP="00022C28">
            <w:pPr>
              <w:pStyle w:val="ListParagraph"/>
              <w:numPr>
                <w:ilvl w:val="0"/>
                <w:numId w:val="74"/>
              </w:numPr>
              <w:spacing w:before="60"/>
              <w:contextualSpacing w:val="0"/>
              <w:jc w:val="both"/>
            </w:pPr>
          </w:p>
        </w:tc>
        <w:tc>
          <w:tcPr>
            <w:tcW w:w="1675" w:type="dxa"/>
          </w:tcPr>
          <w:p w14:paraId="0BA6F410" w14:textId="49F21AFF" w:rsidR="00022C28" w:rsidRDefault="00022C28" w:rsidP="00022C28">
            <w:pPr>
              <w:cnfStyle w:val="000000000000" w:firstRow="0" w:lastRow="0" w:firstColumn="0" w:lastColumn="0" w:oddVBand="0" w:evenVBand="0" w:oddHBand="0" w:evenHBand="0" w:firstRowFirstColumn="0" w:firstRowLastColumn="0" w:lastRowFirstColumn="0" w:lastRowLastColumn="0"/>
            </w:pPr>
            <w:r>
              <w:t>Confirm</w:t>
            </w:r>
          </w:p>
        </w:tc>
        <w:tc>
          <w:tcPr>
            <w:tcW w:w="1335" w:type="dxa"/>
          </w:tcPr>
          <w:p w14:paraId="1EEDB0C7"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r>
              <w:t>Button</w:t>
            </w:r>
          </w:p>
        </w:tc>
        <w:tc>
          <w:tcPr>
            <w:tcW w:w="1467" w:type="dxa"/>
          </w:tcPr>
          <w:p w14:paraId="1FA38728"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043" w:type="dxa"/>
          </w:tcPr>
          <w:p w14:paraId="5F84BA3C"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1308" w:type="dxa"/>
          </w:tcPr>
          <w:p w14:paraId="01E96C30"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p>
        </w:tc>
        <w:tc>
          <w:tcPr>
            <w:tcW w:w="2445" w:type="dxa"/>
          </w:tcPr>
          <w:p w14:paraId="72E81F7D" w14:textId="77777777" w:rsidR="00022C28" w:rsidRDefault="00022C28" w:rsidP="00022C28">
            <w:pPr>
              <w:cnfStyle w:val="000000000000" w:firstRow="0" w:lastRow="0" w:firstColumn="0" w:lastColumn="0" w:oddVBand="0" w:evenVBand="0" w:oddHBand="0" w:evenHBand="0" w:firstRowFirstColumn="0" w:firstRowLastColumn="0" w:lastRowFirstColumn="0" w:lastRowLastColumn="0"/>
            </w:pPr>
            <w:r>
              <w:t>Will be enabled only, when all the mandatory fields are captured.</w:t>
            </w:r>
          </w:p>
        </w:tc>
      </w:tr>
      <w:tr w:rsidR="00022C28" w14:paraId="0E42C01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5FBF61AE" w14:textId="77777777" w:rsidR="00022C28" w:rsidRPr="004B0B79" w:rsidRDefault="00022C28" w:rsidP="00022C28">
            <w:pPr>
              <w:pStyle w:val="ListParagraph"/>
              <w:numPr>
                <w:ilvl w:val="0"/>
                <w:numId w:val="74"/>
              </w:numPr>
              <w:spacing w:before="60"/>
              <w:contextualSpacing w:val="0"/>
              <w:jc w:val="both"/>
            </w:pPr>
          </w:p>
        </w:tc>
        <w:tc>
          <w:tcPr>
            <w:tcW w:w="1675" w:type="dxa"/>
          </w:tcPr>
          <w:p w14:paraId="4C13349D"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Cancel</w:t>
            </w:r>
          </w:p>
        </w:tc>
        <w:tc>
          <w:tcPr>
            <w:tcW w:w="1335" w:type="dxa"/>
          </w:tcPr>
          <w:p w14:paraId="17D6542A"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r>
              <w:t>Button</w:t>
            </w:r>
          </w:p>
        </w:tc>
        <w:tc>
          <w:tcPr>
            <w:tcW w:w="1467" w:type="dxa"/>
          </w:tcPr>
          <w:p w14:paraId="14677CAB"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043" w:type="dxa"/>
          </w:tcPr>
          <w:p w14:paraId="61266271"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1308" w:type="dxa"/>
          </w:tcPr>
          <w:p w14:paraId="189B7D58"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pPr>
          </w:p>
        </w:tc>
        <w:tc>
          <w:tcPr>
            <w:tcW w:w="2445" w:type="dxa"/>
          </w:tcPr>
          <w:p w14:paraId="202448DA" w14:textId="77777777" w:rsidR="00022C28" w:rsidRDefault="00022C28" w:rsidP="00022C2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On click the button app will prompt “Do you want to cancel the progress? With an option Yes and No”.</w:t>
            </w:r>
          </w:p>
          <w:p w14:paraId="2B0B894C" w14:textId="77777777" w:rsidR="00022C28" w:rsidRPr="00B63917" w:rsidRDefault="00022C28" w:rsidP="00022C28">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rsidRPr="00C52459">
              <w:rPr>
                <w:rFonts w:cstheme="minorHAnsi"/>
              </w:rPr>
              <w:t xml:space="preserve">On click Yes, app will redirect to the main screen.  </w:t>
            </w:r>
          </w:p>
          <w:p w14:paraId="749EE1A0" w14:textId="77777777" w:rsidR="00022C28" w:rsidRPr="00B63917" w:rsidRDefault="00022C28" w:rsidP="00022C28">
            <w:pPr>
              <w:pStyle w:val="ListParagraph"/>
              <w:numPr>
                <w:ilvl w:val="0"/>
                <w:numId w:val="15"/>
              </w:numPr>
              <w:ind w:left="228" w:hanging="284"/>
              <w:cnfStyle w:val="000000100000" w:firstRow="0" w:lastRow="0" w:firstColumn="0" w:lastColumn="0" w:oddVBand="0" w:evenVBand="0" w:oddHBand="1" w:evenHBand="0" w:firstRowFirstColumn="0" w:firstRowLastColumn="0" w:lastRowFirstColumn="0" w:lastRowLastColumn="0"/>
            </w:pPr>
            <w:r>
              <w:t>On click No, app will remain in the same screen and user can resume further.</w:t>
            </w:r>
          </w:p>
        </w:tc>
      </w:tr>
    </w:tbl>
    <w:p w14:paraId="31D0340F" w14:textId="77777777" w:rsidR="00992BB2" w:rsidRPr="00B63917" w:rsidRDefault="00992BB2" w:rsidP="00992BB2">
      <w:pPr>
        <w:ind w:left="426"/>
        <w:rPr>
          <w:b/>
          <w:bCs/>
          <w:sz w:val="24"/>
          <w:szCs w:val="24"/>
        </w:rPr>
      </w:pPr>
      <w:r w:rsidRPr="00B63917">
        <w:rPr>
          <w:b/>
          <w:bCs/>
          <w:sz w:val="24"/>
          <w:szCs w:val="24"/>
        </w:rPr>
        <w:t>Screen 3 (Authentication):</w:t>
      </w:r>
    </w:p>
    <w:p w14:paraId="1B69E709" w14:textId="77777777" w:rsidR="00992BB2" w:rsidRPr="00816B83" w:rsidRDefault="00992BB2" w:rsidP="00992BB2">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48D117F7" w14:textId="77777777" w:rsidR="00992BB2" w:rsidRPr="00816B83" w:rsidRDefault="00992BB2" w:rsidP="00992BB2">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18913473" w14:textId="77777777" w:rsidR="00992BB2" w:rsidRPr="00B63917" w:rsidRDefault="00992BB2" w:rsidP="00992BB2">
      <w:pPr>
        <w:ind w:left="426"/>
        <w:rPr>
          <w:b/>
          <w:bCs/>
          <w:sz w:val="24"/>
          <w:szCs w:val="24"/>
        </w:rPr>
      </w:pPr>
      <w:r w:rsidRPr="00B63917">
        <w:rPr>
          <w:b/>
          <w:bCs/>
          <w:sz w:val="24"/>
          <w:szCs w:val="24"/>
        </w:rPr>
        <w:t>Screen 4 (Success):</w:t>
      </w:r>
    </w:p>
    <w:p w14:paraId="1595F1D4" w14:textId="38EEB057" w:rsidR="00992BB2" w:rsidRDefault="00992BB2" w:rsidP="00992BB2">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3B26DF">
        <w:rPr>
          <w:sz w:val="22"/>
          <w:szCs w:val="22"/>
        </w:rPr>
        <w:t>account opening</w:t>
      </w:r>
      <w:r>
        <w:rPr>
          <w:sz w:val="22"/>
          <w:szCs w:val="22"/>
        </w:rPr>
        <w:t xml:space="preserve"> success or failure will be displayed along with the following details:</w:t>
      </w:r>
    </w:p>
    <w:p w14:paraId="346B0185" w14:textId="77777777" w:rsidR="00992BB2" w:rsidRDefault="00992BB2" w:rsidP="00992BB2">
      <w:pPr>
        <w:pStyle w:val="ListParagraph"/>
        <w:numPr>
          <w:ilvl w:val="1"/>
          <w:numId w:val="13"/>
        </w:numPr>
        <w:rPr>
          <w:sz w:val="22"/>
          <w:szCs w:val="22"/>
        </w:rPr>
      </w:pPr>
      <w:r>
        <w:rPr>
          <w:sz w:val="22"/>
          <w:szCs w:val="22"/>
        </w:rPr>
        <w:lastRenderedPageBreak/>
        <w:t>Status – Success / Failure</w:t>
      </w:r>
    </w:p>
    <w:p w14:paraId="08262B4E" w14:textId="77777777" w:rsidR="00992BB2" w:rsidRDefault="00992BB2" w:rsidP="00992BB2">
      <w:pPr>
        <w:pStyle w:val="ListParagraph"/>
        <w:numPr>
          <w:ilvl w:val="1"/>
          <w:numId w:val="13"/>
        </w:numPr>
        <w:rPr>
          <w:sz w:val="22"/>
          <w:szCs w:val="22"/>
        </w:rPr>
      </w:pPr>
      <w:r>
        <w:rPr>
          <w:sz w:val="22"/>
          <w:szCs w:val="22"/>
        </w:rPr>
        <w:t>Status Description</w:t>
      </w:r>
    </w:p>
    <w:p w14:paraId="3B57F699" w14:textId="554B1FB2" w:rsidR="00992BB2" w:rsidRDefault="00992BB2" w:rsidP="00992BB2">
      <w:pPr>
        <w:pStyle w:val="ListParagraph"/>
        <w:numPr>
          <w:ilvl w:val="2"/>
          <w:numId w:val="13"/>
        </w:numPr>
        <w:rPr>
          <w:sz w:val="22"/>
          <w:szCs w:val="22"/>
        </w:rPr>
      </w:pPr>
      <w:r w:rsidRPr="005F5D5F">
        <w:rPr>
          <w:sz w:val="22"/>
          <w:szCs w:val="22"/>
        </w:rPr>
        <w:t xml:space="preserve">If </w:t>
      </w:r>
      <w:r w:rsidR="00022C28">
        <w:rPr>
          <w:sz w:val="22"/>
          <w:szCs w:val="22"/>
        </w:rPr>
        <w:t>account opened</w:t>
      </w:r>
      <w:r w:rsidR="003B26DF">
        <w:rPr>
          <w:sz w:val="22"/>
          <w:szCs w:val="22"/>
        </w:rPr>
        <w:t>,</w:t>
      </w:r>
      <w:r w:rsidRPr="005F5D5F">
        <w:rPr>
          <w:sz w:val="22"/>
          <w:szCs w:val="22"/>
        </w:rPr>
        <w:t xml:space="preserve"> “</w:t>
      </w:r>
      <w:r w:rsidR="003B26DF">
        <w:rPr>
          <w:sz w:val="22"/>
          <w:szCs w:val="22"/>
        </w:rPr>
        <w:t>Account Opened Successfully</w:t>
      </w:r>
      <w:r>
        <w:rPr>
          <w:sz w:val="22"/>
          <w:szCs w:val="22"/>
        </w:rPr>
        <w:t xml:space="preserve"> Transferred</w:t>
      </w:r>
      <w:r w:rsidRPr="005F5D5F">
        <w:rPr>
          <w:sz w:val="22"/>
          <w:szCs w:val="22"/>
        </w:rPr>
        <w:t xml:space="preserve"> successfully”</w:t>
      </w:r>
    </w:p>
    <w:p w14:paraId="389C2C51" w14:textId="1FF330D3" w:rsidR="00992BB2" w:rsidRDefault="00992BB2" w:rsidP="00992BB2">
      <w:pPr>
        <w:pStyle w:val="ListParagraph"/>
        <w:numPr>
          <w:ilvl w:val="2"/>
          <w:numId w:val="13"/>
        </w:numPr>
        <w:rPr>
          <w:sz w:val="22"/>
          <w:szCs w:val="22"/>
        </w:rPr>
      </w:pPr>
      <w:r w:rsidRPr="005F5D5F">
        <w:rPr>
          <w:sz w:val="22"/>
          <w:szCs w:val="22"/>
        </w:rPr>
        <w:t xml:space="preserve">If </w:t>
      </w:r>
      <w:r w:rsidR="003B26DF">
        <w:rPr>
          <w:sz w:val="22"/>
          <w:szCs w:val="22"/>
        </w:rPr>
        <w:t>account opening</w:t>
      </w:r>
      <w:r w:rsidRPr="005F5D5F">
        <w:rPr>
          <w:sz w:val="22"/>
          <w:szCs w:val="22"/>
        </w:rPr>
        <w:t xml:space="preserve"> failed “Error message based on scenarios configured” </w:t>
      </w:r>
    </w:p>
    <w:p w14:paraId="5A5CE602" w14:textId="77777777" w:rsidR="00992BB2" w:rsidRDefault="00992BB2" w:rsidP="00992BB2">
      <w:pPr>
        <w:pStyle w:val="ListParagraph"/>
        <w:numPr>
          <w:ilvl w:val="1"/>
          <w:numId w:val="13"/>
        </w:numPr>
        <w:rPr>
          <w:sz w:val="22"/>
          <w:szCs w:val="22"/>
        </w:rPr>
      </w:pPr>
      <w:r>
        <w:rPr>
          <w:sz w:val="22"/>
          <w:szCs w:val="22"/>
        </w:rPr>
        <w:t>Transaction Reference Number</w:t>
      </w:r>
    </w:p>
    <w:p w14:paraId="2D5CCDF3" w14:textId="77777777" w:rsidR="003B26DF" w:rsidRDefault="003B26DF" w:rsidP="00992BB2">
      <w:pPr>
        <w:pStyle w:val="ListParagraph"/>
        <w:numPr>
          <w:ilvl w:val="1"/>
          <w:numId w:val="13"/>
        </w:numPr>
        <w:rPr>
          <w:sz w:val="22"/>
          <w:szCs w:val="22"/>
        </w:rPr>
      </w:pPr>
      <w:r>
        <w:rPr>
          <w:sz w:val="22"/>
          <w:szCs w:val="22"/>
        </w:rPr>
        <w:t>Account Number</w:t>
      </w:r>
    </w:p>
    <w:p w14:paraId="4E0B7E01" w14:textId="411DFC73" w:rsidR="00992BB2" w:rsidRDefault="003B26DF" w:rsidP="003B26DF">
      <w:pPr>
        <w:pStyle w:val="ListParagraph"/>
        <w:numPr>
          <w:ilvl w:val="1"/>
          <w:numId w:val="13"/>
        </w:numPr>
        <w:rPr>
          <w:sz w:val="22"/>
          <w:szCs w:val="22"/>
        </w:rPr>
      </w:pPr>
      <w:r>
        <w:rPr>
          <w:sz w:val="22"/>
          <w:szCs w:val="22"/>
        </w:rPr>
        <w:t>Account Currency</w:t>
      </w:r>
    </w:p>
    <w:p w14:paraId="29EDB831" w14:textId="47B9624C" w:rsidR="00992BB2" w:rsidRDefault="00992BB2" w:rsidP="00992BB2">
      <w:pPr>
        <w:pStyle w:val="ListParagraph"/>
        <w:numPr>
          <w:ilvl w:val="0"/>
          <w:numId w:val="13"/>
        </w:numPr>
        <w:rPr>
          <w:sz w:val="22"/>
          <w:szCs w:val="22"/>
        </w:rPr>
      </w:pPr>
      <w:r>
        <w:rPr>
          <w:sz w:val="22"/>
          <w:szCs w:val="22"/>
        </w:rPr>
        <w:t xml:space="preserve">If </w:t>
      </w:r>
      <w:r w:rsidR="0068000D">
        <w:rPr>
          <w:sz w:val="22"/>
          <w:szCs w:val="22"/>
        </w:rPr>
        <w:t>account opened</w:t>
      </w:r>
      <w:r>
        <w:rPr>
          <w:sz w:val="22"/>
          <w:szCs w:val="22"/>
        </w:rPr>
        <w:t xml:space="preserve"> successfully, the following options will be provided:</w:t>
      </w:r>
    </w:p>
    <w:p w14:paraId="24363626" w14:textId="1E4CCD84" w:rsidR="00992BB2" w:rsidRDefault="003B26DF" w:rsidP="003B26DF">
      <w:pPr>
        <w:pStyle w:val="ListParagraph"/>
        <w:numPr>
          <w:ilvl w:val="1"/>
          <w:numId w:val="13"/>
        </w:numPr>
        <w:rPr>
          <w:sz w:val="22"/>
          <w:szCs w:val="22"/>
        </w:rPr>
      </w:pPr>
      <w:r>
        <w:rPr>
          <w:sz w:val="22"/>
          <w:szCs w:val="22"/>
        </w:rPr>
        <w:t xml:space="preserve">Account Details </w:t>
      </w:r>
      <w:r w:rsidR="00992BB2">
        <w:rPr>
          <w:sz w:val="22"/>
          <w:szCs w:val="22"/>
        </w:rPr>
        <w:t xml:space="preserve">– On click the icon, app will </w:t>
      </w:r>
      <w:r>
        <w:rPr>
          <w:sz w:val="22"/>
          <w:szCs w:val="22"/>
        </w:rPr>
        <w:t>redirect to the account details screen.</w:t>
      </w:r>
    </w:p>
    <w:p w14:paraId="4EC824B3" w14:textId="76219A7F" w:rsidR="00992BB2" w:rsidRPr="005F5D5F" w:rsidRDefault="00992BB2" w:rsidP="00992BB2">
      <w:pPr>
        <w:pStyle w:val="ListParagraph"/>
        <w:numPr>
          <w:ilvl w:val="1"/>
          <w:numId w:val="13"/>
        </w:numPr>
        <w:rPr>
          <w:sz w:val="22"/>
          <w:szCs w:val="22"/>
        </w:rPr>
      </w:pPr>
      <w:r>
        <w:rPr>
          <w:sz w:val="22"/>
          <w:szCs w:val="22"/>
        </w:rPr>
        <w:t xml:space="preserve">New </w:t>
      </w:r>
      <w:r w:rsidR="003B26DF">
        <w:rPr>
          <w:sz w:val="22"/>
          <w:szCs w:val="22"/>
        </w:rPr>
        <w:t>Account</w:t>
      </w:r>
      <w:r w:rsidRPr="005F5D5F">
        <w:rPr>
          <w:sz w:val="22"/>
          <w:szCs w:val="22"/>
        </w:rPr>
        <w:t xml:space="preserve">– On click the icon, app will redirect to </w:t>
      </w:r>
      <w:r>
        <w:rPr>
          <w:sz w:val="22"/>
          <w:szCs w:val="22"/>
        </w:rPr>
        <w:t xml:space="preserve">new </w:t>
      </w:r>
      <w:r w:rsidR="003B26DF">
        <w:rPr>
          <w:sz w:val="22"/>
          <w:szCs w:val="22"/>
        </w:rPr>
        <w:t>account opening</w:t>
      </w:r>
      <w:r>
        <w:rPr>
          <w:sz w:val="22"/>
          <w:szCs w:val="22"/>
        </w:rPr>
        <w:t xml:space="preserve"> </w:t>
      </w:r>
      <w:r w:rsidRPr="005F5D5F">
        <w:rPr>
          <w:sz w:val="22"/>
          <w:szCs w:val="22"/>
        </w:rPr>
        <w:t>screen</w:t>
      </w:r>
    </w:p>
    <w:p w14:paraId="75F14683" w14:textId="00A7992C" w:rsidR="00992BB2" w:rsidRDefault="00992BB2" w:rsidP="0068000D">
      <w:pPr>
        <w:ind w:firstLine="426"/>
        <w:rPr>
          <w:sz w:val="22"/>
          <w:szCs w:val="22"/>
        </w:rPr>
      </w:pPr>
      <w:r w:rsidRPr="00624762">
        <w:rPr>
          <w:b/>
          <w:bCs/>
          <w:sz w:val="22"/>
          <w:szCs w:val="22"/>
        </w:rPr>
        <w:t xml:space="preserve">APIs: </w:t>
      </w:r>
      <w:r w:rsidRPr="00A956A6">
        <w:rPr>
          <w:sz w:val="22"/>
          <w:szCs w:val="22"/>
        </w:rPr>
        <w:t xml:space="preserve">The app will invoke </w:t>
      </w:r>
      <w:r>
        <w:rPr>
          <w:sz w:val="22"/>
          <w:szCs w:val="22"/>
        </w:rPr>
        <w:t>account creation API</w:t>
      </w:r>
      <w:r w:rsidRPr="00A956A6">
        <w:rPr>
          <w:sz w:val="22"/>
          <w:szCs w:val="22"/>
        </w:rPr>
        <w:t xml:space="preserve">. </w:t>
      </w:r>
    </w:p>
    <w:p w14:paraId="29A65262" w14:textId="3C0DCC53" w:rsidR="0038637B" w:rsidRDefault="0038637B" w:rsidP="0038637B">
      <w:pPr>
        <w:pStyle w:val="Heading2"/>
        <w:numPr>
          <w:ilvl w:val="1"/>
          <w:numId w:val="4"/>
        </w:numPr>
        <w:tabs>
          <w:tab w:val="left" w:pos="990"/>
        </w:tabs>
        <w:rPr>
          <w:rFonts w:cstheme="minorHAnsi"/>
          <w:sz w:val="24"/>
          <w:szCs w:val="24"/>
        </w:rPr>
      </w:pPr>
      <w:bookmarkStart w:id="143" w:name="_Toc117274666"/>
      <w:r w:rsidRPr="0038637B">
        <w:rPr>
          <w:rFonts w:cstheme="minorHAnsi"/>
          <w:sz w:val="24"/>
          <w:szCs w:val="24"/>
        </w:rPr>
        <w:t>Apply for Deposits</w:t>
      </w:r>
      <w:bookmarkEnd w:id="143"/>
    </w:p>
    <w:p w14:paraId="6775E217" w14:textId="4F3DE1BF" w:rsidR="0068000D" w:rsidRPr="00FE588E" w:rsidRDefault="0068000D" w:rsidP="0068000D">
      <w:pPr>
        <w:ind w:left="360"/>
      </w:pPr>
      <w:r w:rsidRPr="0061413E">
        <w:rPr>
          <w:b/>
          <w:bCs/>
          <w:sz w:val="22"/>
          <w:szCs w:val="22"/>
        </w:rPr>
        <w:t>Navigations:</w:t>
      </w:r>
      <w:r w:rsidRPr="0061413E">
        <w:rPr>
          <w:sz w:val="22"/>
          <w:szCs w:val="22"/>
        </w:rPr>
        <w:t xml:space="preserve"> Login -&gt; Menu -&gt; </w:t>
      </w:r>
      <w:r>
        <w:rPr>
          <w:sz w:val="22"/>
          <w:szCs w:val="22"/>
        </w:rPr>
        <w:t>Apply Now</w:t>
      </w:r>
      <w:r w:rsidRPr="0061413E">
        <w:rPr>
          <w:sz w:val="22"/>
          <w:szCs w:val="22"/>
        </w:rPr>
        <w:t xml:space="preserve"> -&gt; </w:t>
      </w:r>
      <w:r>
        <w:rPr>
          <w:sz w:val="22"/>
          <w:szCs w:val="22"/>
        </w:rPr>
        <w:t>Apply for Deposits</w:t>
      </w:r>
    </w:p>
    <w:p w14:paraId="306F813F" w14:textId="77777777" w:rsidR="0068000D" w:rsidRDefault="0068000D" w:rsidP="0068000D">
      <w:pPr>
        <w:pStyle w:val="ListParagraph"/>
        <w:numPr>
          <w:ilvl w:val="0"/>
          <w:numId w:val="13"/>
        </w:numPr>
        <w:rPr>
          <w:sz w:val="22"/>
          <w:szCs w:val="22"/>
        </w:rPr>
      </w:pPr>
      <w:r w:rsidRPr="00CA4983">
        <w:rPr>
          <w:sz w:val="22"/>
          <w:szCs w:val="22"/>
        </w:rPr>
        <w:t xml:space="preserve">The section is for the </w:t>
      </w:r>
      <w:r>
        <w:rPr>
          <w:sz w:val="22"/>
          <w:szCs w:val="22"/>
        </w:rPr>
        <w:t>user</w:t>
      </w:r>
      <w:r w:rsidRPr="00CA4983">
        <w:rPr>
          <w:sz w:val="22"/>
          <w:szCs w:val="22"/>
        </w:rPr>
        <w:t xml:space="preserve"> to </w:t>
      </w:r>
      <w:r>
        <w:rPr>
          <w:sz w:val="22"/>
          <w:szCs w:val="22"/>
        </w:rPr>
        <w:t>apply for accounts.</w:t>
      </w:r>
    </w:p>
    <w:p w14:paraId="40BE0F26" w14:textId="77777777" w:rsidR="0068000D" w:rsidRPr="00992BB2" w:rsidRDefault="0068000D" w:rsidP="0068000D">
      <w:pPr>
        <w:ind w:left="360"/>
        <w:rPr>
          <w:b/>
          <w:bCs/>
          <w:sz w:val="24"/>
          <w:szCs w:val="24"/>
        </w:rPr>
      </w:pPr>
      <w:r w:rsidRPr="00992BB2">
        <w:rPr>
          <w:b/>
          <w:bCs/>
          <w:sz w:val="24"/>
          <w:szCs w:val="24"/>
        </w:rPr>
        <w:t>Screen 1:</w:t>
      </w:r>
    </w:p>
    <w:p w14:paraId="565806A9" w14:textId="77777777" w:rsidR="0068000D" w:rsidRDefault="0068000D" w:rsidP="0068000D">
      <w:pPr>
        <w:pStyle w:val="ListParagraph"/>
        <w:numPr>
          <w:ilvl w:val="0"/>
          <w:numId w:val="13"/>
        </w:numPr>
        <w:rPr>
          <w:sz w:val="22"/>
          <w:szCs w:val="22"/>
        </w:rPr>
      </w:pPr>
      <w:r>
        <w:rPr>
          <w:sz w:val="22"/>
          <w:szCs w:val="22"/>
        </w:rPr>
        <w:t>The user can apply for the following type of accounts:</w:t>
      </w:r>
    </w:p>
    <w:p w14:paraId="0A0463C7" w14:textId="10D43642" w:rsidR="0068000D" w:rsidRDefault="0068000D" w:rsidP="0068000D">
      <w:pPr>
        <w:pStyle w:val="ListParagraph"/>
        <w:numPr>
          <w:ilvl w:val="1"/>
          <w:numId w:val="13"/>
        </w:numPr>
        <w:rPr>
          <w:sz w:val="22"/>
          <w:szCs w:val="22"/>
        </w:rPr>
      </w:pPr>
      <w:r>
        <w:rPr>
          <w:sz w:val="22"/>
          <w:szCs w:val="22"/>
        </w:rPr>
        <w:t>Fixed Deposit</w:t>
      </w:r>
    </w:p>
    <w:p w14:paraId="583A6EBE" w14:textId="77777777" w:rsidR="0068000D" w:rsidRDefault="0068000D" w:rsidP="0068000D">
      <w:pPr>
        <w:pStyle w:val="ListParagraph"/>
        <w:numPr>
          <w:ilvl w:val="1"/>
          <w:numId w:val="13"/>
        </w:numPr>
        <w:rPr>
          <w:sz w:val="22"/>
          <w:szCs w:val="22"/>
        </w:rPr>
      </w:pPr>
      <w:r>
        <w:rPr>
          <w:sz w:val="22"/>
          <w:szCs w:val="22"/>
        </w:rPr>
        <w:t>Regular Return Fixed Deposit</w:t>
      </w:r>
    </w:p>
    <w:p w14:paraId="69F99AE3" w14:textId="77777777" w:rsidR="0068000D" w:rsidRDefault="0068000D" w:rsidP="0068000D">
      <w:pPr>
        <w:pStyle w:val="ListParagraph"/>
        <w:numPr>
          <w:ilvl w:val="0"/>
          <w:numId w:val="13"/>
        </w:numPr>
        <w:rPr>
          <w:sz w:val="22"/>
          <w:szCs w:val="22"/>
        </w:rPr>
      </w:pPr>
      <w:r>
        <w:rPr>
          <w:sz w:val="22"/>
          <w:szCs w:val="22"/>
        </w:rPr>
        <w:t xml:space="preserve">Once user selects apply for accounts, app will display the above options. </w:t>
      </w:r>
    </w:p>
    <w:p w14:paraId="42B02DBB" w14:textId="77777777" w:rsidR="00CB4ADF" w:rsidRPr="00CB4ADF" w:rsidRDefault="00CB4ADF" w:rsidP="00CB4ADF">
      <w:pPr>
        <w:pStyle w:val="ListParagraph"/>
        <w:numPr>
          <w:ilvl w:val="0"/>
          <w:numId w:val="13"/>
        </w:numPr>
      </w:pPr>
      <w:r w:rsidRPr="00992BB2">
        <w:rPr>
          <w:sz w:val="22"/>
          <w:szCs w:val="22"/>
        </w:rPr>
        <w:t xml:space="preserve">On select an account type app will validate whether </w:t>
      </w:r>
      <w:r>
        <w:rPr>
          <w:sz w:val="22"/>
          <w:szCs w:val="22"/>
        </w:rPr>
        <w:t xml:space="preserve">User’s any account is in </w:t>
      </w:r>
      <w:r w:rsidRPr="006805AD">
        <w:rPr>
          <w:sz w:val="22"/>
          <w:szCs w:val="22"/>
        </w:rPr>
        <w:t>LGD / Compliance / Recovery Team</w:t>
      </w:r>
      <w:r>
        <w:rPr>
          <w:sz w:val="22"/>
          <w:szCs w:val="22"/>
        </w:rPr>
        <w:t xml:space="preserve"> and have </w:t>
      </w:r>
      <w:r w:rsidRPr="00992BB2">
        <w:rPr>
          <w:sz w:val="22"/>
          <w:szCs w:val="22"/>
        </w:rPr>
        <w:t xml:space="preserve">valid EID. </w:t>
      </w:r>
    </w:p>
    <w:p w14:paraId="7BD73A45" w14:textId="77777777" w:rsidR="00CB4ADF" w:rsidRPr="00CB4ADF" w:rsidRDefault="00CB4ADF" w:rsidP="00CB4ADF">
      <w:pPr>
        <w:pStyle w:val="ListParagraph"/>
        <w:numPr>
          <w:ilvl w:val="1"/>
          <w:numId w:val="13"/>
        </w:numPr>
      </w:pPr>
      <w:r>
        <w:rPr>
          <w:sz w:val="22"/>
          <w:szCs w:val="22"/>
        </w:rPr>
        <w:t xml:space="preserve">If any account is in </w:t>
      </w:r>
      <w:r w:rsidRPr="006805AD">
        <w:rPr>
          <w:sz w:val="22"/>
          <w:szCs w:val="22"/>
        </w:rPr>
        <w:t>LGD / Compliance / Recovery Team</w:t>
      </w:r>
      <w:r>
        <w:rPr>
          <w:sz w:val="22"/>
          <w:szCs w:val="22"/>
        </w:rPr>
        <w:t xml:space="preserve">, app will display error “You could not open the product” and on click ok, app exits to dashboard. </w:t>
      </w:r>
    </w:p>
    <w:p w14:paraId="0AE35305" w14:textId="77777777" w:rsidR="00CB4ADF" w:rsidRPr="00992BB2" w:rsidRDefault="00CB4ADF" w:rsidP="00CB4ADF">
      <w:pPr>
        <w:pStyle w:val="ListParagraph"/>
        <w:numPr>
          <w:ilvl w:val="1"/>
          <w:numId w:val="13"/>
        </w:numPr>
      </w:pPr>
      <w:r w:rsidRPr="00992BB2">
        <w:rPr>
          <w:sz w:val="22"/>
          <w:szCs w:val="22"/>
        </w:rPr>
        <w:t xml:space="preserve">If </w:t>
      </w:r>
      <w:r>
        <w:rPr>
          <w:sz w:val="22"/>
          <w:szCs w:val="22"/>
        </w:rPr>
        <w:t>EID is</w:t>
      </w:r>
      <w:r w:rsidRPr="00992BB2">
        <w:rPr>
          <w:sz w:val="22"/>
          <w:szCs w:val="22"/>
        </w:rPr>
        <w:t xml:space="preserve"> expired</w:t>
      </w:r>
      <w:r>
        <w:rPr>
          <w:sz w:val="22"/>
          <w:szCs w:val="22"/>
        </w:rPr>
        <w:t>,</w:t>
      </w:r>
      <w:r w:rsidRPr="00992BB2">
        <w:rPr>
          <w:sz w:val="22"/>
          <w:szCs w:val="22"/>
        </w:rPr>
        <w:t xml:space="preserve"> app will prompt the EID expired message and give option to Update EID. On click the Updated EID, app will redirect to the EID update flow. </w:t>
      </w:r>
    </w:p>
    <w:p w14:paraId="52B646E3" w14:textId="77777777" w:rsidR="0068000D" w:rsidRPr="00992BB2" w:rsidRDefault="0068000D" w:rsidP="0068000D">
      <w:pPr>
        <w:pStyle w:val="ListParagraph"/>
        <w:numPr>
          <w:ilvl w:val="0"/>
          <w:numId w:val="13"/>
        </w:numPr>
      </w:pPr>
      <w:r>
        <w:rPr>
          <w:sz w:val="22"/>
          <w:szCs w:val="22"/>
        </w:rPr>
        <w:t>If user have valid emirates ID, user needs to enter the following fields:</w:t>
      </w:r>
    </w:p>
    <w:p w14:paraId="35CA42B7" w14:textId="5318955D" w:rsidR="0068000D" w:rsidRPr="003B26DF" w:rsidRDefault="0068000D" w:rsidP="0068000D">
      <w:pPr>
        <w:pStyle w:val="ListParagraph"/>
        <w:numPr>
          <w:ilvl w:val="1"/>
          <w:numId w:val="13"/>
        </w:numPr>
      </w:pPr>
      <w:r>
        <w:rPr>
          <w:sz w:val="22"/>
          <w:szCs w:val="22"/>
        </w:rPr>
        <w:t>Deposit Currency (AED/USD)</w:t>
      </w:r>
    </w:p>
    <w:p w14:paraId="341D62BE" w14:textId="77777777" w:rsidR="0068000D" w:rsidRDefault="0068000D" w:rsidP="0068000D">
      <w:pPr>
        <w:pStyle w:val="ListParagraph"/>
        <w:numPr>
          <w:ilvl w:val="1"/>
          <w:numId w:val="13"/>
        </w:numPr>
        <w:rPr>
          <w:sz w:val="22"/>
          <w:szCs w:val="22"/>
        </w:rPr>
      </w:pPr>
      <w:r>
        <w:rPr>
          <w:sz w:val="22"/>
          <w:szCs w:val="22"/>
        </w:rPr>
        <w:t>Deposit Amount</w:t>
      </w:r>
    </w:p>
    <w:p w14:paraId="21AB0F0A" w14:textId="2F1AD9AC" w:rsidR="0068000D" w:rsidRDefault="0068000D" w:rsidP="0068000D">
      <w:pPr>
        <w:pStyle w:val="ListParagraph"/>
        <w:numPr>
          <w:ilvl w:val="1"/>
          <w:numId w:val="13"/>
        </w:numPr>
        <w:rPr>
          <w:sz w:val="22"/>
          <w:szCs w:val="22"/>
        </w:rPr>
      </w:pPr>
      <w:r>
        <w:rPr>
          <w:sz w:val="22"/>
          <w:szCs w:val="22"/>
        </w:rPr>
        <w:t>Tenure</w:t>
      </w:r>
    </w:p>
    <w:p w14:paraId="58101C04" w14:textId="202A7631" w:rsidR="0068000D" w:rsidRDefault="0068000D" w:rsidP="0068000D">
      <w:pPr>
        <w:pStyle w:val="ListParagraph"/>
        <w:numPr>
          <w:ilvl w:val="1"/>
          <w:numId w:val="13"/>
        </w:numPr>
        <w:rPr>
          <w:sz w:val="22"/>
          <w:szCs w:val="22"/>
        </w:rPr>
      </w:pPr>
      <w:r>
        <w:rPr>
          <w:sz w:val="22"/>
          <w:szCs w:val="22"/>
        </w:rPr>
        <w:t>Deposit Amount</w:t>
      </w:r>
    </w:p>
    <w:p w14:paraId="1804EE39" w14:textId="6EAB9C6A" w:rsidR="0068000D" w:rsidRDefault="0068000D" w:rsidP="0068000D">
      <w:pPr>
        <w:pStyle w:val="ListParagraph"/>
        <w:numPr>
          <w:ilvl w:val="1"/>
          <w:numId w:val="13"/>
        </w:numPr>
        <w:rPr>
          <w:sz w:val="22"/>
          <w:szCs w:val="22"/>
        </w:rPr>
      </w:pPr>
      <w:r>
        <w:rPr>
          <w:sz w:val="22"/>
          <w:szCs w:val="22"/>
        </w:rPr>
        <w:t>Debit Account</w:t>
      </w:r>
    </w:p>
    <w:p w14:paraId="6E1969AF" w14:textId="77D1A959" w:rsidR="0068000D" w:rsidRDefault="0068000D" w:rsidP="0068000D">
      <w:pPr>
        <w:pStyle w:val="ListParagraph"/>
        <w:numPr>
          <w:ilvl w:val="1"/>
          <w:numId w:val="13"/>
        </w:numPr>
        <w:rPr>
          <w:sz w:val="22"/>
          <w:szCs w:val="22"/>
        </w:rPr>
      </w:pPr>
      <w:r>
        <w:rPr>
          <w:sz w:val="22"/>
          <w:szCs w:val="22"/>
        </w:rPr>
        <w:t>Maturity Instruction</w:t>
      </w:r>
    </w:p>
    <w:p w14:paraId="4F695912" w14:textId="77777777" w:rsidR="0068000D" w:rsidRPr="00992BB2" w:rsidRDefault="0068000D" w:rsidP="0068000D">
      <w:pPr>
        <w:pStyle w:val="ListParagraph"/>
        <w:numPr>
          <w:ilvl w:val="1"/>
          <w:numId w:val="13"/>
        </w:numPr>
      </w:pPr>
      <w:r>
        <w:rPr>
          <w:sz w:val="22"/>
          <w:szCs w:val="22"/>
        </w:rPr>
        <w:t>Employer Name</w:t>
      </w:r>
    </w:p>
    <w:p w14:paraId="178ADE4F" w14:textId="77777777" w:rsidR="0068000D" w:rsidRPr="00992BB2" w:rsidRDefault="0068000D" w:rsidP="0068000D">
      <w:pPr>
        <w:pStyle w:val="ListParagraph"/>
        <w:numPr>
          <w:ilvl w:val="1"/>
          <w:numId w:val="13"/>
        </w:numPr>
      </w:pPr>
      <w:r>
        <w:rPr>
          <w:sz w:val="22"/>
          <w:szCs w:val="22"/>
        </w:rPr>
        <w:t>Monthly Income</w:t>
      </w:r>
    </w:p>
    <w:p w14:paraId="457F3D36" w14:textId="77777777" w:rsidR="0068000D" w:rsidRPr="00992BB2" w:rsidRDefault="0068000D" w:rsidP="0068000D">
      <w:pPr>
        <w:pStyle w:val="ListParagraph"/>
        <w:numPr>
          <w:ilvl w:val="1"/>
          <w:numId w:val="13"/>
        </w:numPr>
      </w:pPr>
      <w:r>
        <w:rPr>
          <w:sz w:val="22"/>
          <w:szCs w:val="22"/>
        </w:rPr>
        <w:t>Address</w:t>
      </w:r>
    </w:p>
    <w:p w14:paraId="3D5C2984" w14:textId="77777777" w:rsidR="0068000D" w:rsidRPr="00992BB2" w:rsidRDefault="0068000D" w:rsidP="0068000D">
      <w:pPr>
        <w:pStyle w:val="ListParagraph"/>
        <w:numPr>
          <w:ilvl w:val="2"/>
          <w:numId w:val="13"/>
        </w:numPr>
      </w:pPr>
      <w:r>
        <w:rPr>
          <w:sz w:val="22"/>
          <w:szCs w:val="22"/>
        </w:rPr>
        <w:t>Address Line 1</w:t>
      </w:r>
    </w:p>
    <w:p w14:paraId="13B1922F" w14:textId="77777777" w:rsidR="0068000D" w:rsidRPr="00992BB2" w:rsidRDefault="0068000D" w:rsidP="0068000D">
      <w:pPr>
        <w:pStyle w:val="ListParagraph"/>
        <w:numPr>
          <w:ilvl w:val="2"/>
          <w:numId w:val="13"/>
        </w:numPr>
      </w:pPr>
      <w:r>
        <w:rPr>
          <w:sz w:val="22"/>
          <w:szCs w:val="22"/>
        </w:rPr>
        <w:lastRenderedPageBreak/>
        <w:t>Address Line 2</w:t>
      </w:r>
    </w:p>
    <w:p w14:paraId="1E41D7C3" w14:textId="77777777" w:rsidR="0068000D" w:rsidRPr="00992BB2" w:rsidRDefault="0068000D" w:rsidP="0068000D">
      <w:pPr>
        <w:pStyle w:val="ListParagraph"/>
        <w:numPr>
          <w:ilvl w:val="2"/>
          <w:numId w:val="13"/>
        </w:numPr>
      </w:pPr>
      <w:r>
        <w:rPr>
          <w:sz w:val="22"/>
          <w:szCs w:val="22"/>
        </w:rPr>
        <w:t>Address Line 3</w:t>
      </w:r>
    </w:p>
    <w:p w14:paraId="5EFF20A4" w14:textId="77777777" w:rsidR="0068000D" w:rsidRPr="00992BB2" w:rsidRDefault="0068000D" w:rsidP="0068000D">
      <w:pPr>
        <w:pStyle w:val="ListParagraph"/>
        <w:numPr>
          <w:ilvl w:val="2"/>
          <w:numId w:val="13"/>
        </w:numPr>
      </w:pPr>
      <w:r>
        <w:rPr>
          <w:sz w:val="22"/>
          <w:szCs w:val="22"/>
        </w:rPr>
        <w:t>City</w:t>
      </w:r>
    </w:p>
    <w:p w14:paraId="7C941462" w14:textId="77777777" w:rsidR="0068000D" w:rsidRPr="00992BB2" w:rsidRDefault="0068000D" w:rsidP="0068000D">
      <w:pPr>
        <w:pStyle w:val="ListParagraph"/>
        <w:numPr>
          <w:ilvl w:val="2"/>
          <w:numId w:val="13"/>
        </w:numPr>
      </w:pPr>
      <w:r>
        <w:rPr>
          <w:sz w:val="22"/>
          <w:szCs w:val="22"/>
        </w:rPr>
        <w:t>Emirate</w:t>
      </w:r>
    </w:p>
    <w:p w14:paraId="57DEE784" w14:textId="77777777" w:rsidR="0068000D" w:rsidRPr="00992BB2" w:rsidRDefault="0068000D" w:rsidP="0068000D">
      <w:pPr>
        <w:pStyle w:val="ListParagraph"/>
        <w:numPr>
          <w:ilvl w:val="2"/>
          <w:numId w:val="13"/>
        </w:numPr>
      </w:pPr>
      <w:r>
        <w:rPr>
          <w:sz w:val="22"/>
          <w:szCs w:val="22"/>
        </w:rPr>
        <w:t>Postal Code</w:t>
      </w:r>
    </w:p>
    <w:p w14:paraId="544A5D28" w14:textId="7AF0BF20" w:rsidR="0068000D" w:rsidRDefault="0068000D" w:rsidP="0068000D">
      <w:pPr>
        <w:pStyle w:val="ListParagraph"/>
        <w:numPr>
          <w:ilvl w:val="0"/>
          <w:numId w:val="13"/>
        </w:numPr>
        <w:rPr>
          <w:sz w:val="22"/>
          <w:szCs w:val="22"/>
        </w:rPr>
      </w:pPr>
      <w:r>
        <w:rPr>
          <w:sz w:val="22"/>
          <w:szCs w:val="22"/>
        </w:rPr>
        <w:t>Interest rate and maturity amount will be displayed using details from API&gt;</w:t>
      </w:r>
    </w:p>
    <w:p w14:paraId="7D0F9878" w14:textId="77777777" w:rsidR="0068000D" w:rsidRPr="00761DB7" w:rsidRDefault="0068000D" w:rsidP="0068000D">
      <w:pPr>
        <w:pStyle w:val="ListParagraph"/>
        <w:numPr>
          <w:ilvl w:val="0"/>
          <w:numId w:val="13"/>
        </w:numPr>
        <w:rPr>
          <w:sz w:val="22"/>
          <w:szCs w:val="22"/>
        </w:rPr>
      </w:pPr>
      <w:r w:rsidRPr="00761DB7">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68000D" w14:paraId="0B674B26"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5A593DAF" w14:textId="77777777" w:rsidR="0068000D" w:rsidRDefault="0068000D" w:rsidP="005436F9">
            <w:proofErr w:type="gramStart"/>
            <w:r>
              <w:rPr>
                <w:rFonts w:ascii="Calibri" w:hAnsi="Calibri" w:cs="Calibri"/>
                <w:b w:val="0"/>
                <w:bCs w:val="0"/>
                <w:color w:val="FFFFFF"/>
              </w:rPr>
              <w:t>#.No</w:t>
            </w:r>
            <w:proofErr w:type="gramEnd"/>
          </w:p>
        </w:tc>
        <w:tc>
          <w:tcPr>
            <w:tcW w:w="1461" w:type="dxa"/>
          </w:tcPr>
          <w:p w14:paraId="2CA059C9" w14:textId="77777777" w:rsidR="0068000D" w:rsidRDefault="0068000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1EA14D7C" w14:textId="77777777" w:rsidR="0068000D" w:rsidRDefault="0068000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2D26633E" w14:textId="77777777" w:rsidR="0068000D" w:rsidRDefault="0068000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34BA0928" w14:textId="77777777" w:rsidR="0068000D" w:rsidRDefault="0068000D"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5FFE0FE2" w14:textId="77777777" w:rsidR="0068000D" w:rsidRDefault="0068000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30B42E77" w14:textId="77777777" w:rsidR="0068000D" w:rsidRDefault="0068000D"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68000D" w14:paraId="3B0BEEB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4BAA1F6" w14:textId="77777777" w:rsidR="0068000D" w:rsidRPr="001A09D4" w:rsidRDefault="0068000D" w:rsidP="0068000D">
            <w:pPr>
              <w:pStyle w:val="ListParagraph"/>
              <w:numPr>
                <w:ilvl w:val="0"/>
                <w:numId w:val="75"/>
              </w:numPr>
              <w:spacing w:before="60"/>
              <w:contextualSpacing w:val="0"/>
              <w:jc w:val="both"/>
            </w:pPr>
          </w:p>
        </w:tc>
        <w:tc>
          <w:tcPr>
            <w:tcW w:w="1461" w:type="dxa"/>
          </w:tcPr>
          <w:p w14:paraId="56E413D6"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r>
              <w:t>Account Type</w:t>
            </w:r>
          </w:p>
        </w:tc>
        <w:tc>
          <w:tcPr>
            <w:tcW w:w="1231" w:type="dxa"/>
          </w:tcPr>
          <w:p w14:paraId="06D9DECC"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r>
              <w:t>Selection</w:t>
            </w:r>
          </w:p>
        </w:tc>
        <w:tc>
          <w:tcPr>
            <w:tcW w:w="1421" w:type="dxa"/>
          </w:tcPr>
          <w:p w14:paraId="6F44FAB8"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4453510A"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4B58D190" w14:textId="67C6BC8A" w:rsidR="0068000D" w:rsidRDefault="00042A1C"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296C4E7E"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r>
      <w:tr w:rsidR="0068000D" w14:paraId="08FBE253"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53D101F9" w14:textId="77777777" w:rsidR="0068000D" w:rsidRPr="001A09D4" w:rsidRDefault="0068000D" w:rsidP="0068000D">
            <w:pPr>
              <w:pStyle w:val="ListParagraph"/>
              <w:numPr>
                <w:ilvl w:val="0"/>
                <w:numId w:val="75"/>
              </w:numPr>
              <w:spacing w:before="60"/>
              <w:contextualSpacing w:val="0"/>
              <w:jc w:val="both"/>
            </w:pPr>
          </w:p>
        </w:tc>
        <w:tc>
          <w:tcPr>
            <w:tcW w:w="1461" w:type="dxa"/>
          </w:tcPr>
          <w:p w14:paraId="14458919"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r>
              <w:t>Account Currency</w:t>
            </w:r>
          </w:p>
        </w:tc>
        <w:tc>
          <w:tcPr>
            <w:tcW w:w="1231" w:type="dxa"/>
          </w:tcPr>
          <w:p w14:paraId="4AA93D2D"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r>
              <w:t>Dropdown</w:t>
            </w:r>
          </w:p>
        </w:tc>
        <w:tc>
          <w:tcPr>
            <w:tcW w:w="1421" w:type="dxa"/>
          </w:tcPr>
          <w:p w14:paraId="599CD0EC"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r>
              <w:t>Alphabetic</w:t>
            </w:r>
          </w:p>
        </w:tc>
        <w:tc>
          <w:tcPr>
            <w:tcW w:w="937" w:type="dxa"/>
          </w:tcPr>
          <w:p w14:paraId="7007C4F3"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r>
              <w:t>3</w:t>
            </w:r>
          </w:p>
        </w:tc>
        <w:tc>
          <w:tcPr>
            <w:tcW w:w="1233" w:type="dxa"/>
          </w:tcPr>
          <w:p w14:paraId="751B8899"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3C544C32" w14:textId="4760E646" w:rsidR="0068000D" w:rsidRDefault="0068000D" w:rsidP="005436F9">
            <w:pPr>
              <w:cnfStyle w:val="000000000000" w:firstRow="0" w:lastRow="0" w:firstColumn="0" w:lastColumn="0" w:oddVBand="0" w:evenVBand="0" w:oddHBand="0" w:evenHBand="0" w:firstRowFirstColumn="0" w:firstRowLastColumn="0" w:lastRowFirstColumn="0" w:lastRowLastColumn="0"/>
            </w:pPr>
            <w:r>
              <w:t>Only AED &amp; USD allowed</w:t>
            </w:r>
          </w:p>
        </w:tc>
      </w:tr>
      <w:tr w:rsidR="0068000D" w14:paraId="27313CCE"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8D4563E" w14:textId="77777777" w:rsidR="0068000D" w:rsidRPr="001A09D4" w:rsidRDefault="0068000D" w:rsidP="0068000D">
            <w:pPr>
              <w:pStyle w:val="ListParagraph"/>
              <w:numPr>
                <w:ilvl w:val="0"/>
                <w:numId w:val="75"/>
              </w:numPr>
              <w:spacing w:before="60"/>
              <w:contextualSpacing w:val="0"/>
              <w:jc w:val="both"/>
            </w:pPr>
          </w:p>
        </w:tc>
        <w:tc>
          <w:tcPr>
            <w:tcW w:w="1461" w:type="dxa"/>
          </w:tcPr>
          <w:p w14:paraId="24FD47EA" w14:textId="478E8046" w:rsidR="0068000D" w:rsidRDefault="0068000D" w:rsidP="005436F9">
            <w:pPr>
              <w:cnfStyle w:val="000000100000" w:firstRow="0" w:lastRow="0" w:firstColumn="0" w:lastColumn="0" w:oddVBand="0" w:evenVBand="0" w:oddHBand="1" w:evenHBand="0" w:firstRowFirstColumn="0" w:firstRowLastColumn="0" w:lastRowFirstColumn="0" w:lastRowLastColumn="0"/>
            </w:pPr>
            <w:r>
              <w:t>Tenure</w:t>
            </w:r>
          </w:p>
        </w:tc>
        <w:tc>
          <w:tcPr>
            <w:tcW w:w="1231" w:type="dxa"/>
          </w:tcPr>
          <w:p w14:paraId="23BCA91C" w14:textId="65D54F59" w:rsidR="0068000D" w:rsidRDefault="00042A1C" w:rsidP="005436F9">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17B06D7E"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666537D7"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541C0E5E" w14:textId="6D1F5100" w:rsidR="0068000D" w:rsidRDefault="00042A1C"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53600F21"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r>
      <w:tr w:rsidR="0068000D" w14:paraId="12EDEB37"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26F6802E" w14:textId="77777777" w:rsidR="0068000D" w:rsidRPr="001A09D4" w:rsidRDefault="0068000D" w:rsidP="0068000D">
            <w:pPr>
              <w:pStyle w:val="ListParagraph"/>
              <w:numPr>
                <w:ilvl w:val="0"/>
                <w:numId w:val="75"/>
              </w:numPr>
              <w:spacing w:before="60"/>
              <w:contextualSpacing w:val="0"/>
              <w:jc w:val="both"/>
            </w:pPr>
          </w:p>
        </w:tc>
        <w:tc>
          <w:tcPr>
            <w:tcW w:w="1461" w:type="dxa"/>
          </w:tcPr>
          <w:p w14:paraId="59A03A47" w14:textId="4AC068A8" w:rsidR="0068000D" w:rsidRDefault="0068000D" w:rsidP="005436F9">
            <w:pPr>
              <w:cnfStyle w:val="000000000000" w:firstRow="0" w:lastRow="0" w:firstColumn="0" w:lastColumn="0" w:oddVBand="0" w:evenVBand="0" w:oddHBand="0" w:evenHBand="0" w:firstRowFirstColumn="0" w:firstRowLastColumn="0" w:lastRowFirstColumn="0" w:lastRowLastColumn="0"/>
            </w:pPr>
            <w:r>
              <w:t>Deposit Amount</w:t>
            </w:r>
          </w:p>
        </w:tc>
        <w:tc>
          <w:tcPr>
            <w:tcW w:w="1231" w:type="dxa"/>
          </w:tcPr>
          <w:p w14:paraId="72E8A043" w14:textId="00A85A9C" w:rsidR="0068000D" w:rsidRDefault="00042A1C" w:rsidP="005436F9">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61592ED0"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3565C0CC"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1BA226C8" w14:textId="657354EC" w:rsidR="0068000D" w:rsidRDefault="00042A1C" w:rsidP="005436F9">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36B683E0" w14:textId="77777777" w:rsidR="0068000D" w:rsidRDefault="0068000D" w:rsidP="005436F9">
            <w:pPr>
              <w:cnfStyle w:val="000000000000" w:firstRow="0" w:lastRow="0" w:firstColumn="0" w:lastColumn="0" w:oddVBand="0" w:evenVBand="0" w:oddHBand="0" w:evenHBand="0" w:firstRowFirstColumn="0" w:firstRowLastColumn="0" w:lastRowFirstColumn="0" w:lastRowLastColumn="0"/>
            </w:pPr>
          </w:p>
        </w:tc>
      </w:tr>
      <w:tr w:rsidR="0068000D" w14:paraId="6892CC6B"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E9F872C" w14:textId="77777777" w:rsidR="0068000D" w:rsidRPr="001A09D4" w:rsidRDefault="0068000D" w:rsidP="0068000D">
            <w:pPr>
              <w:pStyle w:val="ListParagraph"/>
              <w:numPr>
                <w:ilvl w:val="0"/>
                <w:numId w:val="75"/>
              </w:numPr>
              <w:spacing w:before="60"/>
              <w:contextualSpacing w:val="0"/>
              <w:jc w:val="both"/>
            </w:pPr>
          </w:p>
        </w:tc>
        <w:tc>
          <w:tcPr>
            <w:tcW w:w="1461" w:type="dxa"/>
          </w:tcPr>
          <w:p w14:paraId="4911AA4E" w14:textId="7D803F6B" w:rsidR="0068000D" w:rsidRDefault="0068000D" w:rsidP="005436F9">
            <w:pPr>
              <w:cnfStyle w:val="000000100000" w:firstRow="0" w:lastRow="0" w:firstColumn="0" w:lastColumn="0" w:oddVBand="0" w:evenVBand="0" w:oddHBand="1" w:evenHBand="0" w:firstRowFirstColumn="0" w:firstRowLastColumn="0" w:lastRowFirstColumn="0" w:lastRowLastColumn="0"/>
            </w:pPr>
            <w:r>
              <w:t>Interest Rate</w:t>
            </w:r>
          </w:p>
        </w:tc>
        <w:tc>
          <w:tcPr>
            <w:tcW w:w="1231" w:type="dxa"/>
          </w:tcPr>
          <w:p w14:paraId="45BF4DF9" w14:textId="4E86B4A3" w:rsidR="0068000D" w:rsidRDefault="0068000D"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571F28EA"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61718294" w14:textId="77777777" w:rsidR="0068000D" w:rsidRDefault="0068000D"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5AAB6558" w14:textId="148DDF8B" w:rsidR="0068000D" w:rsidRDefault="00042A1C" w:rsidP="005436F9">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7C5BCB4A" w14:textId="70698AB4" w:rsidR="0068000D" w:rsidRDefault="0068000D" w:rsidP="005436F9">
            <w:pPr>
              <w:cnfStyle w:val="000000100000" w:firstRow="0" w:lastRow="0" w:firstColumn="0" w:lastColumn="0" w:oddVBand="0" w:evenVBand="0" w:oddHBand="1" w:evenHBand="0" w:firstRowFirstColumn="0" w:firstRowLastColumn="0" w:lastRowFirstColumn="0" w:lastRowLastColumn="0"/>
            </w:pPr>
            <w:r>
              <w:t>To be fetched from API</w:t>
            </w:r>
          </w:p>
        </w:tc>
      </w:tr>
      <w:tr w:rsidR="0068000D" w14:paraId="049C5DB6"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2B90C7F" w14:textId="77777777" w:rsidR="0068000D" w:rsidRPr="001A09D4" w:rsidRDefault="0068000D" w:rsidP="0068000D">
            <w:pPr>
              <w:pStyle w:val="ListParagraph"/>
              <w:numPr>
                <w:ilvl w:val="0"/>
                <w:numId w:val="75"/>
              </w:numPr>
              <w:spacing w:before="60"/>
              <w:contextualSpacing w:val="0"/>
              <w:jc w:val="both"/>
            </w:pPr>
          </w:p>
        </w:tc>
        <w:tc>
          <w:tcPr>
            <w:tcW w:w="1461" w:type="dxa"/>
          </w:tcPr>
          <w:p w14:paraId="702145FE" w14:textId="6EE7CDD9" w:rsidR="0068000D" w:rsidRDefault="0068000D" w:rsidP="0068000D">
            <w:pPr>
              <w:cnfStyle w:val="000000000000" w:firstRow="0" w:lastRow="0" w:firstColumn="0" w:lastColumn="0" w:oddVBand="0" w:evenVBand="0" w:oddHBand="0" w:evenHBand="0" w:firstRowFirstColumn="0" w:firstRowLastColumn="0" w:lastRowFirstColumn="0" w:lastRowLastColumn="0"/>
            </w:pPr>
            <w:r>
              <w:t>Maturity Amount</w:t>
            </w:r>
          </w:p>
        </w:tc>
        <w:tc>
          <w:tcPr>
            <w:tcW w:w="1231" w:type="dxa"/>
          </w:tcPr>
          <w:p w14:paraId="478703A7" w14:textId="64E53F9D" w:rsidR="0068000D" w:rsidRDefault="0068000D" w:rsidP="0068000D">
            <w:pPr>
              <w:cnfStyle w:val="000000000000" w:firstRow="0" w:lastRow="0" w:firstColumn="0" w:lastColumn="0" w:oddVBand="0" w:evenVBand="0" w:oddHBand="0" w:evenHBand="0" w:firstRowFirstColumn="0" w:firstRowLastColumn="0" w:lastRowFirstColumn="0" w:lastRowLastColumn="0"/>
            </w:pPr>
            <w:r>
              <w:t>Display</w:t>
            </w:r>
          </w:p>
        </w:tc>
        <w:tc>
          <w:tcPr>
            <w:tcW w:w="1421" w:type="dxa"/>
          </w:tcPr>
          <w:p w14:paraId="21A40A8A"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937" w:type="dxa"/>
          </w:tcPr>
          <w:p w14:paraId="2D35270D"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233" w:type="dxa"/>
          </w:tcPr>
          <w:p w14:paraId="6B27EC2C" w14:textId="21C58A00" w:rsidR="0068000D" w:rsidRDefault="00042A1C" w:rsidP="0068000D">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759C34A4" w14:textId="769CC358" w:rsidR="0068000D" w:rsidRDefault="0068000D" w:rsidP="0068000D">
            <w:pPr>
              <w:cnfStyle w:val="000000000000" w:firstRow="0" w:lastRow="0" w:firstColumn="0" w:lastColumn="0" w:oddVBand="0" w:evenVBand="0" w:oddHBand="0" w:evenHBand="0" w:firstRowFirstColumn="0" w:firstRowLastColumn="0" w:lastRowFirstColumn="0" w:lastRowLastColumn="0"/>
            </w:pPr>
            <w:r>
              <w:t>To be fetched from API</w:t>
            </w:r>
          </w:p>
        </w:tc>
      </w:tr>
      <w:tr w:rsidR="0068000D" w14:paraId="11980CB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3BD627C" w14:textId="77777777" w:rsidR="0068000D" w:rsidRPr="001A09D4" w:rsidRDefault="0068000D" w:rsidP="0068000D">
            <w:pPr>
              <w:pStyle w:val="ListParagraph"/>
              <w:numPr>
                <w:ilvl w:val="0"/>
                <w:numId w:val="75"/>
              </w:numPr>
              <w:spacing w:before="60"/>
              <w:contextualSpacing w:val="0"/>
              <w:jc w:val="both"/>
            </w:pPr>
          </w:p>
        </w:tc>
        <w:tc>
          <w:tcPr>
            <w:tcW w:w="1461" w:type="dxa"/>
          </w:tcPr>
          <w:p w14:paraId="5378042A" w14:textId="56D8F872" w:rsidR="0068000D" w:rsidRDefault="0068000D" w:rsidP="0068000D">
            <w:pPr>
              <w:cnfStyle w:val="000000100000" w:firstRow="0" w:lastRow="0" w:firstColumn="0" w:lastColumn="0" w:oddVBand="0" w:evenVBand="0" w:oddHBand="1" w:evenHBand="0" w:firstRowFirstColumn="0" w:firstRowLastColumn="0" w:lastRowFirstColumn="0" w:lastRowLastColumn="0"/>
            </w:pPr>
            <w:r>
              <w:t>Debit Account</w:t>
            </w:r>
          </w:p>
        </w:tc>
        <w:tc>
          <w:tcPr>
            <w:tcW w:w="1231" w:type="dxa"/>
          </w:tcPr>
          <w:p w14:paraId="3E44A649" w14:textId="5CC0060E" w:rsidR="0068000D" w:rsidRDefault="0068000D" w:rsidP="0068000D">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6AAC0EFE" w14:textId="4DB51C5B" w:rsidR="0068000D" w:rsidRDefault="0068000D" w:rsidP="0068000D">
            <w:pPr>
              <w:cnfStyle w:val="000000100000" w:firstRow="0" w:lastRow="0" w:firstColumn="0" w:lastColumn="0" w:oddVBand="0" w:evenVBand="0" w:oddHBand="1" w:evenHBand="0" w:firstRowFirstColumn="0" w:firstRowLastColumn="0" w:lastRowFirstColumn="0" w:lastRowLastColumn="0"/>
            </w:pPr>
            <w:r>
              <w:t>Numeric</w:t>
            </w:r>
          </w:p>
        </w:tc>
        <w:tc>
          <w:tcPr>
            <w:tcW w:w="937" w:type="dxa"/>
          </w:tcPr>
          <w:p w14:paraId="65C80342"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1233" w:type="dxa"/>
          </w:tcPr>
          <w:p w14:paraId="4531E4C6" w14:textId="24BC1ECD" w:rsidR="0068000D" w:rsidRDefault="00042A1C" w:rsidP="0068000D">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26226C0E"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r>
      <w:tr w:rsidR="0068000D" w14:paraId="702C9DBE"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0C61029" w14:textId="77777777" w:rsidR="0068000D" w:rsidRPr="001A09D4" w:rsidRDefault="0068000D" w:rsidP="0068000D">
            <w:pPr>
              <w:pStyle w:val="ListParagraph"/>
              <w:numPr>
                <w:ilvl w:val="0"/>
                <w:numId w:val="75"/>
              </w:numPr>
              <w:spacing w:before="60"/>
              <w:contextualSpacing w:val="0"/>
              <w:jc w:val="both"/>
            </w:pPr>
          </w:p>
        </w:tc>
        <w:tc>
          <w:tcPr>
            <w:tcW w:w="1461" w:type="dxa"/>
          </w:tcPr>
          <w:p w14:paraId="2966F014" w14:textId="3BDD0F07" w:rsidR="0068000D" w:rsidRDefault="0068000D" w:rsidP="0068000D">
            <w:pPr>
              <w:cnfStyle w:val="000000000000" w:firstRow="0" w:lastRow="0" w:firstColumn="0" w:lastColumn="0" w:oddVBand="0" w:evenVBand="0" w:oddHBand="0" w:evenHBand="0" w:firstRowFirstColumn="0" w:firstRowLastColumn="0" w:lastRowFirstColumn="0" w:lastRowLastColumn="0"/>
            </w:pPr>
            <w:r>
              <w:t>Maturity Instruction</w:t>
            </w:r>
          </w:p>
        </w:tc>
        <w:tc>
          <w:tcPr>
            <w:tcW w:w="1231" w:type="dxa"/>
          </w:tcPr>
          <w:p w14:paraId="6D14FA6B"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421" w:type="dxa"/>
          </w:tcPr>
          <w:p w14:paraId="58D7BBD4"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937" w:type="dxa"/>
          </w:tcPr>
          <w:p w14:paraId="674D8FA7"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233" w:type="dxa"/>
          </w:tcPr>
          <w:p w14:paraId="258CD921" w14:textId="324BE5D0" w:rsidR="0068000D" w:rsidRDefault="00042A1C" w:rsidP="0068000D">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27728A33"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r>
      <w:tr w:rsidR="0068000D" w14:paraId="2B6188F8"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2263A8E" w14:textId="77777777" w:rsidR="0068000D" w:rsidRPr="001A09D4" w:rsidRDefault="0068000D" w:rsidP="0068000D">
            <w:pPr>
              <w:pStyle w:val="ListParagraph"/>
              <w:numPr>
                <w:ilvl w:val="0"/>
                <w:numId w:val="75"/>
              </w:numPr>
              <w:spacing w:before="60"/>
              <w:contextualSpacing w:val="0"/>
              <w:jc w:val="both"/>
            </w:pPr>
          </w:p>
        </w:tc>
        <w:tc>
          <w:tcPr>
            <w:tcW w:w="1461" w:type="dxa"/>
          </w:tcPr>
          <w:p w14:paraId="4FA14076"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Employer Name</w:t>
            </w:r>
          </w:p>
        </w:tc>
        <w:tc>
          <w:tcPr>
            <w:tcW w:w="1231" w:type="dxa"/>
          </w:tcPr>
          <w:p w14:paraId="7832D7C4"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518C5F6E"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Alphanumeric without special characters</w:t>
            </w:r>
          </w:p>
        </w:tc>
        <w:tc>
          <w:tcPr>
            <w:tcW w:w="937" w:type="dxa"/>
          </w:tcPr>
          <w:p w14:paraId="1135E817"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1233" w:type="dxa"/>
          </w:tcPr>
          <w:p w14:paraId="5C1567C3"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3C3A8087"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r>
      <w:tr w:rsidR="0068000D" w14:paraId="11883413"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57D06856" w14:textId="77777777" w:rsidR="0068000D" w:rsidRPr="001A09D4" w:rsidRDefault="0068000D" w:rsidP="0068000D">
            <w:pPr>
              <w:pStyle w:val="ListParagraph"/>
              <w:numPr>
                <w:ilvl w:val="0"/>
                <w:numId w:val="75"/>
              </w:numPr>
              <w:spacing w:before="60"/>
              <w:contextualSpacing w:val="0"/>
              <w:jc w:val="both"/>
            </w:pPr>
          </w:p>
        </w:tc>
        <w:tc>
          <w:tcPr>
            <w:tcW w:w="1461" w:type="dxa"/>
          </w:tcPr>
          <w:p w14:paraId="713F87B3"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Monthly Income</w:t>
            </w:r>
          </w:p>
        </w:tc>
        <w:tc>
          <w:tcPr>
            <w:tcW w:w="1231" w:type="dxa"/>
          </w:tcPr>
          <w:p w14:paraId="2D45E3C7"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6D40059C"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Numeric</w:t>
            </w:r>
          </w:p>
        </w:tc>
        <w:tc>
          <w:tcPr>
            <w:tcW w:w="937" w:type="dxa"/>
          </w:tcPr>
          <w:p w14:paraId="4C2413FA"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233" w:type="dxa"/>
          </w:tcPr>
          <w:p w14:paraId="1F1F43A6"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0D730B61"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r>
      <w:tr w:rsidR="0068000D" w14:paraId="1DB62B23"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1427A58" w14:textId="77777777" w:rsidR="0068000D" w:rsidRPr="001A09D4" w:rsidRDefault="0068000D" w:rsidP="0068000D">
            <w:pPr>
              <w:pStyle w:val="ListParagraph"/>
              <w:numPr>
                <w:ilvl w:val="0"/>
                <w:numId w:val="75"/>
              </w:numPr>
              <w:spacing w:before="60"/>
              <w:contextualSpacing w:val="0"/>
              <w:jc w:val="both"/>
            </w:pPr>
          </w:p>
        </w:tc>
        <w:tc>
          <w:tcPr>
            <w:tcW w:w="1461" w:type="dxa"/>
          </w:tcPr>
          <w:p w14:paraId="5E5C59B5"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Address Line 1</w:t>
            </w:r>
          </w:p>
        </w:tc>
        <w:tc>
          <w:tcPr>
            <w:tcW w:w="1231" w:type="dxa"/>
          </w:tcPr>
          <w:p w14:paraId="17EA697F"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16DDE077"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937" w:type="dxa"/>
          </w:tcPr>
          <w:p w14:paraId="58F8F8F7"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1233" w:type="dxa"/>
          </w:tcPr>
          <w:p w14:paraId="6273FD5C"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M</w:t>
            </w:r>
          </w:p>
        </w:tc>
        <w:tc>
          <w:tcPr>
            <w:tcW w:w="2732" w:type="dxa"/>
          </w:tcPr>
          <w:p w14:paraId="16CBA644"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r>
      <w:tr w:rsidR="0068000D" w14:paraId="20856F28"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70A1AC89" w14:textId="77777777" w:rsidR="0068000D" w:rsidRPr="001A09D4" w:rsidRDefault="0068000D" w:rsidP="0068000D">
            <w:pPr>
              <w:pStyle w:val="ListParagraph"/>
              <w:numPr>
                <w:ilvl w:val="0"/>
                <w:numId w:val="75"/>
              </w:numPr>
              <w:spacing w:before="60"/>
              <w:contextualSpacing w:val="0"/>
              <w:jc w:val="both"/>
            </w:pPr>
          </w:p>
        </w:tc>
        <w:tc>
          <w:tcPr>
            <w:tcW w:w="1461" w:type="dxa"/>
          </w:tcPr>
          <w:p w14:paraId="05650746"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Address Line 2</w:t>
            </w:r>
          </w:p>
        </w:tc>
        <w:tc>
          <w:tcPr>
            <w:tcW w:w="1231" w:type="dxa"/>
          </w:tcPr>
          <w:p w14:paraId="0FD4B384"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6DF7936F"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937" w:type="dxa"/>
          </w:tcPr>
          <w:p w14:paraId="4DE00A46"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233" w:type="dxa"/>
          </w:tcPr>
          <w:p w14:paraId="26F71080"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M</w:t>
            </w:r>
          </w:p>
        </w:tc>
        <w:tc>
          <w:tcPr>
            <w:tcW w:w="2732" w:type="dxa"/>
          </w:tcPr>
          <w:p w14:paraId="6F40B5A5"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r>
      <w:tr w:rsidR="0068000D" w14:paraId="5DC17BF6"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A0620E2" w14:textId="77777777" w:rsidR="0068000D" w:rsidRPr="001A09D4" w:rsidRDefault="0068000D" w:rsidP="0068000D">
            <w:pPr>
              <w:pStyle w:val="ListParagraph"/>
              <w:numPr>
                <w:ilvl w:val="0"/>
                <w:numId w:val="75"/>
              </w:numPr>
              <w:spacing w:before="60"/>
              <w:contextualSpacing w:val="0"/>
              <w:jc w:val="both"/>
            </w:pPr>
          </w:p>
        </w:tc>
        <w:tc>
          <w:tcPr>
            <w:tcW w:w="1461" w:type="dxa"/>
          </w:tcPr>
          <w:p w14:paraId="18283F4B"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Address Line 3</w:t>
            </w:r>
          </w:p>
        </w:tc>
        <w:tc>
          <w:tcPr>
            <w:tcW w:w="1231" w:type="dxa"/>
          </w:tcPr>
          <w:p w14:paraId="5B10D4C5"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Textbox</w:t>
            </w:r>
          </w:p>
        </w:tc>
        <w:tc>
          <w:tcPr>
            <w:tcW w:w="1421" w:type="dxa"/>
          </w:tcPr>
          <w:p w14:paraId="2FBF7012"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937" w:type="dxa"/>
          </w:tcPr>
          <w:p w14:paraId="5E3B2898"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1233" w:type="dxa"/>
          </w:tcPr>
          <w:p w14:paraId="1E91490E"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rsidRPr="006233ED">
              <w:t>M</w:t>
            </w:r>
          </w:p>
        </w:tc>
        <w:tc>
          <w:tcPr>
            <w:tcW w:w="2732" w:type="dxa"/>
          </w:tcPr>
          <w:p w14:paraId="46AC5EE6"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r>
      <w:tr w:rsidR="0068000D" w14:paraId="2CB3D49D"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2BD8779" w14:textId="77777777" w:rsidR="0068000D" w:rsidRPr="001A09D4" w:rsidRDefault="0068000D" w:rsidP="0068000D">
            <w:pPr>
              <w:pStyle w:val="ListParagraph"/>
              <w:numPr>
                <w:ilvl w:val="0"/>
                <w:numId w:val="75"/>
              </w:numPr>
              <w:spacing w:before="60"/>
              <w:contextualSpacing w:val="0"/>
              <w:jc w:val="both"/>
            </w:pPr>
          </w:p>
        </w:tc>
        <w:tc>
          <w:tcPr>
            <w:tcW w:w="1461" w:type="dxa"/>
          </w:tcPr>
          <w:p w14:paraId="1C031782"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City</w:t>
            </w:r>
          </w:p>
        </w:tc>
        <w:tc>
          <w:tcPr>
            <w:tcW w:w="1231" w:type="dxa"/>
          </w:tcPr>
          <w:p w14:paraId="3DA994F1"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2DC3BCAA"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937" w:type="dxa"/>
          </w:tcPr>
          <w:p w14:paraId="49299ACD"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233" w:type="dxa"/>
          </w:tcPr>
          <w:p w14:paraId="5C248A88"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rsidRPr="006233ED">
              <w:t>M</w:t>
            </w:r>
          </w:p>
        </w:tc>
        <w:tc>
          <w:tcPr>
            <w:tcW w:w="2732" w:type="dxa"/>
            <w:shd w:val="clear" w:color="auto" w:fill="DEEAF6" w:themeFill="accent1" w:themeFillTint="33"/>
          </w:tcPr>
          <w:p w14:paraId="00E35801"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r>
      <w:tr w:rsidR="0068000D" w14:paraId="169CFEA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9F051FF" w14:textId="77777777" w:rsidR="0068000D" w:rsidRPr="001A09D4" w:rsidRDefault="0068000D" w:rsidP="0068000D">
            <w:pPr>
              <w:pStyle w:val="ListParagraph"/>
              <w:numPr>
                <w:ilvl w:val="0"/>
                <w:numId w:val="75"/>
              </w:numPr>
              <w:spacing w:before="60"/>
              <w:contextualSpacing w:val="0"/>
              <w:jc w:val="both"/>
            </w:pPr>
          </w:p>
        </w:tc>
        <w:tc>
          <w:tcPr>
            <w:tcW w:w="1461" w:type="dxa"/>
          </w:tcPr>
          <w:p w14:paraId="63866323"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Emirates</w:t>
            </w:r>
          </w:p>
        </w:tc>
        <w:tc>
          <w:tcPr>
            <w:tcW w:w="1231" w:type="dxa"/>
          </w:tcPr>
          <w:p w14:paraId="35962073"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Dropdown</w:t>
            </w:r>
          </w:p>
        </w:tc>
        <w:tc>
          <w:tcPr>
            <w:tcW w:w="1421" w:type="dxa"/>
          </w:tcPr>
          <w:p w14:paraId="5B67BF22"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937" w:type="dxa"/>
          </w:tcPr>
          <w:p w14:paraId="361C4FA6"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1233" w:type="dxa"/>
          </w:tcPr>
          <w:p w14:paraId="7728540A"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rsidRPr="006233ED">
              <w:t>M</w:t>
            </w:r>
          </w:p>
        </w:tc>
        <w:tc>
          <w:tcPr>
            <w:tcW w:w="2732" w:type="dxa"/>
          </w:tcPr>
          <w:p w14:paraId="612D0170"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r>
      <w:tr w:rsidR="0068000D" w14:paraId="28F59AC1"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1FE13145" w14:textId="77777777" w:rsidR="0068000D" w:rsidRPr="001A09D4" w:rsidRDefault="0068000D" w:rsidP="0068000D">
            <w:pPr>
              <w:pStyle w:val="ListParagraph"/>
              <w:numPr>
                <w:ilvl w:val="0"/>
                <w:numId w:val="75"/>
              </w:numPr>
              <w:spacing w:before="60"/>
              <w:contextualSpacing w:val="0"/>
              <w:jc w:val="both"/>
            </w:pPr>
          </w:p>
        </w:tc>
        <w:tc>
          <w:tcPr>
            <w:tcW w:w="1461" w:type="dxa"/>
          </w:tcPr>
          <w:p w14:paraId="1D2BE22F"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Postal Code</w:t>
            </w:r>
          </w:p>
        </w:tc>
        <w:tc>
          <w:tcPr>
            <w:tcW w:w="1231" w:type="dxa"/>
          </w:tcPr>
          <w:p w14:paraId="3790EECE"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Textbox</w:t>
            </w:r>
          </w:p>
        </w:tc>
        <w:tc>
          <w:tcPr>
            <w:tcW w:w="1421" w:type="dxa"/>
          </w:tcPr>
          <w:p w14:paraId="4E26247C"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937" w:type="dxa"/>
          </w:tcPr>
          <w:p w14:paraId="2852861C"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233" w:type="dxa"/>
          </w:tcPr>
          <w:p w14:paraId="00EFAA94"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rsidRPr="006233ED">
              <w:t>M</w:t>
            </w:r>
          </w:p>
        </w:tc>
        <w:tc>
          <w:tcPr>
            <w:tcW w:w="2732" w:type="dxa"/>
          </w:tcPr>
          <w:p w14:paraId="056FB168"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r>
      <w:tr w:rsidR="0068000D" w14:paraId="24C67692"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0963D4A" w14:textId="77777777" w:rsidR="0068000D" w:rsidRPr="001A09D4" w:rsidRDefault="0068000D" w:rsidP="0068000D">
            <w:pPr>
              <w:pStyle w:val="ListParagraph"/>
              <w:numPr>
                <w:ilvl w:val="0"/>
                <w:numId w:val="75"/>
              </w:numPr>
              <w:spacing w:before="60"/>
              <w:contextualSpacing w:val="0"/>
              <w:jc w:val="both"/>
            </w:pPr>
          </w:p>
        </w:tc>
        <w:tc>
          <w:tcPr>
            <w:tcW w:w="1461" w:type="dxa"/>
          </w:tcPr>
          <w:p w14:paraId="4EBA4495"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5AE5D5FA"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3E4ECD75"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937" w:type="dxa"/>
          </w:tcPr>
          <w:p w14:paraId="702CE215"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1233" w:type="dxa"/>
          </w:tcPr>
          <w:p w14:paraId="04EA4501"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p>
        </w:tc>
        <w:tc>
          <w:tcPr>
            <w:tcW w:w="2732" w:type="dxa"/>
          </w:tcPr>
          <w:p w14:paraId="2A65F721" w14:textId="77777777" w:rsidR="0068000D" w:rsidRDefault="0068000D" w:rsidP="0068000D">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68000D" w14:paraId="5431E758"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CBF80C0" w14:textId="77777777" w:rsidR="0068000D" w:rsidRPr="001A09D4" w:rsidRDefault="0068000D" w:rsidP="0068000D">
            <w:pPr>
              <w:pStyle w:val="ListParagraph"/>
              <w:numPr>
                <w:ilvl w:val="0"/>
                <w:numId w:val="75"/>
              </w:numPr>
              <w:spacing w:before="60"/>
              <w:contextualSpacing w:val="0"/>
              <w:jc w:val="both"/>
            </w:pPr>
          </w:p>
        </w:tc>
        <w:tc>
          <w:tcPr>
            <w:tcW w:w="1461" w:type="dxa"/>
          </w:tcPr>
          <w:p w14:paraId="09BB2B0F"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6C6F81BD"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0CD11EB5"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937" w:type="dxa"/>
          </w:tcPr>
          <w:p w14:paraId="4D93C0B9"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1233" w:type="dxa"/>
          </w:tcPr>
          <w:p w14:paraId="3855512C"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pPr>
          </w:p>
        </w:tc>
        <w:tc>
          <w:tcPr>
            <w:tcW w:w="2732" w:type="dxa"/>
          </w:tcPr>
          <w:p w14:paraId="3C17E844" w14:textId="77777777" w:rsidR="0068000D" w:rsidRDefault="0068000D" w:rsidP="0068000D">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7C364607" w14:textId="77777777" w:rsidR="0068000D" w:rsidRPr="00B63917" w:rsidRDefault="0068000D" w:rsidP="0068000D">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492965C4" w14:textId="77777777" w:rsidR="0068000D" w:rsidRPr="00B63917" w:rsidRDefault="0068000D" w:rsidP="0068000D">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lastRenderedPageBreak/>
              <w:t>On click No, app will remain in the same screen and user can resume further.</w:t>
            </w:r>
          </w:p>
        </w:tc>
      </w:tr>
    </w:tbl>
    <w:p w14:paraId="1984FE54" w14:textId="77777777" w:rsidR="0068000D" w:rsidRPr="00624762" w:rsidRDefault="0068000D" w:rsidP="0068000D">
      <w:pPr>
        <w:ind w:firstLine="426"/>
        <w:rPr>
          <w:b/>
          <w:bCs/>
          <w:sz w:val="22"/>
          <w:szCs w:val="22"/>
        </w:rPr>
      </w:pPr>
      <w:r w:rsidRPr="00624762">
        <w:rPr>
          <w:b/>
          <w:bCs/>
          <w:sz w:val="22"/>
          <w:szCs w:val="22"/>
        </w:rPr>
        <w:lastRenderedPageBreak/>
        <w:t>Validations:</w:t>
      </w:r>
    </w:p>
    <w:p w14:paraId="1E1D8A73" w14:textId="77777777" w:rsidR="0068000D" w:rsidRDefault="0068000D" w:rsidP="0068000D">
      <w:pPr>
        <w:pStyle w:val="ListParagraph"/>
        <w:numPr>
          <w:ilvl w:val="0"/>
          <w:numId w:val="13"/>
        </w:numPr>
        <w:rPr>
          <w:sz w:val="22"/>
          <w:szCs w:val="22"/>
        </w:rPr>
      </w:pPr>
      <w:r w:rsidRPr="00022C28">
        <w:rPr>
          <w:sz w:val="22"/>
          <w:szCs w:val="22"/>
        </w:rPr>
        <w:t xml:space="preserve">On click Next button, app will validate </w:t>
      </w:r>
    </w:p>
    <w:p w14:paraId="6E551E83" w14:textId="6010C1B3" w:rsidR="0068000D" w:rsidRDefault="0068000D" w:rsidP="0068000D">
      <w:pPr>
        <w:pStyle w:val="ListParagraph"/>
        <w:numPr>
          <w:ilvl w:val="1"/>
          <w:numId w:val="13"/>
        </w:numPr>
        <w:rPr>
          <w:sz w:val="22"/>
          <w:szCs w:val="22"/>
        </w:rPr>
      </w:pPr>
      <w:r>
        <w:rPr>
          <w:sz w:val="22"/>
          <w:szCs w:val="22"/>
        </w:rPr>
        <w:t>T</w:t>
      </w:r>
      <w:r w:rsidRPr="00022C28">
        <w:rPr>
          <w:sz w:val="22"/>
          <w:szCs w:val="22"/>
        </w:rPr>
        <w:t xml:space="preserve">he address entered by the customer with the address available in T24 system and if it mismatches, app throw error. </w:t>
      </w:r>
    </w:p>
    <w:p w14:paraId="272E7689" w14:textId="77777777" w:rsidR="00E0234A" w:rsidRDefault="00E0234A" w:rsidP="00E0234A">
      <w:pPr>
        <w:pStyle w:val="ListParagraph"/>
        <w:numPr>
          <w:ilvl w:val="0"/>
          <w:numId w:val="13"/>
        </w:numPr>
        <w:rPr>
          <w:sz w:val="22"/>
          <w:szCs w:val="22"/>
        </w:rPr>
      </w:pPr>
      <w:r>
        <w:rPr>
          <w:sz w:val="22"/>
          <w:szCs w:val="22"/>
        </w:rPr>
        <w:t>User should be allowed to proceed if falls under following criteria:</w:t>
      </w:r>
    </w:p>
    <w:p w14:paraId="3C864035" w14:textId="77777777" w:rsidR="00E0234A" w:rsidRDefault="00E0234A" w:rsidP="00E0234A">
      <w:pPr>
        <w:pStyle w:val="ListParagraph"/>
        <w:numPr>
          <w:ilvl w:val="1"/>
          <w:numId w:val="13"/>
        </w:numPr>
        <w:rPr>
          <w:sz w:val="22"/>
          <w:szCs w:val="22"/>
        </w:rPr>
      </w:pPr>
      <w:r>
        <w:rPr>
          <w:sz w:val="22"/>
          <w:szCs w:val="22"/>
        </w:rPr>
        <w:t>Age is less than 18</w:t>
      </w:r>
    </w:p>
    <w:p w14:paraId="7DE3CCA3" w14:textId="7714C8CC" w:rsidR="00E0234A" w:rsidRPr="00E0234A" w:rsidRDefault="00E0234A" w:rsidP="00E0234A">
      <w:pPr>
        <w:pStyle w:val="ListParagraph"/>
        <w:numPr>
          <w:ilvl w:val="1"/>
          <w:numId w:val="13"/>
        </w:numPr>
        <w:rPr>
          <w:sz w:val="22"/>
          <w:szCs w:val="22"/>
        </w:rPr>
      </w:pPr>
      <w:r>
        <w:rPr>
          <w:sz w:val="22"/>
          <w:szCs w:val="22"/>
        </w:rPr>
        <w:t xml:space="preserve">If the User’s any account is in </w:t>
      </w:r>
      <w:r w:rsidRPr="006805AD">
        <w:rPr>
          <w:sz w:val="22"/>
          <w:szCs w:val="22"/>
        </w:rPr>
        <w:t>LGD / Compliance / Recovery Team</w:t>
      </w:r>
      <w:r>
        <w:rPr>
          <w:sz w:val="22"/>
          <w:szCs w:val="22"/>
        </w:rPr>
        <w:t>.</w:t>
      </w:r>
    </w:p>
    <w:p w14:paraId="7CB7ED17" w14:textId="77777777" w:rsidR="00E0234A" w:rsidRDefault="00E0234A" w:rsidP="0068000D">
      <w:pPr>
        <w:ind w:left="426"/>
        <w:rPr>
          <w:b/>
          <w:bCs/>
          <w:sz w:val="24"/>
          <w:szCs w:val="24"/>
        </w:rPr>
      </w:pPr>
    </w:p>
    <w:p w14:paraId="278A4CA2" w14:textId="7368209C" w:rsidR="0068000D" w:rsidRPr="00FB6F39" w:rsidRDefault="0068000D" w:rsidP="0068000D">
      <w:pPr>
        <w:ind w:left="426"/>
        <w:rPr>
          <w:b/>
          <w:bCs/>
          <w:sz w:val="24"/>
          <w:szCs w:val="24"/>
        </w:rPr>
      </w:pPr>
      <w:r w:rsidRPr="00FB6F39">
        <w:rPr>
          <w:b/>
          <w:bCs/>
          <w:sz w:val="24"/>
          <w:szCs w:val="24"/>
        </w:rPr>
        <w:t>Screen 2 (Confirmation):</w:t>
      </w:r>
    </w:p>
    <w:p w14:paraId="7FAAADA0" w14:textId="77777777" w:rsidR="0068000D" w:rsidRDefault="0068000D" w:rsidP="0068000D">
      <w:pPr>
        <w:pStyle w:val="ListParagraph"/>
        <w:numPr>
          <w:ilvl w:val="0"/>
          <w:numId w:val="13"/>
        </w:numPr>
        <w:rPr>
          <w:sz w:val="22"/>
          <w:szCs w:val="22"/>
        </w:rPr>
      </w:pPr>
      <w:r>
        <w:rPr>
          <w:sz w:val="22"/>
          <w:szCs w:val="22"/>
        </w:rPr>
        <w:t>This section is for the customer to verify all the details entered in the previous screen.</w:t>
      </w:r>
    </w:p>
    <w:p w14:paraId="51D3DDF7" w14:textId="1CB21358" w:rsidR="0068000D" w:rsidRDefault="0068000D" w:rsidP="0068000D">
      <w:pPr>
        <w:pStyle w:val="ListParagraph"/>
        <w:numPr>
          <w:ilvl w:val="0"/>
          <w:numId w:val="13"/>
        </w:numPr>
        <w:rPr>
          <w:sz w:val="22"/>
          <w:szCs w:val="22"/>
        </w:rPr>
      </w:pPr>
      <w:r w:rsidRPr="00FB6F39">
        <w:rPr>
          <w:sz w:val="22"/>
          <w:szCs w:val="22"/>
        </w:rPr>
        <w:t>The following are the fields:</w:t>
      </w:r>
    </w:p>
    <w:tbl>
      <w:tblPr>
        <w:tblStyle w:val="GridTable4-Accent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461"/>
        <w:gridCol w:w="1231"/>
        <w:gridCol w:w="1421"/>
        <w:gridCol w:w="937"/>
        <w:gridCol w:w="1233"/>
        <w:gridCol w:w="2732"/>
      </w:tblGrid>
      <w:tr w:rsidR="00042A1C" w14:paraId="530180D9" w14:textId="77777777" w:rsidTr="00543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62D786A" w14:textId="77777777" w:rsidR="00042A1C" w:rsidRDefault="00042A1C" w:rsidP="005436F9">
            <w:proofErr w:type="gramStart"/>
            <w:r>
              <w:rPr>
                <w:rFonts w:ascii="Calibri" w:hAnsi="Calibri" w:cs="Calibri"/>
                <w:b w:val="0"/>
                <w:bCs w:val="0"/>
                <w:color w:val="FFFFFF"/>
              </w:rPr>
              <w:t>#.No</w:t>
            </w:r>
            <w:proofErr w:type="gramEnd"/>
          </w:p>
        </w:tc>
        <w:tc>
          <w:tcPr>
            <w:tcW w:w="1461" w:type="dxa"/>
          </w:tcPr>
          <w:p w14:paraId="19712824" w14:textId="77777777" w:rsidR="00042A1C" w:rsidRDefault="00042A1C"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Field Name</w:t>
            </w:r>
          </w:p>
        </w:tc>
        <w:tc>
          <w:tcPr>
            <w:tcW w:w="1231" w:type="dxa"/>
            <w:vAlign w:val="bottom"/>
          </w:tcPr>
          <w:p w14:paraId="251DB84F" w14:textId="77777777" w:rsidR="00042A1C" w:rsidRDefault="00042A1C"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Input Type</w:t>
            </w:r>
          </w:p>
        </w:tc>
        <w:tc>
          <w:tcPr>
            <w:tcW w:w="1421" w:type="dxa"/>
            <w:vAlign w:val="bottom"/>
          </w:tcPr>
          <w:p w14:paraId="00347044" w14:textId="77777777" w:rsidR="00042A1C" w:rsidRDefault="00042A1C"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Data Type</w:t>
            </w:r>
          </w:p>
        </w:tc>
        <w:tc>
          <w:tcPr>
            <w:tcW w:w="937" w:type="dxa"/>
          </w:tcPr>
          <w:p w14:paraId="76C391B4" w14:textId="77777777" w:rsidR="00042A1C" w:rsidRDefault="00042A1C" w:rsidP="005436F9">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rPr>
            </w:pPr>
            <w:r>
              <w:rPr>
                <w:rFonts w:ascii="Calibri" w:hAnsi="Calibri" w:cs="Calibri"/>
                <w:color w:val="FFFFFF"/>
              </w:rPr>
              <w:t>Length</w:t>
            </w:r>
          </w:p>
        </w:tc>
        <w:tc>
          <w:tcPr>
            <w:tcW w:w="1233" w:type="dxa"/>
          </w:tcPr>
          <w:p w14:paraId="47B99EA7" w14:textId="77777777" w:rsidR="00042A1C" w:rsidRDefault="00042A1C"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Mandatory</w:t>
            </w:r>
          </w:p>
        </w:tc>
        <w:tc>
          <w:tcPr>
            <w:tcW w:w="2732" w:type="dxa"/>
          </w:tcPr>
          <w:p w14:paraId="37084310" w14:textId="77777777" w:rsidR="00042A1C" w:rsidRDefault="00042A1C" w:rsidP="005436F9">
            <w:pPr>
              <w:cnfStyle w:val="100000000000" w:firstRow="1" w:lastRow="0" w:firstColumn="0" w:lastColumn="0" w:oddVBand="0" w:evenVBand="0" w:oddHBand="0" w:evenHBand="0" w:firstRowFirstColumn="0" w:firstRowLastColumn="0" w:lastRowFirstColumn="0" w:lastRowLastColumn="0"/>
            </w:pPr>
            <w:r>
              <w:rPr>
                <w:rFonts w:ascii="Calibri" w:hAnsi="Calibri" w:cs="Calibri"/>
                <w:b w:val="0"/>
                <w:bCs w:val="0"/>
                <w:color w:val="FFFFFF"/>
              </w:rPr>
              <w:t>Comments</w:t>
            </w:r>
          </w:p>
        </w:tc>
      </w:tr>
      <w:tr w:rsidR="00042A1C" w14:paraId="7B56E1BD"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BB8DBF8" w14:textId="77777777" w:rsidR="00042A1C" w:rsidRPr="001A09D4" w:rsidRDefault="00042A1C" w:rsidP="00042A1C">
            <w:pPr>
              <w:pStyle w:val="ListParagraph"/>
              <w:numPr>
                <w:ilvl w:val="0"/>
                <w:numId w:val="76"/>
              </w:numPr>
              <w:spacing w:before="60"/>
              <w:contextualSpacing w:val="0"/>
              <w:jc w:val="both"/>
            </w:pPr>
          </w:p>
        </w:tc>
        <w:tc>
          <w:tcPr>
            <w:tcW w:w="1461" w:type="dxa"/>
          </w:tcPr>
          <w:p w14:paraId="7DDBC2CF"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r>
              <w:t>Account Type</w:t>
            </w:r>
          </w:p>
        </w:tc>
        <w:tc>
          <w:tcPr>
            <w:tcW w:w="1231" w:type="dxa"/>
          </w:tcPr>
          <w:p w14:paraId="72CD7A01" w14:textId="0EF20843" w:rsidR="00042A1C" w:rsidRDefault="00042A1C" w:rsidP="005436F9">
            <w:pPr>
              <w:cnfStyle w:val="000000100000" w:firstRow="0" w:lastRow="0" w:firstColumn="0" w:lastColumn="0" w:oddVBand="0" w:evenVBand="0" w:oddHBand="1" w:evenHBand="0" w:firstRowFirstColumn="0" w:firstRowLastColumn="0" w:lastRowFirstColumn="0" w:lastRowLastColumn="0"/>
            </w:pPr>
            <w:r>
              <w:t>Display</w:t>
            </w:r>
          </w:p>
        </w:tc>
        <w:tc>
          <w:tcPr>
            <w:tcW w:w="1421" w:type="dxa"/>
          </w:tcPr>
          <w:p w14:paraId="4FCE6D7A"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3D4AB790"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7670EBC5" w14:textId="7633B506" w:rsidR="00042A1C" w:rsidRDefault="00042A1C"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6511EA50"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p>
        </w:tc>
      </w:tr>
      <w:tr w:rsidR="00042A1C" w14:paraId="700EB095"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F1F1854" w14:textId="77777777" w:rsidR="00042A1C" w:rsidRPr="001A09D4" w:rsidRDefault="00042A1C" w:rsidP="00042A1C">
            <w:pPr>
              <w:pStyle w:val="ListParagraph"/>
              <w:numPr>
                <w:ilvl w:val="0"/>
                <w:numId w:val="76"/>
              </w:numPr>
              <w:spacing w:before="60"/>
              <w:contextualSpacing w:val="0"/>
              <w:jc w:val="both"/>
            </w:pPr>
          </w:p>
        </w:tc>
        <w:tc>
          <w:tcPr>
            <w:tcW w:w="1461" w:type="dxa"/>
          </w:tcPr>
          <w:p w14:paraId="76F53457"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Account Currency</w:t>
            </w:r>
          </w:p>
        </w:tc>
        <w:tc>
          <w:tcPr>
            <w:tcW w:w="1231" w:type="dxa"/>
          </w:tcPr>
          <w:p w14:paraId="37E5E80A" w14:textId="7AFBF693"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0A0399FC" w14:textId="52A6F71F"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4736FD90" w14:textId="138439B8"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23AA4CD0" w14:textId="039202DB"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tcPr>
          <w:p w14:paraId="575196B0" w14:textId="38B49A58"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598B4117"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E992B60" w14:textId="77777777" w:rsidR="00042A1C" w:rsidRPr="001A09D4" w:rsidRDefault="00042A1C" w:rsidP="00042A1C">
            <w:pPr>
              <w:pStyle w:val="ListParagraph"/>
              <w:numPr>
                <w:ilvl w:val="0"/>
                <w:numId w:val="76"/>
              </w:numPr>
              <w:spacing w:before="60"/>
              <w:contextualSpacing w:val="0"/>
              <w:jc w:val="both"/>
            </w:pPr>
          </w:p>
        </w:tc>
        <w:tc>
          <w:tcPr>
            <w:tcW w:w="1461" w:type="dxa"/>
          </w:tcPr>
          <w:p w14:paraId="55220DC4"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r>
              <w:t>Tenure</w:t>
            </w:r>
          </w:p>
        </w:tc>
        <w:tc>
          <w:tcPr>
            <w:tcW w:w="1231" w:type="dxa"/>
          </w:tcPr>
          <w:p w14:paraId="1676F6D7" w14:textId="459C5C9C" w:rsidR="00042A1C" w:rsidRDefault="00042A1C" w:rsidP="00042A1C">
            <w:pPr>
              <w:cnfStyle w:val="000000100000" w:firstRow="0" w:lastRow="0" w:firstColumn="0" w:lastColumn="0" w:oddVBand="0" w:evenVBand="0" w:oddHBand="1" w:evenHBand="0" w:firstRowFirstColumn="0" w:firstRowLastColumn="0" w:lastRowFirstColumn="0" w:lastRowLastColumn="0"/>
            </w:pPr>
            <w:r w:rsidRPr="00705899">
              <w:t>Display</w:t>
            </w:r>
          </w:p>
        </w:tc>
        <w:tc>
          <w:tcPr>
            <w:tcW w:w="1421" w:type="dxa"/>
          </w:tcPr>
          <w:p w14:paraId="6CE85963"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937" w:type="dxa"/>
          </w:tcPr>
          <w:p w14:paraId="28BA2F84"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1233" w:type="dxa"/>
          </w:tcPr>
          <w:p w14:paraId="09BD9ADF" w14:textId="6A6351B3"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2732" w:type="dxa"/>
          </w:tcPr>
          <w:p w14:paraId="49EB0E2A"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r>
      <w:tr w:rsidR="00042A1C" w14:paraId="6830D6F9"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E4CF568" w14:textId="77777777" w:rsidR="00042A1C" w:rsidRPr="001A09D4" w:rsidRDefault="00042A1C" w:rsidP="00042A1C">
            <w:pPr>
              <w:pStyle w:val="ListParagraph"/>
              <w:numPr>
                <w:ilvl w:val="0"/>
                <w:numId w:val="76"/>
              </w:numPr>
              <w:spacing w:before="60"/>
              <w:contextualSpacing w:val="0"/>
              <w:jc w:val="both"/>
            </w:pPr>
          </w:p>
        </w:tc>
        <w:tc>
          <w:tcPr>
            <w:tcW w:w="1461" w:type="dxa"/>
          </w:tcPr>
          <w:p w14:paraId="796F7FC1"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Deposit Amount</w:t>
            </w:r>
          </w:p>
        </w:tc>
        <w:tc>
          <w:tcPr>
            <w:tcW w:w="1231" w:type="dxa"/>
          </w:tcPr>
          <w:p w14:paraId="4584FB4F" w14:textId="15C6480C"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19A9EAA1"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269AEFAB"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20E92A0C" w14:textId="7F424060"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tcPr>
          <w:p w14:paraId="2BFEC74E"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00F958E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34B3EDEB" w14:textId="77777777" w:rsidR="00042A1C" w:rsidRPr="001A09D4" w:rsidRDefault="00042A1C" w:rsidP="00042A1C">
            <w:pPr>
              <w:pStyle w:val="ListParagraph"/>
              <w:numPr>
                <w:ilvl w:val="0"/>
                <w:numId w:val="76"/>
              </w:numPr>
              <w:spacing w:before="60"/>
              <w:contextualSpacing w:val="0"/>
              <w:jc w:val="both"/>
            </w:pPr>
          </w:p>
        </w:tc>
        <w:tc>
          <w:tcPr>
            <w:tcW w:w="1461" w:type="dxa"/>
          </w:tcPr>
          <w:p w14:paraId="75BB1394"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r>
              <w:t>Interest Rate</w:t>
            </w:r>
          </w:p>
        </w:tc>
        <w:tc>
          <w:tcPr>
            <w:tcW w:w="1231" w:type="dxa"/>
          </w:tcPr>
          <w:p w14:paraId="24EB1259" w14:textId="4A5DEBB3" w:rsidR="00042A1C" w:rsidRDefault="00042A1C" w:rsidP="00042A1C">
            <w:pPr>
              <w:cnfStyle w:val="000000100000" w:firstRow="0" w:lastRow="0" w:firstColumn="0" w:lastColumn="0" w:oddVBand="0" w:evenVBand="0" w:oddHBand="1" w:evenHBand="0" w:firstRowFirstColumn="0" w:firstRowLastColumn="0" w:lastRowFirstColumn="0" w:lastRowLastColumn="0"/>
            </w:pPr>
            <w:r w:rsidRPr="00705899">
              <w:t>Display</w:t>
            </w:r>
          </w:p>
        </w:tc>
        <w:tc>
          <w:tcPr>
            <w:tcW w:w="1421" w:type="dxa"/>
          </w:tcPr>
          <w:p w14:paraId="692BA44A"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937" w:type="dxa"/>
          </w:tcPr>
          <w:p w14:paraId="4A4AA16B"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1233" w:type="dxa"/>
          </w:tcPr>
          <w:p w14:paraId="2C1F6D59" w14:textId="19D65DFB"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2732" w:type="dxa"/>
          </w:tcPr>
          <w:p w14:paraId="4CB2C340" w14:textId="2BACA8D9" w:rsidR="00042A1C" w:rsidRDefault="00042A1C" w:rsidP="00042A1C">
            <w:pPr>
              <w:cnfStyle w:val="000000100000" w:firstRow="0" w:lastRow="0" w:firstColumn="0" w:lastColumn="0" w:oddVBand="0" w:evenVBand="0" w:oddHBand="1" w:evenHBand="0" w:firstRowFirstColumn="0" w:firstRowLastColumn="0" w:lastRowFirstColumn="0" w:lastRowLastColumn="0"/>
            </w:pPr>
          </w:p>
        </w:tc>
      </w:tr>
      <w:tr w:rsidR="00042A1C" w14:paraId="666FB881"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78D34F0E" w14:textId="77777777" w:rsidR="00042A1C" w:rsidRPr="001A09D4" w:rsidRDefault="00042A1C" w:rsidP="00042A1C">
            <w:pPr>
              <w:pStyle w:val="ListParagraph"/>
              <w:numPr>
                <w:ilvl w:val="0"/>
                <w:numId w:val="76"/>
              </w:numPr>
              <w:spacing w:before="60"/>
              <w:contextualSpacing w:val="0"/>
              <w:jc w:val="both"/>
            </w:pPr>
          </w:p>
        </w:tc>
        <w:tc>
          <w:tcPr>
            <w:tcW w:w="1461" w:type="dxa"/>
          </w:tcPr>
          <w:p w14:paraId="5D8CC971"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Maturity Amount</w:t>
            </w:r>
          </w:p>
        </w:tc>
        <w:tc>
          <w:tcPr>
            <w:tcW w:w="1231" w:type="dxa"/>
          </w:tcPr>
          <w:p w14:paraId="7D18D514" w14:textId="69D526E8"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3CB36916"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49D33E8B"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48133443" w14:textId="67642A9A"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tcPr>
          <w:p w14:paraId="23C8B90C" w14:textId="4FE03528"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13AEE27A"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7062113" w14:textId="77777777" w:rsidR="00042A1C" w:rsidRPr="001A09D4" w:rsidRDefault="00042A1C" w:rsidP="00042A1C">
            <w:pPr>
              <w:pStyle w:val="ListParagraph"/>
              <w:numPr>
                <w:ilvl w:val="0"/>
                <w:numId w:val="76"/>
              </w:numPr>
              <w:spacing w:before="60"/>
              <w:contextualSpacing w:val="0"/>
              <w:jc w:val="both"/>
            </w:pPr>
          </w:p>
        </w:tc>
        <w:tc>
          <w:tcPr>
            <w:tcW w:w="1461" w:type="dxa"/>
          </w:tcPr>
          <w:p w14:paraId="712FCB89"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r>
              <w:t>Debit Account</w:t>
            </w:r>
          </w:p>
        </w:tc>
        <w:tc>
          <w:tcPr>
            <w:tcW w:w="1231" w:type="dxa"/>
          </w:tcPr>
          <w:p w14:paraId="51A04DB7" w14:textId="5FAA4B5C" w:rsidR="00042A1C" w:rsidRDefault="00042A1C" w:rsidP="00042A1C">
            <w:pPr>
              <w:cnfStyle w:val="000000100000" w:firstRow="0" w:lastRow="0" w:firstColumn="0" w:lastColumn="0" w:oddVBand="0" w:evenVBand="0" w:oddHBand="1" w:evenHBand="0" w:firstRowFirstColumn="0" w:firstRowLastColumn="0" w:lastRowFirstColumn="0" w:lastRowLastColumn="0"/>
            </w:pPr>
            <w:r w:rsidRPr="00705899">
              <w:t>Display</w:t>
            </w:r>
          </w:p>
        </w:tc>
        <w:tc>
          <w:tcPr>
            <w:tcW w:w="1421" w:type="dxa"/>
          </w:tcPr>
          <w:p w14:paraId="0DD24491" w14:textId="464BBE51"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937" w:type="dxa"/>
          </w:tcPr>
          <w:p w14:paraId="569D3568"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1233" w:type="dxa"/>
          </w:tcPr>
          <w:p w14:paraId="6816C29A" w14:textId="08C34571"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2732" w:type="dxa"/>
          </w:tcPr>
          <w:p w14:paraId="4C347665"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r>
      <w:tr w:rsidR="00042A1C" w14:paraId="5F241A86"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3733175F" w14:textId="77777777" w:rsidR="00042A1C" w:rsidRPr="001A09D4" w:rsidRDefault="00042A1C" w:rsidP="00042A1C">
            <w:pPr>
              <w:pStyle w:val="ListParagraph"/>
              <w:numPr>
                <w:ilvl w:val="0"/>
                <w:numId w:val="76"/>
              </w:numPr>
              <w:spacing w:before="60"/>
              <w:contextualSpacing w:val="0"/>
              <w:jc w:val="both"/>
            </w:pPr>
          </w:p>
        </w:tc>
        <w:tc>
          <w:tcPr>
            <w:tcW w:w="1461" w:type="dxa"/>
          </w:tcPr>
          <w:p w14:paraId="3E146211"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Maturity Instruction</w:t>
            </w:r>
          </w:p>
        </w:tc>
        <w:tc>
          <w:tcPr>
            <w:tcW w:w="1231" w:type="dxa"/>
          </w:tcPr>
          <w:p w14:paraId="2F02F5C0" w14:textId="2319E6C2"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1F9A9CD8"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097FD8FF"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08B46FE7" w14:textId="62D1011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tcPr>
          <w:p w14:paraId="0D35AC6A"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542D5910"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071A737B" w14:textId="77777777" w:rsidR="00042A1C" w:rsidRPr="001A09D4" w:rsidRDefault="00042A1C" w:rsidP="00042A1C">
            <w:pPr>
              <w:pStyle w:val="ListParagraph"/>
              <w:numPr>
                <w:ilvl w:val="0"/>
                <w:numId w:val="76"/>
              </w:numPr>
              <w:spacing w:before="60"/>
              <w:contextualSpacing w:val="0"/>
              <w:jc w:val="both"/>
            </w:pPr>
          </w:p>
        </w:tc>
        <w:tc>
          <w:tcPr>
            <w:tcW w:w="1461" w:type="dxa"/>
          </w:tcPr>
          <w:p w14:paraId="1CCCDF45"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r>
              <w:t>Employer Name</w:t>
            </w:r>
          </w:p>
        </w:tc>
        <w:tc>
          <w:tcPr>
            <w:tcW w:w="1231" w:type="dxa"/>
          </w:tcPr>
          <w:p w14:paraId="7A9E2CA2" w14:textId="78B07BEA" w:rsidR="00042A1C" w:rsidRDefault="00042A1C" w:rsidP="00042A1C">
            <w:pPr>
              <w:cnfStyle w:val="000000100000" w:firstRow="0" w:lastRow="0" w:firstColumn="0" w:lastColumn="0" w:oddVBand="0" w:evenVBand="0" w:oddHBand="1" w:evenHBand="0" w:firstRowFirstColumn="0" w:firstRowLastColumn="0" w:lastRowFirstColumn="0" w:lastRowLastColumn="0"/>
            </w:pPr>
            <w:r w:rsidRPr="00705899">
              <w:t>Display</w:t>
            </w:r>
          </w:p>
        </w:tc>
        <w:tc>
          <w:tcPr>
            <w:tcW w:w="1421" w:type="dxa"/>
          </w:tcPr>
          <w:p w14:paraId="21234980" w14:textId="011B5270"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937" w:type="dxa"/>
          </w:tcPr>
          <w:p w14:paraId="61C776B5"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1233" w:type="dxa"/>
          </w:tcPr>
          <w:p w14:paraId="3C21FB56" w14:textId="0723BD21"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2732" w:type="dxa"/>
          </w:tcPr>
          <w:p w14:paraId="7EB3D633"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r>
      <w:tr w:rsidR="00042A1C" w14:paraId="713631F4"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ABEA270" w14:textId="77777777" w:rsidR="00042A1C" w:rsidRPr="001A09D4" w:rsidRDefault="00042A1C" w:rsidP="00042A1C">
            <w:pPr>
              <w:pStyle w:val="ListParagraph"/>
              <w:numPr>
                <w:ilvl w:val="0"/>
                <w:numId w:val="76"/>
              </w:numPr>
              <w:spacing w:before="60"/>
              <w:contextualSpacing w:val="0"/>
              <w:jc w:val="both"/>
            </w:pPr>
          </w:p>
        </w:tc>
        <w:tc>
          <w:tcPr>
            <w:tcW w:w="1461" w:type="dxa"/>
          </w:tcPr>
          <w:p w14:paraId="2E6A848C"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Monthly Income</w:t>
            </w:r>
          </w:p>
        </w:tc>
        <w:tc>
          <w:tcPr>
            <w:tcW w:w="1231" w:type="dxa"/>
          </w:tcPr>
          <w:p w14:paraId="476BAAE0" w14:textId="72117689"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0887402D" w14:textId="0F8FEF84"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47B5A7EF"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1EF84E66" w14:textId="1036560D"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tcPr>
          <w:p w14:paraId="36E458FA"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4D5ED21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47275441" w14:textId="77777777" w:rsidR="00042A1C" w:rsidRPr="001A09D4" w:rsidRDefault="00042A1C" w:rsidP="00042A1C">
            <w:pPr>
              <w:pStyle w:val="ListParagraph"/>
              <w:numPr>
                <w:ilvl w:val="0"/>
                <w:numId w:val="76"/>
              </w:numPr>
              <w:spacing w:before="60"/>
              <w:contextualSpacing w:val="0"/>
              <w:jc w:val="both"/>
            </w:pPr>
          </w:p>
        </w:tc>
        <w:tc>
          <w:tcPr>
            <w:tcW w:w="1461" w:type="dxa"/>
          </w:tcPr>
          <w:p w14:paraId="4AD809C5"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r>
              <w:t>Address Line 1</w:t>
            </w:r>
          </w:p>
        </w:tc>
        <w:tc>
          <w:tcPr>
            <w:tcW w:w="1231" w:type="dxa"/>
          </w:tcPr>
          <w:p w14:paraId="5CFBA155" w14:textId="6ADC9A34" w:rsidR="00042A1C" w:rsidRDefault="00042A1C" w:rsidP="00042A1C">
            <w:pPr>
              <w:cnfStyle w:val="000000100000" w:firstRow="0" w:lastRow="0" w:firstColumn="0" w:lastColumn="0" w:oddVBand="0" w:evenVBand="0" w:oddHBand="1" w:evenHBand="0" w:firstRowFirstColumn="0" w:firstRowLastColumn="0" w:lastRowFirstColumn="0" w:lastRowLastColumn="0"/>
            </w:pPr>
            <w:r w:rsidRPr="00705899">
              <w:t>Display</w:t>
            </w:r>
          </w:p>
        </w:tc>
        <w:tc>
          <w:tcPr>
            <w:tcW w:w="1421" w:type="dxa"/>
          </w:tcPr>
          <w:p w14:paraId="3C6920C2"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937" w:type="dxa"/>
          </w:tcPr>
          <w:p w14:paraId="281A7504"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1233" w:type="dxa"/>
          </w:tcPr>
          <w:p w14:paraId="1A07D952" w14:textId="1FE4622D"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2732" w:type="dxa"/>
          </w:tcPr>
          <w:p w14:paraId="3A28E17A"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r>
      <w:tr w:rsidR="00042A1C" w14:paraId="2D5E3320"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9AFD012" w14:textId="77777777" w:rsidR="00042A1C" w:rsidRPr="001A09D4" w:rsidRDefault="00042A1C" w:rsidP="00042A1C">
            <w:pPr>
              <w:pStyle w:val="ListParagraph"/>
              <w:numPr>
                <w:ilvl w:val="0"/>
                <w:numId w:val="76"/>
              </w:numPr>
              <w:spacing w:before="60"/>
              <w:contextualSpacing w:val="0"/>
              <w:jc w:val="both"/>
            </w:pPr>
          </w:p>
        </w:tc>
        <w:tc>
          <w:tcPr>
            <w:tcW w:w="1461" w:type="dxa"/>
          </w:tcPr>
          <w:p w14:paraId="78CE1016"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Address Line 2</w:t>
            </w:r>
          </w:p>
        </w:tc>
        <w:tc>
          <w:tcPr>
            <w:tcW w:w="1231" w:type="dxa"/>
          </w:tcPr>
          <w:p w14:paraId="144C1C1F" w14:textId="30D8485D"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46DF9C1D"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0B74EFFC"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20275C28" w14:textId="1797118F"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tcPr>
          <w:p w14:paraId="21073A8F"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241E7CC9"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11DC2ECA" w14:textId="77777777" w:rsidR="00042A1C" w:rsidRPr="001A09D4" w:rsidRDefault="00042A1C" w:rsidP="00042A1C">
            <w:pPr>
              <w:pStyle w:val="ListParagraph"/>
              <w:numPr>
                <w:ilvl w:val="0"/>
                <w:numId w:val="76"/>
              </w:numPr>
              <w:spacing w:before="60"/>
              <w:contextualSpacing w:val="0"/>
              <w:jc w:val="both"/>
            </w:pPr>
          </w:p>
        </w:tc>
        <w:tc>
          <w:tcPr>
            <w:tcW w:w="1461" w:type="dxa"/>
          </w:tcPr>
          <w:p w14:paraId="46FBBEE5"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r>
              <w:t>Address Line 3</w:t>
            </w:r>
          </w:p>
        </w:tc>
        <w:tc>
          <w:tcPr>
            <w:tcW w:w="1231" w:type="dxa"/>
          </w:tcPr>
          <w:p w14:paraId="42D723EB" w14:textId="2AA61035" w:rsidR="00042A1C" w:rsidRDefault="00042A1C" w:rsidP="00042A1C">
            <w:pPr>
              <w:cnfStyle w:val="000000100000" w:firstRow="0" w:lastRow="0" w:firstColumn="0" w:lastColumn="0" w:oddVBand="0" w:evenVBand="0" w:oddHBand="1" w:evenHBand="0" w:firstRowFirstColumn="0" w:firstRowLastColumn="0" w:lastRowFirstColumn="0" w:lastRowLastColumn="0"/>
            </w:pPr>
            <w:r w:rsidRPr="00705899">
              <w:t>Display</w:t>
            </w:r>
          </w:p>
        </w:tc>
        <w:tc>
          <w:tcPr>
            <w:tcW w:w="1421" w:type="dxa"/>
          </w:tcPr>
          <w:p w14:paraId="5289C836"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937" w:type="dxa"/>
          </w:tcPr>
          <w:p w14:paraId="0AD2914B"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1233" w:type="dxa"/>
          </w:tcPr>
          <w:p w14:paraId="4B1C9D46" w14:textId="1989556F"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2732" w:type="dxa"/>
          </w:tcPr>
          <w:p w14:paraId="23CA54A8"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r>
      <w:tr w:rsidR="00042A1C" w14:paraId="4EBA80AE"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40A5F6FF" w14:textId="77777777" w:rsidR="00042A1C" w:rsidRPr="001A09D4" w:rsidRDefault="00042A1C" w:rsidP="00042A1C">
            <w:pPr>
              <w:pStyle w:val="ListParagraph"/>
              <w:numPr>
                <w:ilvl w:val="0"/>
                <w:numId w:val="76"/>
              </w:numPr>
              <w:spacing w:before="60"/>
              <w:contextualSpacing w:val="0"/>
              <w:jc w:val="both"/>
            </w:pPr>
          </w:p>
        </w:tc>
        <w:tc>
          <w:tcPr>
            <w:tcW w:w="1461" w:type="dxa"/>
          </w:tcPr>
          <w:p w14:paraId="3A017585"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City</w:t>
            </w:r>
          </w:p>
        </w:tc>
        <w:tc>
          <w:tcPr>
            <w:tcW w:w="1231" w:type="dxa"/>
          </w:tcPr>
          <w:p w14:paraId="650643D5" w14:textId="0AB11EE6"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3C653E63"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1317270C"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7A41AAFB" w14:textId="449F412D"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shd w:val="clear" w:color="auto" w:fill="DEEAF6" w:themeFill="accent1" w:themeFillTint="33"/>
          </w:tcPr>
          <w:p w14:paraId="44496528"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0E35107F"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63E7622F" w14:textId="77777777" w:rsidR="00042A1C" w:rsidRPr="001A09D4" w:rsidRDefault="00042A1C" w:rsidP="00042A1C">
            <w:pPr>
              <w:pStyle w:val="ListParagraph"/>
              <w:numPr>
                <w:ilvl w:val="0"/>
                <w:numId w:val="76"/>
              </w:numPr>
              <w:spacing w:before="60"/>
              <w:contextualSpacing w:val="0"/>
              <w:jc w:val="both"/>
            </w:pPr>
          </w:p>
        </w:tc>
        <w:tc>
          <w:tcPr>
            <w:tcW w:w="1461" w:type="dxa"/>
          </w:tcPr>
          <w:p w14:paraId="3EAE9026"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r>
              <w:t>Emirates</w:t>
            </w:r>
          </w:p>
        </w:tc>
        <w:tc>
          <w:tcPr>
            <w:tcW w:w="1231" w:type="dxa"/>
          </w:tcPr>
          <w:p w14:paraId="49DCCAEF" w14:textId="06982845" w:rsidR="00042A1C" w:rsidRDefault="00042A1C" w:rsidP="00042A1C">
            <w:pPr>
              <w:cnfStyle w:val="000000100000" w:firstRow="0" w:lastRow="0" w:firstColumn="0" w:lastColumn="0" w:oddVBand="0" w:evenVBand="0" w:oddHBand="1" w:evenHBand="0" w:firstRowFirstColumn="0" w:firstRowLastColumn="0" w:lastRowFirstColumn="0" w:lastRowLastColumn="0"/>
            </w:pPr>
            <w:r w:rsidRPr="00705899">
              <w:t>Display</w:t>
            </w:r>
          </w:p>
        </w:tc>
        <w:tc>
          <w:tcPr>
            <w:tcW w:w="1421" w:type="dxa"/>
          </w:tcPr>
          <w:p w14:paraId="36621774"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937" w:type="dxa"/>
          </w:tcPr>
          <w:p w14:paraId="6C2A94CE"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1233" w:type="dxa"/>
          </w:tcPr>
          <w:p w14:paraId="389B909B" w14:textId="2C94463C" w:rsidR="00042A1C" w:rsidRDefault="00042A1C" w:rsidP="00042A1C">
            <w:pPr>
              <w:cnfStyle w:val="000000100000" w:firstRow="0" w:lastRow="0" w:firstColumn="0" w:lastColumn="0" w:oddVBand="0" w:evenVBand="0" w:oddHBand="1" w:evenHBand="0" w:firstRowFirstColumn="0" w:firstRowLastColumn="0" w:lastRowFirstColumn="0" w:lastRowLastColumn="0"/>
            </w:pPr>
          </w:p>
        </w:tc>
        <w:tc>
          <w:tcPr>
            <w:tcW w:w="2732" w:type="dxa"/>
          </w:tcPr>
          <w:p w14:paraId="43076832" w14:textId="77777777" w:rsidR="00042A1C" w:rsidRDefault="00042A1C" w:rsidP="00042A1C">
            <w:pPr>
              <w:cnfStyle w:val="000000100000" w:firstRow="0" w:lastRow="0" w:firstColumn="0" w:lastColumn="0" w:oddVBand="0" w:evenVBand="0" w:oddHBand="1" w:evenHBand="0" w:firstRowFirstColumn="0" w:firstRowLastColumn="0" w:lastRowFirstColumn="0" w:lastRowLastColumn="0"/>
            </w:pPr>
          </w:p>
        </w:tc>
      </w:tr>
      <w:tr w:rsidR="00042A1C" w14:paraId="4353A424"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24C692CF" w14:textId="77777777" w:rsidR="00042A1C" w:rsidRPr="001A09D4" w:rsidRDefault="00042A1C" w:rsidP="00042A1C">
            <w:pPr>
              <w:pStyle w:val="ListParagraph"/>
              <w:numPr>
                <w:ilvl w:val="0"/>
                <w:numId w:val="76"/>
              </w:numPr>
              <w:spacing w:before="60"/>
              <w:contextualSpacing w:val="0"/>
              <w:jc w:val="both"/>
            </w:pPr>
          </w:p>
        </w:tc>
        <w:tc>
          <w:tcPr>
            <w:tcW w:w="1461" w:type="dxa"/>
          </w:tcPr>
          <w:p w14:paraId="70FACB4A"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r>
              <w:t>Postal Code</w:t>
            </w:r>
          </w:p>
        </w:tc>
        <w:tc>
          <w:tcPr>
            <w:tcW w:w="1231" w:type="dxa"/>
          </w:tcPr>
          <w:p w14:paraId="6055C9A5" w14:textId="3A715F5B" w:rsidR="00042A1C" w:rsidRDefault="00042A1C" w:rsidP="00042A1C">
            <w:pPr>
              <w:cnfStyle w:val="000000000000" w:firstRow="0" w:lastRow="0" w:firstColumn="0" w:lastColumn="0" w:oddVBand="0" w:evenVBand="0" w:oddHBand="0" w:evenHBand="0" w:firstRowFirstColumn="0" w:firstRowLastColumn="0" w:lastRowFirstColumn="0" w:lastRowLastColumn="0"/>
            </w:pPr>
            <w:r w:rsidRPr="00705899">
              <w:t>Display</w:t>
            </w:r>
          </w:p>
        </w:tc>
        <w:tc>
          <w:tcPr>
            <w:tcW w:w="1421" w:type="dxa"/>
          </w:tcPr>
          <w:p w14:paraId="5625B135"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937" w:type="dxa"/>
          </w:tcPr>
          <w:p w14:paraId="7F0C182A"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1233" w:type="dxa"/>
          </w:tcPr>
          <w:p w14:paraId="0E080244" w14:textId="4F5736B9" w:rsidR="00042A1C" w:rsidRDefault="00042A1C" w:rsidP="00042A1C">
            <w:pPr>
              <w:cnfStyle w:val="000000000000" w:firstRow="0" w:lastRow="0" w:firstColumn="0" w:lastColumn="0" w:oddVBand="0" w:evenVBand="0" w:oddHBand="0" w:evenHBand="0" w:firstRowFirstColumn="0" w:firstRowLastColumn="0" w:lastRowFirstColumn="0" w:lastRowLastColumn="0"/>
            </w:pPr>
          </w:p>
        </w:tc>
        <w:tc>
          <w:tcPr>
            <w:tcW w:w="2732" w:type="dxa"/>
          </w:tcPr>
          <w:p w14:paraId="644B99AE" w14:textId="77777777" w:rsidR="00042A1C" w:rsidRDefault="00042A1C" w:rsidP="00042A1C">
            <w:pPr>
              <w:cnfStyle w:val="000000000000" w:firstRow="0" w:lastRow="0" w:firstColumn="0" w:lastColumn="0" w:oddVBand="0" w:evenVBand="0" w:oddHBand="0" w:evenHBand="0" w:firstRowFirstColumn="0" w:firstRowLastColumn="0" w:lastRowFirstColumn="0" w:lastRowLastColumn="0"/>
            </w:pPr>
          </w:p>
        </w:tc>
      </w:tr>
      <w:tr w:rsidR="00042A1C" w14:paraId="40325E81" w14:textId="77777777" w:rsidTr="00543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Pr>
          <w:p w14:paraId="7ACCE38C" w14:textId="77777777" w:rsidR="00042A1C" w:rsidRPr="001A09D4" w:rsidRDefault="00042A1C" w:rsidP="00042A1C">
            <w:pPr>
              <w:pStyle w:val="ListParagraph"/>
              <w:numPr>
                <w:ilvl w:val="0"/>
                <w:numId w:val="76"/>
              </w:numPr>
              <w:spacing w:before="60"/>
              <w:contextualSpacing w:val="0"/>
              <w:jc w:val="both"/>
            </w:pPr>
          </w:p>
        </w:tc>
        <w:tc>
          <w:tcPr>
            <w:tcW w:w="1461" w:type="dxa"/>
          </w:tcPr>
          <w:p w14:paraId="21427656"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r>
              <w:t>Next</w:t>
            </w:r>
          </w:p>
        </w:tc>
        <w:tc>
          <w:tcPr>
            <w:tcW w:w="1231" w:type="dxa"/>
          </w:tcPr>
          <w:p w14:paraId="0DC27A1E"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r>
              <w:t>Button</w:t>
            </w:r>
          </w:p>
        </w:tc>
        <w:tc>
          <w:tcPr>
            <w:tcW w:w="1421" w:type="dxa"/>
          </w:tcPr>
          <w:p w14:paraId="78D37F33"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p>
        </w:tc>
        <w:tc>
          <w:tcPr>
            <w:tcW w:w="937" w:type="dxa"/>
          </w:tcPr>
          <w:p w14:paraId="64C3D178"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p>
        </w:tc>
        <w:tc>
          <w:tcPr>
            <w:tcW w:w="1233" w:type="dxa"/>
          </w:tcPr>
          <w:p w14:paraId="4747D1DE"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p>
        </w:tc>
        <w:tc>
          <w:tcPr>
            <w:tcW w:w="2732" w:type="dxa"/>
          </w:tcPr>
          <w:p w14:paraId="294B135B" w14:textId="77777777" w:rsidR="00042A1C" w:rsidRDefault="00042A1C" w:rsidP="005436F9">
            <w:pPr>
              <w:cnfStyle w:val="000000100000" w:firstRow="0" w:lastRow="0" w:firstColumn="0" w:lastColumn="0" w:oddVBand="0" w:evenVBand="0" w:oddHBand="1" w:evenHBand="0" w:firstRowFirstColumn="0" w:firstRowLastColumn="0" w:lastRowFirstColumn="0" w:lastRowLastColumn="0"/>
            </w:pPr>
            <w:r>
              <w:t>Will be enabled only, when all the mandatory fields are captured.</w:t>
            </w:r>
          </w:p>
        </w:tc>
      </w:tr>
      <w:tr w:rsidR="00042A1C" w14:paraId="240F1040" w14:textId="77777777" w:rsidTr="005436F9">
        <w:tc>
          <w:tcPr>
            <w:cnfStyle w:val="001000000000" w:firstRow="0" w:lastRow="0" w:firstColumn="1" w:lastColumn="0" w:oddVBand="0" w:evenVBand="0" w:oddHBand="0" w:evenHBand="0" w:firstRowFirstColumn="0" w:firstRowLastColumn="0" w:lastRowFirstColumn="0" w:lastRowLastColumn="0"/>
            <w:tcW w:w="624" w:type="dxa"/>
          </w:tcPr>
          <w:p w14:paraId="67604989" w14:textId="77777777" w:rsidR="00042A1C" w:rsidRPr="001A09D4" w:rsidRDefault="00042A1C" w:rsidP="00042A1C">
            <w:pPr>
              <w:pStyle w:val="ListParagraph"/>
              <w:numPr>
                <w:ilvl w:val="0"/>
                <w:numId w:val="76"/>
              </w:numPr>
              <w:spacing w:before="60"/>
              <w:contextualSpacing w:val="0"/>
              <w:jc w:val="both"/>
            </w:pPr>
          </w:p>
        </w:tc>
        <w:tc>
          <w:tcPr>
            <w:tcW w:w="1461" w:type="dxa"/>
          </w:tcPr>
          <w:p w14:paraId="73F20254" w14:textId="77777777" w:rsidR="00042A1C" w:rsidRDefault="00042A1C" w:rsidP="005436F9">
            <w:pPr>
              <w:cnfStyle w:val="000000000000" w:firstRow="0" w:lastRow="0" w:firstColumn="0" w:lastColumn="0" w:oddVBand="0" w:evenVBand="0" w:oddHBand="0" w:evenHBand="0" w:firstRowFirstColumn="0" w:firstRowLastColumn="0" w:lastRowFirstColumn="0" w:lastRowLastColumn="0"/>
            </w:pPr>
            <w:r>
              <w:t>Cancel</w:t>
            </w:r>
          </w:p>
        </w:tc>
        <w:tc>
          <w:tcPr>
            <w:tcW w:w="1231" w:type="dxa"/>
          </w:tcPr>
          <w:p w14:paraId="2650507F" w14:textId="77777777" w:rsidR="00042A1C" w:rsidRDefault="00042A1C" w:rsidP="005436F9">
            <w:pPr>
              <w:cnfStyle w:val="000000000000" w:firstRow="0" w:lastRow="0" w:firstColumn="0" w:lastColumn="0" w:oddVBand="0" w:evenVBand="0" w:oddHBand="0" w:evenHBand="0" w:firstRowFirstColumn="0" w:firstRowLastColumn="0" w:lastRowFirstColumn="0" w:lastRowLastColumn="0"/>
            </w:pPr>
            <w:r>
              <w:t>Button</w:t>
            </w:r>
          </w:p>
        </w:tc>
        <w:tc>
          <w:tcPr>
            <w:tcW w:w="1421" w:type="dxa"/>
          </w:tcPr>
          <w:p w14:paraId="722CD4E7" w14:textId="77777777" w:rsidR="00042A1C" w:rsidRDefault="00042A1C" w:rsidP="005436F9">
            <w:pPr>
              <w:cnfStyle w:val="000000000000" w:firstRow="0" w:lastRow="0" w:firstColumn="0" w:lastColumn="0" w:oddVBand="0" w:evenVBand="0" w:oddHBand="0" w:evenHBand="0" w:firstRowFirstColumn="0" w:firstRowLastColumn="0" w:lastRowFirstColumn="0" w:lastRowLastColumn="0"/>
            </w:pPr>
          </w:p>
        </w:tc>
        <w:tc>
          <w:tcPr>
            <w:tcW w:w="937" w:type="dxa"/>
          </w:tcPr>
          <w:p w14:paraId="3CF087AC" w14:textId="77777777" w:rsidR="00042A1C" w:rsidRDefault="00042A1C" w:rsidP="005436F9">
            <w:pPr>
              <w:cnfStyle w:val="000000000000" w:firstRow="0" w:lastRow="0" w:firstColumn="0" w:lastColumn="0" w:oddVBand="0" w:evenVBand="0" w:oddHBand="0" w:evenHBand="0" w:firstRowFirstColumn="0" w:firstRowLastColumn="0" w:lastRowFirstColumn="0" w:lastRowLastColumn="0"/>
            </w:pPr>
          </w:p>
        </w:tc>
        <w:tc>
          <w:tcPr>
            <w:tcW w:w="1233" w:type="dxa"/>
          </w:tcPr>
          <w:p w14:paraId="72919EBC" w14:textId="77777777" w:rsidR="00042A1C" w:rsidRDefault="00042A1C" w:rsidP="005436F9">
            <w:pPr>
              <w:cnfStyle w:val="000000000000" w:firstRow="0" w:lastRow="0" w:firstColumn="0" w:lastColumn="0" w:oddVBand="0" w:evenVBand="0" w:oddHBand="0" w:evenHBand="0" w:firstRowFirstColumn="0" w:firstRowLastColumn="0" w:lastRowFirstColumn="0" w:lastRowLastColumn="0"/>
            </w:pPr>
          </w:p>
        </w:tc>
        <w:tc>
          <w:tcPr>
            <w:tcW w:w="2732" w:type="dxa"/>
          </w:tcPr>
          <w:p w14:paraId="5783768D" w14:textId="77777777" w:rsidR="00042A1C" w:rsidRDefault="00042A1C" w:rsidP="005436F9">
            <w:pPr>
              <w:cnfStyle w:val="000000000000" w:firstRow="0" w:lastRow="0" w:firstColumn="0" w:lastColumn="0" w:oddVBand="0" w:evenVBand="0" w:oddHBand="0" w:evenHBand="0" w:firstRowFirstColumn="0" w:firstRowLastColumn="0" w:lastRowFirstColumn="0" w:lastRowLastColumn="0"/>
              <w:rPr>
                <w:rFonts w:cstheme="minorHAnsi"/>
              </w:rPr>
            </w:pPr>
            <w:r>
              <w:t>If no data are entered, on cancel app will take to main screen.</w:t>
            </w:r>
            <w:r>
              <w:br/>
              <w:t>If data are entered, then o</w:t>
            </w:r>
            <w:r>
              <w:rPr>
                <w:rFonts w:cstheme="minorHAnsi"/>
              </w:rPr>
              <w:t>n click the button app will prompt “Do you want to cancel the progress? With an option Yes and No”.</w:t>
            </w:r>
          </w:p>
          <w:p w14:paraId="6967DA8F" w14:textId="77777777" w:rsidR="00042A1C" w:rsidRPr="00B63917" w:rsidRDefault="00042A1C"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rsidRPr="00C52459">
              <w:rPr>
                <w:rFonts w:cstheme="minorHAnsi"/>
              </w:rPr>
              <w:t xml:space="preserve">On click Yes, app will redirect to the main screen. </w:t>
            </w:r>
          </w:p>
          <w:p w14:paraId="503889E6" w14:textId="77777777" w:rsidR="00042A1C" w:rsidRPr="00B63917" w:rsidRDefault="00042A1C" w:rsidP="005436F9">
            <w:pPr>
              <w:pStyle w:val="ListParagraph"/>
              <w:numPr>
                <w:ilvl w:val="0"/>
                <w:numId w:val="15"/>
              </w:numPr>
              <w:ind w:left="228" w:hanging="284"/>
              <w:cnfStyle w:val="000000000000" w:firstRow="0" w:lastRow="0" w:firstColumn="0" w:lastColumn="0" w:oddVBand="0" w:evenVBand="0" w:oddHBand="0" w:evenHBand="0" w:firstRowFirstColumn="0" w:firstRowLastColumn="0" w:lastRowFirstColumn="0" w:lastRowLastColumn="0"/>
            </w:pPr>
            <w:r>
              <w:t>On click No, app will remain in the same screen and user can resume further.</w:t>
            </w:r>
          </w:p>
        </w:tc>
      </w:tr>
    </w:tbl>
    <w:p w14:paraId="769CE843" w14:textId="77777777" w:rsidR="00042A1C" w:rsidRPr="00042A1C" w:rsidRDefault="00042A1C" w:rsidP="00042A1C">
      <w:pPr>
        <w:rPr>
          <w:sz w:val="22"/>
          <w:szCs w:val="22"/>
        </w:rPr>
      </w:pPr>
    </w:p>
    <w:p w14:paraId="10F1AD63" w14:textId="77777777" w:rsidR="0068000D" w:rsidRPr="00B63917" w:rsidRDefault="0068000D" w:rsidP="0068000D">
      <w:pPr>
        <w:ind w:left="426"/>
        <w:rPr>
          <w:b/>
          <w:bCs/>
          <w:sz w:val="24"/>
          <w:szCs w:val="24"/>
        </w:rPr>
      </w:pPr>
      <w:r w:rsidRPr="00B63917">
        <w:rPr>
          <w:b/>
          <w:bCs/>
          <w:sz w:val="24"/>
          <w:szCs w:val="24"/>
        </w:rPr>
        <w:t>Screen 3 (Authentication):</w:t>
      </w:r>
    </w:p>
    <w:p w14:paraId="229571F4" w14:textId="77777777" w:rsidR="0068000D" w:rsidRPr="00816B83" w:rsidRDefault="0068000D" w:rsidP="0068000D">
      <w:pPr>
        <w:pStyle w:val="ListParagraph"/>
        <w:numPr>
          <w:ilvl w:val="0"/>
          <w:numId w:val="13"/>
        </w:numPr>
        <w:rPr>
          <w:sz w:val="22"/>
          <w:szCs w:val="22"/>
        </w:rPr>
      </w:pPr>
      <w:r w:rsidRPr="00816B83">
        <w:rPr>
          <w:sz w:val="22"/>
          <w:szCs w:val="22"/>
        </w:rPr>
        <w:t xml:space="preserve">This section is for the customer to authenticate </w:t>
      </w:r>
      <w:r>
        <w:rPr>
          <w:sz w:val="22"/>
          <w:szCs w:val="22"/>
        </w:rPr>
        <w:t>the transaction</w:t>
      </w:r>
      <w:r w:rsidRPr="00816B83">
        <w:rPr>
          <w:sz w:val="22"/>
          <w:szCs w:val="22"/>
        </w:rPr>
        <w:t xml:space="preserve">. </w:t>
      </w:r>
    </w:p>
    <w:p w14:paraId="5A415FF3" w14:textId="77777777" w:rsidR="0068000D" w:rsidRPr="00816B83" w:rsidRDefault="0068000D" w:rsidP="0068000D">
      <w:pPr>
        <w:pStyle w:val="ListParagraph"/>
        <w:numPr>
          <w:ilvl w:val="0"/>
          <w:numId w:val="13"/>
        </w:numPr>
        <w:rPr>
          <w:sz w:val="22"/>
          <w:szCs w:val="22"/>
        </w:rPr>
      </w:pPr>
      <w:r w:rsidRPr="00816B83">
        <w:rPr>
          <w:sz w:val="22"/>
          <w:szCs w:val="22"/>
        </w:rPr>
        <w:t>This is a configuration-based screen, where the type of authentication will be displayed based on the configuration enabled for the respective feature.</w:t>
      </w:r>
    </w:p>
    <w:p w14:paraId="190AE3F7" w14:textId="77777777" w:rsidR="0068000D" w:rsidRPr="00B63917" w:rsidRDefault="0068000D" w:rsidP="0068000D">
      <w:pPr>
        <w:ind w:left="426"/>
        <w:rPr>
          <w:b/>
          <w:bCs/>
          <w:sz w:val="24"/>
          <w:szCs w:val="24"/>
        </w:rPr>
      </w:pPr>
      <w:r w:rsidRPr="00B63917">
        <w:rPr>
          <w:b/>
          <w:bCs/>
          <w:sz w:val="24"/>
          <w:szCs w:val="24"/>
        </w:rPr>
        <w:t>Screen 4 (Success):</w:t>
      </w:r>
    </w:p>
    <w:p w14:paraId="51D849C7" w14:textId="7DD84059" w:rsidR="0068000D" w:rsidRDefault="0068000D" w:rsidP="0068000D">
      <w:pPr>
        <w:pStyle w:val="ListParagraph"/>
        <w:numPr>
          <w:ilvl w:val="0"/>
          <w:numId w:val="13"/>
        </w:numPr>
        <w:rPr>
          <w:sz w:val="22"/>
          <w:szCs w:val="22"/>
        </w:rPr>
      </w:pPr>
      <w:r w:rsidRPr="00816B83">
        <w:rPr>
          <w:sz w:val="22"/>
          <w:szCs w:val="22"/>
        </w:rPr>
        <w:t xml:space="preserve">This </w:t>
      </w:r>
      <w:r>
        <w:rPr>
          <w:sz w:val="22"/>
          <w:szCs w:val="22"/>
        </w:rPr>
        <w:t xml:space="preserve">is a success screen where </w:t>
      </w:r>
      <w:r w:rsidR="00042A1C">
        <w:rPr>
          <w:sz w:val="22"/>
          <w:szCs w:val="22"/>
        </w:rPr>
        <w:t>deposit</w:t>
      </w:r>
      <w:r>
        <w:rPr>
          <w:sz w:val="22"/>
          <w:szCs w:val="22"/>
        </w:rPr>
        <w:t xml:space="preserve"> opening success or failure will be displayed along with the following details:</w:t>
      </w:r>
    </w:p>
    <w:p w14:paraId="71934955" w14:textId="77777777" w:rsidR="0068000D" w:rsidRDefault="0068000D" w:rsidP="0068000D">
      <w:pPr>
        <w:pStyle w:val="ListParagraph"/>
        <w:numPr>
          <w:ilvl w:val="1"/>
          <w:numId w:val="13"/>
        </w:numPr>
        <w:rPr>
          <w:sz w:val="22"/>
          <w:szCs w:val="22"/>
        </w:rPr>
      </w:pPr>
      <w:r>
        <w:rPr>
          <w:sz w:val="22"/>
          <w:szCs w:val="22"/>
        </w:rPr>
        <w:t>Status – Success / Failure</w:t>
      </w:r>
    </w:p>
    <w:p w14:paraId="3A712D40" w14:textId="77777777" w:rsidR="0068000D" w:rsidRDefault="0068000D" w:rsidP="0068000D">
      <w:pPr>
        <w:pStyle w:val="ListParagraph"/>
        <w:numPr>
          <w:ilvl w:val="1"/>
          <w:numId w:val="13"/>
        </w:numPr>
        <w:rPr>
          <w:sz w:val="22"/>
          <w:szCs w:val="22"/>
        </w:rPr>
      </w:pPr>
      <w:r>
        <w:rPr>
          <w:sz w:val="22"/>
          <w:szCs w:val="22"/>
        </w:rPr>
        <w:t>Status Description</w:t>
      </w:r>
    </w:p>
    <w:p w14:paraId="22E1D555" w14:textId="26869B2A" w:rsidR="0068000D" w:rsidRDefault="0068000D" w:rsidP="0068000D">
      <w:pPr>
        <w:pStyle w:val="ListParagraph"/>
        <w:numPr>
          <w:ilvl w:val="2"/>
          <w:numId w:val="13"/>
        </w:numPr>
        <w:rPr>
          <w:sz w:val="22"/>
          <w:szCs w:val="22"/>
        </w:rPr>
      </w:pPr>
      <w:r w:rsidRPr="005F5D5F">
        <w:rPr>
          <w:sz w:val="22"/>
          <w:szCs w:val="22"/>
        </w:rPr>
        <w:t xml:space="preserve">If </w:t>
      </w:r>
      <w:r w:rsidR="00042A1C">
        <w:rPr>
          <w:sz w:val="22"/>
          <w:szCs w:val="22"/>
        </w:rPr>
        <w:t xml:space="preserve">deposit </w:t>
      </w:r>
      <w:r>
        <w:rPr>
          <w:sz w:val="22"/>
          <w:szCs w:val="22"/>
        </w:rPr>
        <w:t>opened,</w:t>
      </w:r>
      <w:r w:rsidRPr="005F5D5F">
        <w:rPr>
          <w:sz w:val="22"/>
          <w:szCs w:val="22"/>
        </w:rPr>
        <w:t xml:space="preserve"> “</w:t>
      </w:r>
      <w:r>
        <w:rPr>
          <w:sz w:val="22"/>
          <w:szCs w:val="22"/>
        </w:rPr>
        <w:t>Account Opened Successfully Transferred</w:t>
      </w:r>
      <w:r w:rsidRPr="005F5D5F">
        <w:rPr>
          <w:sz w:val="22"/>
          <w:szCs w:val="22"/>
        </w:rPr>
        <w:t xml:space="preserve"> successfully”</w:t>
      </w:r>
    </w:p>
    <w:p w14:paraId="4CC1D2A1" w14:textId="09BF2181" w:rsidR="0068000D" w:rsidRDefault="0068000D" w:rsidP="0068000D">
      <w:pPr>
        <w:pStyle w:val="ListParagraph"/>
        <w:numPr>
          <w:ilvl w:val="2"/>
          <w:numId w:val="13"/>
        </w:numPr>
        <w:rPr>
          <w:sz w:val="22"/>
          <w:szCs w:val="22"/>
        </w:rPr>
      </w:pPr>
      <w:r w:rsidRPr="005F5D5F">
        <w:rPr>
          <w:sz w:val="22"/>
          <w:szCs w:val="22"/>
        </w:rPr>
        <w:t xml:space="preserve">If </w:t>
      </w:r>
      <w:r w:rsidR="00042A1C">
        <w:rPr>
          <w:sz w:val="22"/>
          <w:szCs w:val="22"/>
        </w:rPr>
        <w:t xml:space="preserve">deposit </w:t>
      </w:r>
      <w:r>
        <w:rPr>
          <w:sz w:val="22"/>
          <w:szCs w:val="22"/>
        </w:rPr>
        <w:t>opening</w:t>
      </w:r>
      <w:r w:rsidRPr="005F5D5F">
        <w:rPr>
          <w:sz w:val="22"/>
          <w:szCs w:val="22"/>
        </w:rPr>
        <w:t xml:space="preserve"> failed “Error message based on scenarios configured” </w:t>
      </w:r>
    </w:p>
    <w:p w14:paraId="42BA3F88" w14:textId="77777777" w:rsidR="0068000D" w:rsidRDefault="0068000D" w:rsidP="0068000D">
      <w:pPr>
        <w:pStyle w:val="ListParagraph"/>
        <w:numPr>
          <w:ilvl w:val="1"/>
          <w:numId w:val="13"/>
        </w:numPr>
        <w:rPr>
          <w:sz w:val="22"/>
          <w:szCs w:val="22"/>
        </w:rPr>
      </w:pPr>
      <w:r>
        <w:rPr>
          <w:sz w:val="22"/>
          <w:szCs w:val="22"/>
        </w:rPr>
        <w:t>Transaction Reference Number</w:t>
      </w:r>
    </w:p>
    <w:p w14:paraId="7E242476" w14:textId="63958064" w:rsidR="0068000D" w:rsidRDefault="00042A1C" w:rsidP="0068000D">
      <w:pPr>
        <w:pStyle w:val="ListParagraph"/>
        <w:numPr>
          <w:ilvl w:val="1"/>
          <w:numId w:val="13"/>
        </w:numPr>
        <w:rPr>
          <w:sz w:val="22"/>
          <w:szCs w:val="22"/>
        </w:rPr>
      </w:pPr>
      <w:r>
        <w:rPr>
          <w:sz w:val="22"/>
          <w:szCs w:val="22"/>
        </w:rPr>
        <w:t xml:space="preserve">Deposit </w:t>
      </w:r>
      <w:r w:rsidR="0068000D">
        <w:rPr>
          <w:sz w:val="22"/>
          <w:szCs w:val="22"/>
        </w:rPr>
        <w:t>Account Number</w:t>
      </w:r>
    </w:p>
    <w:p w14:paraId="4B97BDD3" w14:textId="6167E129" w:rsidR="0068000D" w:rsidRDefault="00042A1C" w:rsidP="0068000D">
      <w:pPr>
        <w:pStyle w:val="ListParagraph"/>
        <w:numPr>
          <w:ilvl w:val="1"/>
          <w:numId w:val="13"/>
        </w:numPr>
        <w:rPr>
          <w:sz w:val="22"/>
          <w:szCs w:val="22"/>
        </w:rPr>
      </w:pPr>
      <w:r>
        <w:rPr>
          <w:sz w:val="22"/>
          <w:szCs w:val="22"/>
        </w:rPr>
        <w:t xml:space="preserve">Deposit </w:t>
      </w:r>
      <w:r w:rsidR="0068000D">
        <w:rPr>
          <w:sz w:val="22"/>
          <w:szCs w:val="22"/>
        </w:rPr>
        <w:t>Account Currency</w:t>
      </w:r>
    </w:p>
    <w:p w14:paraId="175A2457" w14:textId="5086AE38" w:rsidR="0068000D" w:rsidRDefault="0068000D" w:rsidP="0068000D">
      <w:pPr>
        <w:pStyle w:val="ListParagraph"/>
        <w:numPr>
          <w:ilvl w:val="0"/>
          <w:numId w:val="13"/>
        </w:numPr>
        <w:rPr>
          <w:sz w:val="22"/>
          <w:szCs w:val="22"/>
        </w:rPr>
      </w:pPr>
      <w:r>
        <w:rPr>
          <w:sz w:val="22"/>
          <w:szCs w:val="22"/>
        </w:rPr>
        <w:t xml:space="preserve">If </w:t>
      </w:r>
      <w:r w:rsidR="00042A1C">
        <w:rPr>
          <w:sz w:val="22"/>
          <w:szCs w:val="22"/>
        </w:rPr>
        <w:t xml:space="preserve">deposit </w:t>
      </w:r>
      <w:r>
        <w:rPr>
          <w:sz w:val="22"/>
          <w:szCs w:val="22"/>
        </w:rPr>
        <w:t>opened successfully, the following options will be provided:</w:t>
      </w:r>
    </w:p>
    <w:p w14:paraId="7830EB87" w14:textId="4F21F971" w:rsidR="0068000D" w:rsidRDefault="00042A1C" w:rsidP="0068000D">
      <w:pPr>
        <w:pStyle w:val="ListParagraph"/>
        <w:numPr>
          <w:ilvl w:val="1"/>
          <w:numId w:val="13"/>
        </w:numPr>
        <w:rPr>
          <w:sz w:val="22"/>
          <w:szCs w:val="22"/>
        </w:rPr>
      </w:pPr>
      <w:r>
        <w:rPr>
          <w:sz w:val="22"/>
          <w:szCs w:val="22"/>
        </w:rPr>
        <w:t xml:space="preserve">Deposit </w:t>
      </w:r>
      <w:r w:rsidR="0068000D">
        <w:rPr>
          <w:sz w:val="22"/>
          <w:szCs w:val="22"/>
        </w:rPr>
        <w:t>Details – On click the icon, app will redirect to the account details screen.</w:t>
      </w:r>
    </w:p>
    <w:p w14:paraId="07C896A7" w14:textId="5CDC14E3" w:rsidR="0068000D" w:rsidRPr="005F5D5F" w:rsidRDefault="0068000D" w:rsidP="0068000D">
      <w:pPr>
        <w:pStyle w:val="ListParagraph"/>
        <w:numPr>
          <w:ilvl w:val="1"/>
          <w:numId w:val="13"/>
        </w:numPr>
        <w:rPr>
          <w:sz w:val="22"/>
          <w:szCs w:val="22"/>
        </w:rPr>
      </w:pPr>
      <w:r>
        <w:rPr>
          <w:sz w:val="22"/>
          <w:szCs w:val="22"/>
        </w:rPr>
        <w:t xml:space="preserve">New </w:t>
      </w:r>
      <w:r w:rsidR="00042A1C">
        <w:rPr>
          <w:sz w:val="22"/>
          <w:szCs w:val="22"/>
        </w:rPr>
        <w:t xml:space="preserve">Deposit </w:t>
      </w:r>
      <w:r w:rsidRPr="005F5D5F">
        <w:rPr>
          <w:sz w:val="22"/>
          <w:szCs w:val="22"/>
        </w:rPr>
        <w:t xml:space="preserve">– On click the icon, app will redirect to </w:t>
      </w:r>
      <w:r>
        <w:rPr>
          <w:sz w:val="22"/>
          <w:szCs w:val="22"/>
        </w:rPr>
        <w:t xml:space="preserve">new account opening </w:t>
      </w:r>
      <w:r w:rsidRPr="005F5D5F">
        <w:rPr>
          <w:sz w:val="22"/>
          <w:szCs w:val="22"/>
        </w:rPr>
        <w:t>screen</w:t>
      </w:r>
    </w:p>
    <w:p w14:paraId="6DE6E78B" w14:textId="77777777" w:rsidR="00AE7A57" w:rsidRDefault="0068000D" w:rsidP="00042A1C">
      <w:pPr>
        <w:ind w:firstLine="360"/>
        <w:rPr>
          <w:b/>
          <w:bCs/>
          <w:sz w:val="22"/>
          <w:szCs w:val="22"/>
        </w:rPr>
      </w:pPr>
      <w:r w:rsidRPr="00624762">
        <w:rPr>
          <w:b/>
          <w:bCs/>
          <w:sz w:val="22"/>
          <w:szCs w:val="22"/>
        </w:rPr>
        <w:t xml:space="preserve">APIs: </w:t>
      </w:r>
    </w:p>
    <w:p w14:paraId="78645F2B" w14:textId="6D62FBC9" w:rsidR="0038637B" w:rsidRDefault="0068000D" w:rsidP="00AE7A57">
      <w:pPr>
        <w:pStyle w:val="ListParagraph"/>
        <w:numPr>
          <w:ilvl w:val="0"/>
          <w:numId w:val="13"/>
        </w:numPr>
        <w:rPr>
          <w:sz w:val="22"/>
          <w:szCs w:val="22"/>
        </w:rPr>
      </w:pPr>
      <w:r w:rsidRPr="00A956A6">
        <w:rPr>
          <w:sz w:val="22"/>
          <w:szCs w:val="22"/>
        </w:rPr>
        <w:t xml:space="preserve">The app will invoke </w:t>
      </w:r>
      <w:r w:rsidR="00042A1C">
        <w:rPr>
          <w:sz w:val="22"/>
          <w:szCs w:val="22"/>
        </w:rPr>
        <w:t>deposit</w:t>
      </w:r>
      <w:r>
        <w:rPr>
          <w:sz w:val="22"/>
          <w:szCs w:val="22"/>
        </w:rPr>
        <w:t xml:space="preserve"> creation API</w:t>
      </w:r>
      <w:r w:rsidRPr="00A956A6">
        <w:rPr>
          <w:sz w:val="22"/>
          <w:szCs w:val="22"/>
        </w:rPr>
        <w:t>.</w:t>
      </w:r>
    </w:p>
    <w:p w14:paraId="09625053" w14:textId="70F01CD2" w:rsidR="00AE7A57" w:rsidRDefault="00AE7A57" w:rsidP="00AE7A57">
      <w:pPr>
        <w:pStyle w:val="ListParagraph"/>
        <w:numPr>
          <w:ilvl w:val="0"/>
          <w:numId w:val="13"/>
        </w:numPr>
        <w:rPr>
          <w:sz w:val="22"/>
          <w:szCs w:val="22"/>
        </w:rPr>
      </w:pPr>
      <w:r>
        <w:rPr>
          <w:sz w:val="22"/>
          <w:szCs w:val="22"/>
        </w:rPr>
        <w:t>The app will invoke maturity instruction and interest rates API.</w:t>
      </w:r>
    </w:p>
    <w:p w14:paraId="705AC28E" w14:textId="77777777" w:rsidR="00E87F22" w:rsidRDefault="00E87F22" w:rsidP="00E87F22">
      <w:pPr>
        <w:rPr>
          <w:sz w:val="22"/>
          <w:szCs w:val="22"/>
        </w:rPr>
      </w:pPr>
    </w:p>
    <w:p w14:paraId="0B739E58" w14:textId="77777777" w:rsidR="00E87F22" w:rsidRDefault="00E87F22">
      <w:pPr>
        <w:rPr>
          <w:rFonts w:cstheme="minorHAnsi"/>
          <w:caps/>
          <w:color w:val="FFFFFF" w:themeColor="background1"/>
          <w:spacing w:val="15"/>
          <w:sz w:val="24"/>
          <w:szCs w:val="24"/>
        </w:rPr>
      </w:pPr>
      <w:bookmarkStart w:id="144" w:name="_Toc114521762"/>
      <w:r>
        <w:rPr>
          <w:rFonts w:cstheme="minorHAnsi"/>
          <w:sz w:val="24"/>
          <w:szCs w:val="24"/>
        </w:rPr>
        <w:br w:type="page"/>
      </w:r>
    </w:p>
    <w:p w14:paraId="3A6BDFDF" w14:textId="4D21241F" w:rsidR="00E87F22" w:rsidRDefault="00E87F22" w:rsidP="00E87F22">
      <w:pPr>
        <w:pStyle w:val="Heading1"/>
        <w:numPr>
          <w:ilvl w:val="0"/>
          <w:numId w:val="4"/>
        </w:numPr>
        <w:jc w:val="both"/>
        <w:rPr>
          <w:rFonts w:cstheme="minorHAnsi"/>
          <w:sz w:val="24"/>
          <w:szCs w:val="24"/>
        </w:rPr>
      </w:pPr>
      <w:r>
        <w:rPr>
          <w:rFonts w:cstheme="minorHAnsi"/>
          <w:sz w:val="24"/>
          <w:szCs w:val="24"/>
        </w:rPr>
        <w:lastRenderedPageBreak/>
        <w:t>Spend Analyser</w:t>
      </w:r>
      <w:bookmarkEnd w:id="144"/>
    </w:p>
    <w:p w14:paraId="57784766" w14:textId="77777777" w:rsidR="00E87F22" w:rsidRPr="00CA4983" w:rsidRDefault="00E87F22" w:rsidP="00E87F22">
      <w:pPr>
        <w:pStyle w:val="ListParagraph"/>
        <w:numPr>
          <w:ilvl w:val="0"/>
          <w:numId w:val="13"/>
        </w:numPr>
      </w:pPr>
      <w:r w:rsidRPr="00CA4983">
        <w:rPr>
          <w:sz w:val="22"/>
          <w:szCs w:val="22"/>
        </w:rPr>
        <w:t>The section is for the customer to view the expenditures</w:t>
      </w:r>
      <w:r>
        <w:rPr>
          <w:sz w:val="22"/>
          <w:szCs w:val="22"/>
        </w:rPr>
        <w:t xml:space="preserve"> </w:t>
      </w:r>
      <w:r w:rsidRPr="00CA4983">
        <w:rPr>
          <w:sz w:val="22"/>
          <w:szCs w:val="22"/>
        </w:rPr>
        <w:t>in graphical views.</w:t>
      </w:r>
    </w:p>
    <w:p w14:paraId="3C5808A5" w14:textId="77777777" w:rsidR="00E87F22" w:rsidRPr="00CA4983" w:rsidRDefault="00E87F22" w:rsidP="00E87F22">
      <w:pPr>
        <w:pStyle w:val="ListParagraph"/>
        <w:numPr>
          <w:ilvl w:val="0"/>
          <w:numId w:val="13"/>
        </w:numPr>
      </w:pPr>
      <w:r>
        <w:rPr>
          <w:sz w:val="22"/>
          <w:szCs w:val="22"/>
        </w:rPr>
        <w:t xml:space="preserve">User needs to select either savings account / current account / credit card and then the month for which they need to view the expenditure. </w:t>
      </w:r>
    </w:p>
    <w:p w14:paraId="18506DB2" w14:textId="77777777" w:rsidR="00E87F22" w:rsidRPr="00CA4983" w:rsidRDefault="00E87F22" w:rsidP="00E87F22">
      <w:pPr>
        <w:pStyle w:val="ListParagraph"/>
        <w:numPr>
          <w:ilvl w:val="0"/>
          <w:numId w:val="13"/>
        </w:numPr>
      </w:pPr>
      <w:r>
        <w:rPr>
          <w:sz w:val="22"/>
          <w:szCs w:val="22"/>
        </w:rPr>
        <w:t>User will be able to see the expenditure for Current Month, Last Month, and the Previous Months only.</w:t>
      </w:r>
    </w:p>
    <w:p w14:paraId="608D11A4" w14:textId="77777777" w:rsidR="00E87F22" w:rsidRPr="00CA4983" w:rsidRDefault="00E87F22" w:rsidP="00E87F22">
      <w:pPr>
        <w:pStyle w:val="ListParagraph"/>
        <w:numPr>
          <w:ilvl w:val="0"/>
          <w:numId w:val="13"/>
        </w:numPr>
      </w:pPr>
      <w:r>
        <w:rPr>
          <w:sz w:val="22"/>
          <w:szCs w:val="22"/>
        </w:rPr>
        <w:t>On select the details, the details will be loaded in Pie chart in categories based. The categories will be predefined.</w:t>
      </w:r>
    </w:p>
    <w:p w14:paraId="1EEAA176" w14:textId="77777777" w:rsidR="00E87F22" w:rsidRPr="00CA4983" w:rsidRDefault="00E87F22" w:rsidP="00E87F22">
      <w:pPr>
        <w:ind w:left="360"/>
        <w:rPr>
          <w:sz w:val="22"/>
          <w:szCs w:val="22"/>
        </w:rPr>
      </w:pPr>
      <w:r w:rsidRPr="00CA4983">
        <w:rPr>
          <w:b/>
          <w:bCs/>
          <w:sz w:val="22"/>
          <w:szCs w:val="22"/>
        </w:rPr>
        <w:t>Note:</w:t>
      </w:r>
      <w:r w:rsidRPr="00CA4983">
        <w:rPr>
          <w:sz w:val="22"/>
          <w:szCs w:val="22"/>
        </w:rPr>
        <w:t xml:space="preserve"> To achieve this feature, the configuration between the transaction &amp; categories to be displayed must be provided by bank team and </w:t>
      </w:r>
      <w:r>
        <w:rPr>
          <w:sz w:val="22"/>
          <w:szCs w:val="22"/>
        </w:rPr>
        <w:t>the expected purposed codes</w:t>
      </w:r>
      <w:r w:rsidRPr="00CA4983">
        <w:rPr>
          <w:sz w:val="22"/>
          <w:szCs w:val="22"/>
        </w:rPr>
        <w:t xml:space="preserve"> should be available in the API</w:t>
      </w:r>
      <w:r>
        <w:rPr>
          <w:sz w:val="22"/>
          <w:szCs w:val="22"/>
        </w:rPr>
        <w:t>.</w:t>
      </w:r>
    </w:p>
    <w:p w14:paraId="06D549E4" w14:textId="12DB4752" w:rsidR="00E87F22" w:rsidRPr="00D94EA9" w:rsidRDefault="00E87F22" w:rsidP="00E87F22">
      <w:pPr>
        <w:ind w:left="360"/>
        <w:rPr>
          <w:sz w:val="22"/>
          <w:szCs w:val="22"/>
        </w:rPr>
      </w:pPr>
      <w:r w:rsidRPr="00D94EA9">
        <w:rPr>
          <w:sz w:val="22"/>
          <w:szCs w:val="22"/>
          <w:highlight w:val="yellow"/>
        </w:rPr>
        <w:t>Note: This has been parked due to the challenges in the API</w:t>
      </w:r>
      <w:r>
        <w:rPr>
          <w:sz w:val="22"/>
          <w:szCs w:val="22"/>
          <w:highlight w:val="yellow"/>
        </w:rPr>
        <w:t xml:space="preserve"> and mapping the category with the expenses</w:t>
      </w:r>
      <w:r w:rsidRPr="00D94EA9">
        <w:rPr>
          <w:sz w:val="22"/>
          <w:szCs w:val="22"/>
          <w:highlight w:val="yellow"/>
        </w:rPr>
        <w:t xml:space="preserve">. </w:t>
      </w:r>
      <w:r>
        <w:rPr>
          <w:sz w:val="22"/>
          <w:szCs w:val="22"/>
          <w:highlight w:val="yellow"/>
        </w:rPr>
        <w:t xml:space="preserve">Need detailed discussion on mapping. </w:t>
      </w:r>
      <w:r w:rsidRPr="00D94EA9">
        <w:rPr>
          <w:sz w:val="22"/>
          <w:szCs w:val="22"/>
          <w:highlight w:val="yellow"/>
        </w:rPr>
        <w:t>Will be taken for next sprint.</w:t>
      </w:r>
    </w:p>
    <w:p w14:paraId="46D09F53" w14:textId="77777777" w:rsidR="00E87F22" w:rsidRPr="00E87F22" w:rsidRDefault="00E87F22" w:rsidP="00E87F22">
      <w:pPr>
        <w:rPr>
          <w:sz w:val="22"/>
          <w:szCs w:val="22"/>
        </w:rPr>
      </w:pPr>
    </w:p>
    <w:p w14:paraId="3F0F9508" w14:textId="350770B9" w:rsidR="00175405" w:rsidRDefault="00175405" w:rsidP="005C1BE0">
      <w:pPr>
        <w:pStyle w:val="Heading1"/>
        <w:numPr>
          <w:ilvl w:val="0"/>
          <w:numId w:val="4"/>
        </w:numPr>
        <w:jc w:val="both"/>
        <w:rPr>
          <w:rFonts w:cstheme="minorHAnsi"/>
          <w:sz w:val="24"/>
          <w:szCs w:val="24"/>
        </w:rPr>
      </w:pPr>
      <w:bookmarkStart w:id="145" w:name="_Toc117274667"/>
      <w:r>
        <w:rPr>
          <w:rFonts w:cstheme="minorHAnsi"/>
          <w:sz w:val="24"/>
          <w:szCs w:val="24"/>
        </w:rPr>
        <w:t>Notifications</w:t>
      </w:r>
      <w:bookmarkEnd w:id="145"/>
    </w:p>
    <w:p w14:paraId="1DFC9209" w14:textId="79BC60F7" w:rsidR="009C5630" w:rsidRDefault="009C5630" w:rsidP="009C5630">
      <w:pPr>
        <w:pStyle w:val="ListParagraph"/>
        <w:numPr>
          <w:ilvl w:val="0"/>
          <w:numId w:val="13"/>
        </w:numPr>
        <w:rPr>
          <w:sz w:val="22"/>
          <w:szCs w:val="22"/>
        </w:rPr>
      </w:pPr>
      <w:r w:rsidRPr="009C5630">
        <w:rPr>
          <w:sz w:val="22"/>
          <w:szCs w:val="22"/>
        </w:rPr>
        <w:t>The</w:t>
      </w:r>
      <w:r>
        <w:rPr>
          <w:sz w:val="22"/>
          <w:szCs w:val="22"/>
        </w:rPr>
        <w:t xml:space="preserve"> section is to explain in detail about the notifications</w:t>
      </w:r>
    </w:p>
    <w:p w14:paraId="02911AD5" w14:textId="1A18826B" w:rsidR="009C5630" w:rsidRDefault="009C5630" w:rsidP="009C5630">
      <w:pPr>
        <w:pStyle w:val="ListParagraph"/>
        <w:numPr>
          <w:ilvl w:val="0"/>
          <w:numId w:val="13"/>
        </w:numPr>
        <w:rPr>
          <w:sz w:val="22"/>
          <w:szCs w:val="22"/>
        </w:rPr>
      </w:pPr>
      <w:r>
        <w:rPr>
          <w:sz w:val="22"/>
          <w:szCs w:val="22"/>
        </w:rPr>
        <w:t>The app will have two types of notifications including the following</w:t>
      </w:r>
    </w:p>
    <w:p w14:paraId="32C472A1" w14:textId="43EAA075" w:rsidR="009C5630" w:rsidRDefault="009C5630" w:rsidP="009C5630">
      <w:pPr>
        <w:pStyle w:val="ListParagraph"/>
        <w:numPr>
          <w:ilvl w:val="1"/>
          <w:numId w:val="13"/>
        </w:numPr>
        <w:rPr>
          <w:sz w:val="22"/>
          <w:szCs w:val="22"/>
        </w:rPr>
      </w:pPr>
      <w:r>
        <w:rPr>
          <w:sz w:val="22"/>
          <w:szCs w:val="22"/>
        </w:rPr>
        <w:t>In App Notifications – This type of notification will be used to display the transaction alert messages within the app including the following:</w:t>
      </w:r>
    </w:p>
    <w:p w14:paraId="38BAB000" w14:textId="17819316" w:rsidR="009C5630" w:rsidRDefault="009C5630" w:rsidP="009C5630">
      <w:pPr>
        <w:pStyle w:val="ListParagraph"/>
        <w:numPr>
          <w:ilvl w:val="2"/>
          <w:numId w:val="13"/>
        </w:numPr>
        <w:rPr>
          <w:sz w:val="22"/>
          <w:szCs w:val="22"/>
        </w:rPr>
      </w:pPr>
      <w:r>
        <w:rPr>
          <w:sz w:val="22"/>
          <w:szCs w:val="22"/>
        </w:rPr>
        <w:t>Fund Transfer</w:t>
      </w:r>
    </w:p>
    <w:p w14:paraId="7EF68C06" w14:textId="57592930" w:rsidR="009C5630" w:rsidRDefault="009C5630" w:rsidP="009C5630">
      <w:pPr>
        <w:pStyle w:val="ListParagraph"/>
        <w:numPr>
          <w:ilvl w:val="2"/>
          <w:numId w:val="13"/>
        </w:numPr>
        <w:rPr>
          <w:sz w:val="22"/>
          <w:szCs w:val="22"/>
        </w:rPr>
      </w:pPr>
      <w:r>
        <w:rPr>
          <w:sz w:val="22"/>
          <w:szCs w:val="22"/>
        </w:rPr>
        <w:t>Card Payment</w:t>
      </w:r>
    </w:p>
    <w:p w14:paraId="60F46BB6" w14:textId="1FC6A1AB" w:rsidR="009C5630" w:rsidRDefault="009C5630" w:rsidP="009C5630">
      <w:pPr>
        <w:pStyle w:val="ListParagraph"/>
        <w:numPr>
          <w:ilvl w:val="2"/>
          <w:numId w:val="13"/>
        </w:numPr>
        <w:rPr>
          <w:sz w:val="22"/>
          <w:szCs w:val="22"/>
        </w:rPr>
      </w:pPr>
      <w:r>
        <w:rPr>
          <w:sz w:val="22"/>
          <w:szCs w:val="22"/>
        </w:rPr>
        <w:t>Biller Payment</w:t>
      </w:r>
    </w:p>
    <w:p w14:paraId="2234CEE0" w14:textId="68C4C355" w:rsidR="009C5630" w:rsidRDefault="009C5630" w:rsidP="009C5630">
      <w:pPr>
        <w:pStyle w:val="ListParagraph"/>
        <w:numPr>
          <w:ilvl w:val="2"/>
          <w:numId w:val="13"/>
        </w:numPr>
        <w:rPr>
          <w:sz w:val="22"/>
          <w:szCs w:val="22"/>
        </w:rPr>
      </w:pPr>
      <w:r>
        <w:rPr>
          <w:sz w:val="22"/>
          <w:szCs w:val="22"/>
        </w:rPr>
        <w:t>Cheque Book Request</w:t>
      </w:r>
    </w:p>
    <w:p w14:paraId="5F86762F" w14:textId="2F6A9042" w:rsidR="009C5630" w:rsidRDefault="009C5630" w:rsidP="009C5630">
      <w:pPr>
        <w:pStyle w:val="ListParagraph"/>
        <w:numPr>
          <w:ilvl w:val="2"/>
          <w:numId w:val="13"/>
        </w:numPr>
        <w:rPr>
          <w:sz w:val="22"/>
          <w:szCs w:val="22"/>
        </w:rPr>
      </w:pPr>
      <w:r>
        <w:rPr>
          <w:sz w:val="22"/>
          <w:szCs w:val="22"/>
        </w:rPr>
        <w:t>Dispute Request</w:t>
      </w:r>
    </w:p>
    <w:p w14:paraId="2AA9FF2D" w14:textId="6BB2FBE5" w:rsidR="009C5630" w:rsidRDefault="009C5630" w:rsidP="009C5630">
      <w:pPr>
        <w:pStyle w:val="ListParagraph"/>
        <w:numPr>
          <w:ilvl w:val="1"/>
          <w:numId w:val="13"/>
        </w:numPr>
        <w:rPr>
          <w:sz w:val="22"/>
          <w:szCs w:val="22"/>
        </w:rPr>
      </w:pPr>
      <w:r>
        <w:rPr>
          <w:sz w:val="22"/>
          <w:szCs w:val="22"/>
        </w:rPr>
        <w:t xml:space="preserve">Push Notifications </w:t>
      </w:r>
      <w:r w:rsidRPr="009C5630">
        <w:rPr>
          <w:sz w:val="22"/>
          <w:szCs w:val="22"/>
        </w:rPr>
        <w:t xml:space="preserve">app </w:t>
      </w:r>
      <w:r w:rsidR="0046449A">
        <w:rPr>
          <w:sz w:val="22"/>
          <w:szCs w:val="22"/>
        </w:rPr>
        <w:t>– This type of notification will be used to announce the marketing or promotional across the customers which including:</w:t>
      </w:r>
    </w:p>
    <w:p w14:paraId="4C7683EA" w14:textId="14943F24" w:rsidR="0046449A" w:rsidRDefault="0046449A" w:rsidP="0046449A">
      <w:pPr>
        <w:pStyle w:val="ListParagraph"/>
        <w:numPr>
          <w:ilvl w:val="2"/>
          <w:numId w:val="13"/>
        </w:numPr>
        <w:rPr>
          <w:sz w:val="22"/>
          <w:szCs w:val="22"/>
        </w:rPr>
      </w:pPr>
      <w:r>
        <w:rPr>
          <w:sz w:val="22"/>
          <w:szCs w:val="22"/>
        </w:rPr>
        <w:t>Promotions</w:t>
      </w:r>
    </w:p>
    <w:p w14:paraId="1646FB7B" w14:textId="5AB7B683" w:rsidR="0046449A" w:rsidRDefault="0046449A" w:rsidP="0046449A">
      <w:pPr>
        <w:pStyle w:val="ListParagraph"/>
        <w:numPr>
          <w:ilvl w:val="2"/>
          <w:numId w:val="13"/>
        </w:numPr>
        <w:rPr>
          <w:sz w:val="22"/>
          <w:szCs w:val="22"/>
        </w:rPr>
      </w:pPr>
      <w:r>
        <w:rPr>
          <w:sz w:val="22"/>
          <w:szCs w:val="22"/>
        </w:rPr>
        <w:t>Announcements</w:t>
      </w:r>
    </w:p>
    <w:p w14:paraId="54E1AB1C" w14:textId="392C52A6" w:rsidR="0046449A" w:rsidRPr="009C5630" w:rsidRDefault="0046449A" w:rsidP="0046449A">
      <w:pPr>
        <w:pStyle w:val="ListParagraph"/>
        <w:numPr>
          <w:ilvl w:val="2"/>
          <w:numId w:val="13"/>
        </w:numPr>
        <w:rPr>
          <w:sz w:val="22"/>
          <w:szCs w:val="22"/>
        </w:rPr>
      </w:pPr>
      <w:r>
        <w:rPr>
          <w:sz w:val="22"/>
          <w:szCs w:val="22"/>
        </w:rPr>
        <w:t>Marketing Activities</w:t>
      </w:r>
    </w:p>
    <w:p w14:paraId="363CF38F" w14:textId="77777777" w:rsidR="00175405" w:rsidRPr="00175405" w:rsidRDefault="00175405" w:rsidP="00175405"/>
    <w:p w14:paraId="7BD19AEC" w14:textId="777ADA24" w:rsidR="00175405" w:rsidRDefault="00175405" w:rsidP="005C1BE0">
      <w:pPr>
        <w:pStyle w:val="Heading1"/>
        <w:numPr>
          <w:ilvl w:val="0"/>
          <w:numId w:val="4"/>
        </w:numPr>
        <w:jc w:val="both"/>
        <w:rPr>
          <w:rFonts w:cstheme="minorHAnsi"/>
          <w:sz w:val="24"/>
          <w:szCs w:val="24"/>
        </w:rPr>
      </w:pPr>
      <w:bookmarkStart w:id="146" w:name="_Toc117274668"/>
      <w:r>
        <w:rPr>
          <w:rFonts w:cstheme="minorHAnsi"/>
          <w:sz w:val="24"/>
          <w:szCs w:val="24"/>
        </w:rPr>
        <w:t>Settings</w:t>
      </w:r>
      <w:bookmarkEnd w:id="146"/>
    </w:p>
    <w:p w14:paraId="59608C24" w14:textId="1157A314" w:rsidR="0046449A" w:rsidRDefault="0046449A" w:rsidP="0046449A">
      <w:pPr>
        <w:pStyle w:val="ListParagraph"/>
        <w:numPr>
          <w:ilvl w:val="0"/>
          <w:numId w:val="13"/>
        </w:numPr>
        <w:rPr>
          <w:sz w:val="22"/>
          <w:szCs w:val="22"/>
        </w:rPr>
      </w:pPr>
      <w:r w:rsidRPr="0046449A">
        <w:rPr>
          <w:sz w:val="22"/>
          <w:szCs w:val="22"/>
        </w:rPr>
        <w:t xml:space="preserve">The section is </w:t>
      </w:r>
      <w:r>
        <w:rPr>
          <w:sz w:val="22"/>
          <w:szCs w:val="22"/>
        </w:rPr>
        <w:t>for the user to manage the following:</w:t>
      </w:r>
    </w:p>
    <w:p w14:paraId="6A1800AB" w14:textId="5816C1B4" w:rsidR="0046449A" w:rsidRDefault="0046449A" w:rsidP="0046449A">
      <w:pPr>
        <w:pStyle w:val="ListParagraph"/>
        <w:numPr>
          <w:ilvl w:val="1"/>
          <w:numId w:val="13"/>
        </w:numPr>
        <w:rPr>
          <w:sz w:val="22"/>
          <w:szCs w:val="22"/>
        </w:rPr>
      </w:pPr>
      <w:r>
        <w:rPr>
          <w:sz w:val="22"/>
          <w:szCs w:val="22"/>
        </w:rPr>
        <w:t>Notification Settings</w:t>
      </w:r>
    </w:p>
    <w:p w14:paraId="0241D602" w14:textId="6ACD2EAA" w:rsidR="0046449A" w:rsidRDefault="0046449A" w:rsidP="0046449A">
      <w:pPr>
        <w:pStyle w:val="ListParagraph"/>
        <w:numPr>
          <w:ilvl w:val="1"/>
          <w:numId w:val="13"/>
        </w:numPr>
        <w:rPr>
          <w:sz w:val="22"/>
          <w:szCs w:val="22"/>
        </w:rPr>
      </w:pPr>
      <w:r>
        <w:rPr>
          <w:sz w:val="22"/>
          <w:szCs w:val="22"/>
        </w:rPr>
        <w:t>Language Preferences</w:t>
      </w:r>
    </w:p>
    <w:p w14:paraId="73BA4AA5" w14:textId="3FD73192" w:rsidR="0046449A" w:rsidRDefault="0046449A" w:rsidP="0046449A">
      <w:pPr>
        <w:pStyle w:val="ListParagraph"/>
        <w:numPr>
          <w:ilvl w:val="1"/>
          <w:numId w:val="13"/>
        </w:numPr>
        <w:rPr>
          <w:sz w:val="22"/>
          <w:szCs w:val="22"/>
        </w:rPr>
      </w:pPr>
      <w:r>
        <w:rPr>
          <w:sz w:val="22"/>
          <w:szCs w:val="22"/>
        </w:rPr>
        <w:t>Enable / Disable Biometric</w:t>
      </w:r>
    </w:p>
    <w:p w14:paraId="3D959045" w14:textId="4AC81C8E" w:rsidR="0046449A" w:rsidRDefault="0046449A" w:rsidP="0046449A">
      <w:pPr>
        <w:pStyle w:val="ListParagraph"/>
        <w:numPr>
          <w:ilvl w:val="1"/>
          <w:numId w:val="13"/>
        </w:numPr>
        <w:rPr>
          <w:sz w:val="22"/>
          <w:szCs w:val="22"/>
        </w:rPr>
      </w:pPr>
      <w:r>
        <w:rPr>
          <w:sz w:val="22"/>
          <w:szCs w:val="22"/>
        </w:rPr>
        <w:t>Manage Profile</w:t>
      </w:r>
    </w:p>
    <w:p w14:paraId="79FC49C0" w14:textId="558C5CF9" w:rsidR="0046449A" w:rsidRDefault="00D93691" w:rsidP="0046449A">
      <w:pPr>
        <w:pStyle w:val="Heading2"/>
        <w:numPr>
          <w:ilvl w:val="1"/>
          <w:numId w:val="4"/>
        </w:numPr>
        <w:tabs>
          <w:tab w:val="left" w:pos="990"/>
        </w:tabs>
        <w:rPr>
          <w:rFonts w:cstheme="minorHAnsi"/>
          <w:sz w:val="24"/>
          <w:szCs w:val="24"/>
        </w:rPr>
      </w:pPr>
      <w:bookmarkStart w:id="147" w:name="_Toc117274669"/>
      <w:r>
        <w:rPr>
          <w:rFonts w:cstheme="minorHAnsi"/>
          <w:sz w:val="24"/>
          <w:szCs w:val="24"/>
        </w:rPr>
        <w:lastRenderedPageBreak/>
        <w:t>Preferences</w:t>
      </w:r>
      <w:bookmarkEnd w:id="147"/>
    </w:p>
    <w:p w14:paraId="58104476" w14:textId="1C0987F2" w:rsidR="00AE37AA" w:rsidRPr="00FE588E" w:rsidRDefault="00AE37AA" w:rsidP="00AE37AA">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sidR="00D93691">
        <w:rPr>
          <w:sz w:val="22"/>
          <w:szCs w:val="22"/>
        </w:rPr>
        <w:t>Preferences</w:t>
      </w:r>
    </w:p>
    <w:p w14:paraId="47CE00ED" w14:textId="2E963835" w:rsidR="00AE37AA" w:rsidRPr="00AE37AA" w:rsidRDefault="00AE37AA" w:rsidP="00AE37AA">
      <w:pPr>
        <w:pStyle w:val="ListParagraph"/>
        <w:numPr>
          <w:ilvl w:val="0"/>
          <w:numId w:val="15"/>
        </w:numPr>
      </w:pPr>
      <w:r w:rsidRPr="00B20AFC">
        <w:rPr>
          <w:sz w:val="22"/>
          <w:szCs w:val="22"/>
        </w:rPr>
        <w:t xml:space="preserve">This section is </w:t>
      </w:r>
      <w:r>
        <w:rPr>
          <w:sz w:val="22"/>
          <w:szCs w:val="22"/>
        </w:rPr>
        <w:t>for the user to enable or disable the marketing and promotional notifications.</w:t>
      </w:r>
    </w:p>
    <w:p w14:paraId="53F71681" w14:textId="2480AAC1" w:rsidR="00AE37AA" w:rsidRPr="00AE37AA" w:rsidRDefault="00AE37AA" w:rsidP="00AE37AA">
      <w:pPr>
        <w:pStyle w:val="ListParagraph"/>
        <w:numPr>
          <w:ilvl w:val="0"/>
          <w:numId w:val="15"/>
        </w:numPr>
      </w:pPr>
      <w:r>
        <w:rPr>
          <w:sz w:val="22"/>
          <w:szCs w:val="22"/>
        </w:rPr>
        <w:t>The transactional notifications will be enabled by default and user can’t edit it.</w:t>
      </w:r>
    </w:p>
    <w:p w14:paraId="1C8D2976" w14:textId="2F43B436" w:rsidR="00707DB7" w:rsidRPr="00707DB7" w:rsidRDefault="00707DB7" w:rsidP="00707DB7">
      <w:pPr>
        <w:pStyle w:val="ListParagraph"/>
        <w:numPr>
          <w:ilvl w:val="0"/>
          <w:numId w:val="15"/>
        </w:numPr>
        <w:rPr>
          <w:sz w:val="22"/>
          <w:szCs w:val="22"/>
        </w:rPr>
      </w:pPr>
      <w:r w:rsidRPr="00707DB7">
        <w:rPr>
          <w:sz w:val="22"/>
          <w:szCs w:val="22"/>
        </w:rPr>
        <w:t>Promotional Communication (To Keep you updated with our new services, products, and promotions)</w:t>
      </w:r>
    </w:p>
    <w:p w14:paraId="0D5CEEBB" w14:textId="749CAB88" w:rsidR="00707DB7" w:rsidRPr="00707DB7" w:rsidRDefault="00707DB7" w:rsidP="005436F9">
      <w:pPr>
        <w:pStyle w:val="ListParagraph"/>
        <w:numPr>
          <w:ilvl w:val="0"/>
          <w:numId w:val="15"/>
        </w:numPr>
        <w:rPr>
          <w:sz w:val="22"/>
          <w:szCs w:val="22"/>
        </w:rPr>
      </w:pPr>
      <w:r w:rsidRPr="00707DB7">
        <w:rPr>
          <w:sz w:val="22"/>
          <w:szCs w:val="22"/>
        </w:rPr>
        <w:t>Satisfaction Surveys (I agree to take part in satisfaction surveys and to sharing my personal data with third parties for this purpose)</w:t>
      </w:r>
    </w:p>
    <w:p w14:paraId="1024D69E" w14:textId="79355ED6" w:rsidR="0046449A" w:rsidRDefault="0046449A" w:rsidP="0046449A">
      <w:pPr>
        <w:pStyle w:val="Heading2"/>
        <w:numPr>
          <w:ilvl w:val="1"/>
          <w:numId w:val="4"/>
        </w:numPr>
        <w:tabs>
          <w:tab w:val="left" w:pos="990"/>
        </w:tabs>
        <w:rPr>
          <w:rFonts w:cstheme="minorHAnsi"/>
          <w:sz w:val="24"/>
          <w:szCs w:val="24"/>
        </w:rPr>
      </w:pPr>
      <w:bookmarkStart w:id="148" w:name="_Toc117274670"/>
      <w:r w:rsidRPr="0046449A">
        <w:rPr>
          <w:rFonts w:cstheme="minorHAnsi"/>
          <w:sz w:val="24"/>
          <w:szCs w:val="24"/>
        </w:rPr>
        <w:t>Language Preference</w:t>
      </w:r>
      <w:bookmarkEnd w:id="148"/>
    </w:p>
    <w:p w14:paraId="549722F0" w14:textId="5E3D3427" w:rsidR="00AE37AA" w:rsidRPr="00FE588E" w:rsidRDefault="00AE37AA" w:rsidP="00AE37AA">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 xml:space="preserve">Language Preference </w:t>
      </w:r>
    </w:p>
    <w:p w14:paraId="336E3B58" w14:textId="77777777" w:rsidR="00AE37AA" w:rsidRPr="00AE37AA" w:rsidRDefault="00AE37AA" w:rsidP="00AE37AA">
      <w:pPr>
        <w:pStyle w:val="ListParagraph"/>
        <w:numPr>
          <w:ilvl w:val="0"/>
          <w:numId w:val="15"/>
        </w:numPr>
      </w:pPr>
      <w:r w:rsidRPr="00B20AFC">
        <w:rPr>
          <w:sz w:val="22"/>
          <w:szCs w:val="22"/>
        </w:rPr>
        <w:t xml:space="preserve">This section is </w:t>
      </w:r>
      <w:r>
        <w:rPr>
          <w:sz w:val="22"/>
          <w:szCs w:val="22"/>
        </w:rPr>
        <w:t>for the user to set the default language Preference.</w:t>
      </w:r>
    </w:p>
    <w:p w14:paraId="452430B9" w14:textId="3644AB54" w:rsidR="00AE37AA" w:rsidRPr="00AE37AA" w:rsidRDefault="00AE37AA" w:rsidP="00AE37AA">
      <w:pPr>
        <w:pStyle w:val="ListParagraph"/>
        <w:numPr>
          <w:ilvl w:val="0"/>
          <w:numId w:val="15"/>
        </w:numPr>
      </w:pPr>
      <w:r>
        <w:rPr>
          <w:sz w:val="22"/>
          <w:szCs w:val="22"/>
        </w:rPr>
        <w:t>The languages will be displayed in dropdown. User can select a language and the same will be updated in DB.</w:t>
      </w:r>
    </w:p>
    <w:p w14:paraId="5F60FD86" w14:textId="5D26DEE3" w:rsidR="0046449A" w:rsidRDefault="0046449A" w:rsidP="0046449A">
      <w:pPr>
        <w:pStyle w:val="Heading2"/>
        <w:numPr>
          <w:ilvl w:val="1"/>
          <w:numId w:val="4"/>
        </w:numPr>
        <w:tabs>
          <w:tab w:val="left" w:pos="990"/>
        </w:tabs>
        <w:rPr>
          <w:rFonts w:cstheme="minorHAnsi"/>
          <w:sz w:val="24"/>
          <w:szCs w:val="24"/>
        </w:rPr>
      </w:pPr>
      <w:bookmarkStart w:id="149" w:name="_Toc117274671"/>
      <w:r w:rsidRPr="0046449A">
        <w:rPr>
          <w:rFonts w:cstheme="minorHAnsi"/>
          <w:sz w:val="24"/>
          <w:szCs w:val="24"/>
        </w:rPr>
        <w:t>Enable / Disable Biometric</w:t>
      </w:r>
      <w:bookmarkEnd w:id="149"/>
    </w:p>
    <w:p w14:paraId="3B69FAA0" w14:textId="7059D09E" w:rsidR="00C658E1" w:rsidRPr="00FE588E" w:rsidRDefault="00C658E1" w:rsidP="00C658E1">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Enable / Disable Biometric</w:t>
      </w:r>
    </w:p>
    <w:p w14:paraId="6BC0B240" w14:textId="4CC644CF" w:rsidR="00C658E1" w:rsidRPr="00AE37AA" w:rsidRDefault="00C658E1" w:rsidP="00C658E1">
      <w:pPr>
        <w:pStyle w:val="ListParagraph"/>
        <w:numPr>
          <w:ilvl w:val="0"/>
          <w:numId w:val="15"/>
        </w:numPr>
      </w:pPr>
      <w:r w:rsidRPr="00B20AFC">
        <w:rPr>
          <w:sz w:val="22"/>
          <w:szCs w:val="22"/>
        </w:rPr>
        <w:t xml:space="preserve">This section is </w:t>
      </w:r>
      <w:r>
        <w:rPr>
          <w:sz w:val="22"/>
          <w:szCs w:val="22"/>
        </w:rPr>
        <w:t>for the user to enable or disable the biometric login.</w:t>
      </w:r>
    </w:p>
    <w:p w14:paraId="679E5A83" w14:textId="36849200" w:rsidR="00C658E1" w:rsidRPr="00C658E1" w:rsidRDefault="00C658E1" w:rsidP="00C658E1">
      <w:pPr>
        <w:pStyle w:val="ListParagraph"/>
        <w:numPr>
          <w:ilvl w:val="0"/>
          <w:numId w:val="15"/>
        </w:numPr>
      </w:pPr>
      <w:r>
        <w:rPr>
          <w:sz w:val="22"/>
          <w:szCs w:val="22"/>
        </w:rPr>
        <w:t>The app will display the status of the biometric login.</w:t>
      </w:r>
    </w:p>
    <w:p w14:paraId="5A833131" w14:textId="77777777" w:rsidR="00C658E1" w:rsidRPr="00C658E1" w:rsidRDefault="00C658E1" w:rsidP="00C658E1">
      <w:pPr>
        <w:pStyle w:val="ListParagraph"/>
        <w:numPr>
          <w:ilvl w:val="0"/>
          <w:numId w:val="15"/>
        </w:numPr>
      </w:pPr>
      <w:r>
        <w:rPr>
          <w:sz w:val="22"/>
          <w:szCs w:val="22"/>
        </w:rPr>
        <w:t>The user will have the Enable or Disable Biometric button.</w:t>
      </w:r>
    </w:p>
    <w:p w14:paraId="374183C8" w14:textId="460216B2" w:rsidR="0046449A" w:rsidRPr="0046449A" w:rsidRDefault="00C658E1" w:rsidP="005436F9">
      <w:pPr>
        <w:pStyle w:val="ListParagraph"/>
        <w:numPr>
          <w:ilvl w:val="0"/>
          <w:numId w:val="15"/>
        </w:numPr>
      </w:pPr>
      <w:r w:rsidRPr="00C658E1">
        <w:rPr>
          <w:sz w:val="22"/>
          <w:szCs w:val="22"/>
        </w:rPr>
        <w:t xml:space="preserve">On click the button, app will invoke the biometric and on successful verification, the biometric will </w:t>
      </w:r>
      <w:r w:rsidR="006E3E3A">
        <w:rPr>
          <w:sz w:val="22"/>
          <w:szCs w:val="22"/>
        </w:rPr>
        <w:t xml:space="preserve">be </w:t>
      </w:r>
      <w:r w:rsidRPr="00C658E1">
        <w:rPr>
          <w:sz w:val="22"/>
          <w:szCs w:val="22"/>
        </w:rPr>
        <w:t>either enabled or disabled accordingly.</w:t>
      </w:r>
    </w:p>
    <w:p w14:paraId="002365D2" w14:textId="1EE33787" w:rsidR="00C404E3" w:rsidRDefault="00C404E3" w:rsidP="0046449A">
      <w:pPr>
        <w:pStyle w:val="Heading2"/>
        <w:numPr>
          <w:ilvl w:val="1"/>
          <w:numId w:val="4"/>
        </w:numPr>
        <w:tabs>
          <w:tab w:val="left" w:pos="990"/>
        </w:tabs>
        <w:rPr>
          <w:rFonts w:cstheme="minorHAnsi"/>
          <w:sz w:val="24"/>
          <w:szCs w:val="24"/>
        </w:rPr>
      </w:pPr>
      <w:bookmarkStart w:id="150" w:name="_Toc117274672"/>
      <w:r>
        <w:rPr>
          <w:rFonts w:cstheme="minorHAnsi"/>
          <w:sz w:val="24"/>
          <w:szCs w:val="24"/>
        </w:rPr>
        <w:t>Change Passowrd</w:t>
      </w:r>
      <w:bookmarkEnd w:id="150"/>
    </w:p>
    <w:p w14:paraId="686B7EAF" w14:textId="76302111" w:rsidR="00BE329C" w:rsidRPr="00FE588E" w:rsidRDefault="00BE329C" w:rsidP="00BE329C">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Change Password</w:t>
      </w:r>
    </w:p>
    <w:p w14:paraId="7EE80086" w14:textId="641FD4DD" w:rsidR="00BE329C" w:rsidRPr="00BE329C" w:rsidRDefault="00BE329C" w:rsidP="00BE329C">
      <w:pPr>
        <w:pStyle w:val="ListParagraph"/>
        <w:numPr>
          <w:ilvl w:val="0"/>
          <w:numId w:val="15"/>
        </w:numPr>
      </w:pPr>
      <w:r w:rsidRPr="00B20AFC">
        <w:rPr>
          <w:sz w:val="22"/>
          <w:szCs w:val="22"/>
        </w:rPr>
        <w:t xml:space="preserve">This section is </w:t>
      </w:r>
      <w:r>
        <w:rPr>
          <w:sz w:val="22"/>
          <w:szCs w:val="22"/>
        </w:rPr>
        <w:t>for the user to change the login password.</w:t>
      </w:r>
    </w:p>
    <w:p w14:paraId="198001FC" w14:textId="6E883787" w:rsidR="00BE329C" w:rsidRPr="00BE329C" w:rsidRDefault="00BE329C" w:rsidP="00BE329C">
      <w:pPr>
        <w:pStyle w:val="ListParagraph"/>
        <w:numPr>
          <w:ilvl w:val="0"/>
          <w:numId w:val="15"/>
        </w:numPr>
      </w:pPr>
      <w:r>
        <w:rPr>
          <w:sz w:val="22"/>
          <w:szCs w:val="22"/>
        </w:rPr>
        <w:t xml:space="preserve">User needs to enter the following </w:t>
      </w:r>
      <w:r w:rsidR="00FC3515">
        <w:rPr>
          <w:sz w:val="22"/>
          <w:szCs w:val="22"/>
        </w:rPr>
        <w:t>fields</w:t>
      </w:r>
      <w:r>
        <w:rPr>
          <w:sz w:val="22"/>
          <w:szCs w:val="22"/>
        </w:rPr>
        <w:t>:</w:t>
      </w:r>
    </w:p>
    <w:p w14:paraId="5A934C23" w14:textId="6ED11515" w:rsidR="00BE329C" w:rsidRPr="00BE329C" w:rsidRDefault="00BE329C" w:rsidP="00BE329C">
      <w:pPr>
        <w:pStyle w:val="ListParagraph"/>
        <w:numPr>
          <w:ilvl w:val="1"/>
          <w:numId w:val="15"/>
        </w:numPr>
      </w:pPr>
      <w:r>
        <w:rPr>
          <w:sz w:val="22"/>
          <w:szCs w:val="22"/>
        </w:rPr>
        <w:t>Current Password</w:t>
      </w:r>
    </w:p>
    <w:p w14:paraId="5B78560F" w14:textId="1EDF0F07" w:rsidR="00BE329C" w:rsidRPr="00BE329C" w:rsidRDefault="00BE329C" w:rsidP="00BE329C">
      <w:pPr>
        <w:pStyle w:val="ListParagraph"/>
        <w:numPr>
          <w:ilvl w:val="1"/>
          <w:numId w:val="15"/>
        </w:numPr>
      </w:pPr>
      <w:r>
        <w:rPr>
          <w:sz w:val="22"/>
          <w:szCs w:val="22"/>
        </w:rPr>
        <w:t>New Password (</w:t>
      </w:r>
      <w:r w:rsidR="00353F89">
        <w:rPr>
          <w:sz w:val="22"/>
          <w:szCs w:val="22"/>
        </w:rPr>
        <w:t xml:space="preserve">Password Policy and </w:t>
      </w:r>
      <w:r>
        <w:rPr>
          <w:sz w:val="22"/>
          <w:szCs w:val="22"/>
        </w:rPr>
        <w:t xml:space="preserve">Password Strength </w:t>
      </w:r>
      <w:r w:rsidR="009B6970">
        <w:rPr>
          <w:sz w:val="22"/>
          <w:szCs w:val="22"/>
        </w:rPr>
        <w:t xml:space="preserve">to be displayed </w:t>
      </w:r>
      <w:r w:rsidR="0074411B">
        <w:rPr>
          <w:sz w:val="22"/>
          <w:szCs w:val="22"/>
        </w:rPr>
        <w:t>like</w:t>
      </w:r>
      <w:r w:rsidR="009B6970">
        <w:rPr>
          <w:sz w:val="22"/>
          <w:szCs w:val="22"/>
        </w:rPr>
        <w:t xml:space="preserve"> the registration flow)</w:t>
      </w:r>
    </w:p>
    <w:p w14:paraId="53028447" w14:textId="5FEF1891" w:rsidR="0074411B" w:rsidRPr="00AE37AA" w:rsidRDefault="00BE329C" w:rsidP="0074411B">
      <w:pPr>
        <w:pStyle w:val="ListParagraph"/>
        <w:numPr>
          <w:ilvl w:val="1"/>
          <w:numId w:val="15"/>
        </w:numPr>
      </w:pPr>
      <w:r>
        <w:rPr>
          <w:sz w:val="22"/>
          <w:szCs w:val="22"/>
        </w:rPr>
        <w:t>Re-Enter New Password</w:t>
      </w:r>
      <w:r w:rsidR="0074411B">
        <w:rPr>
          <w:sz w:val="22"/>
          <w:szCs w:val="22"/>
        </w:rPr>
        <w:t xml:space="preserve"> (New Password and Re-entered New password should be matching.)</w:t>
      </w:r>
    </w:p>
    <w:p w14:paraId="7A549E79" w14:textId="42C0301A" w:rsidR="00BE329C" w:rsidRPr="00EC02F3" w:rsidRDefault="00CE669B" w:rsidP="00CE669B">
      <w:pPr>
        <w:pStyle w:val="ListParagraph"/>
        <w:numPr>
          <w:ilvl w:val="0"/>
          <w:numId w:val="15"/>
        </w:numPr>
        <w:rPr>
          <w:sz w:val="22"/>
          <w:szCs w:val="22"/>
        </w:rPr>
      </w:pPr>
      <w:r w:rsidRPr="00EC02F3">
        <w:rPr>
          <w:sz w:val="22"/>
          <w:szCs w:val="22"/>
        </w:rPr>
        <w:t>On click Submit button, the new password will be updated in DB and success pop up will be displayed.</w:t>
      </w:r>
    </w:p>
    <w:p w14:paraId="7344F1D6" w14:textId="77777777" w:rsidR="00EC02F3" w:rsidRPr="00EC02F3" w:rsidRDefault="00EC02F3" w:rsidP="00EC02F3">
      <w:pPr>
        <w:pStyle w:val="ListParagraph"/>
        <w:numPr>
          <w:ilvl w:val="0"/>
          <w:numId w:val="15"/>
        </w:numPr>
        <w:rPr>
          <w:sz w:val="22"/>
          <w:szCs w:val="22"/>
        </w:rPr>
      </w:pPr>
      <w:r w:rsidRPr="00EC02F3">
        <w:rPr>
          <w:sz w:val="22"/>
          <w:szCs w:val="22"/>
        </w:rPr>
        <w:t>On click the cancel button, app will prompt “Do you want to cancel the progress? With an option Yes and No”.</w:t>
      </w:r>
    </w:p>
    <w:p w14:paraId="36FE997A" w14:textId="77777777" w:rsidR="00EC02F3" w:rsidRPr="00EC02F3" w:rsidRDefault="00EC02F3" w:rsidP="00EC02F3">
      <w:pPr>
        <w:pStyle w:val="ListParagraph"/>
        <w:numPr>
          <w:ilvl w:val="1"/>
          <w:numId w:val="15"/>
        </w:numPr>
        <w:rPr>
          <w:sz w:val="22"/>
          <w:szCs w:val="22"/>
        </w:rPr>
      </w:pPr>
      <w:r w:rsidRPr="00EC02F3">
        <w:rPr>
          <w:sz w:val="22"/>
          <w:szCs w:val="22"/>
        </w:rPr>
        <w:t xml:space="preserve">On click Yes, app will redirect to the main screen. </w:t>
      </w:r>
    </w:p>
    <w:p w14:paraId="0B359A2A" w14:textId="6052A52D" w:rsidR="00CE669B" w:rsidRPr="00EC02F3" w:rsidRDefault="00EC02F3" w:rsidP="00EC02F3">
      <w:pPr>
        <w:pStyle w:val="ListParagraph"/>
        <w:numPr>
          <w:ilvl w:val="1"/>
          <w:numId w:val="15"/>
        </w:numPr>
        <w:rPr>
          <w:sz w:val="22"/>
          <w:szCs w:val="22"/>
        </w:rPr>
      </w:pPr>
      <w:r w:rsidRPr="00EC02F3">
        <w:rPr>
          <w:sz w:val="22"/>
          <w:szCs w:val="22"/>
        </w:rPr>
        <w:t>On click No, app will remain in the same screen and user can resume further.</w:t>
      </w:r>
    </w:p>
    <w:p w14:paraId="49406135" w14:textId="66351967" w:rsidR="00C404E3" w:rsidRDefault="00C404E3" w:rsidP="0046449A">
      <w:pPr>
        <w:pStyle w:val="Heading2"/>
        <w:numPr>
          <w:ilvl w:val="1"/>
          <w:numId w:val="4"/>
        </w:numPr>
        <w:tabs>
          <w:tab w:val="left" w:pos="990"/>
        </w:tabs>
        <w:rPr>
          <w:rFonts w:cstheme="minorHAnsi"/>
          <w:sz w:val="24"/>
          <w:szCs w:val="24"/>
        </w:rPr>
      </w:pPr>
      <w:bookmarkStart w:id="151" w:name="_Toc117274673"/>
      <w:r>
        <w:rPr>
          <w:rFonts w:cstheme="minorHAnsi"/>
          <w:sz w:val="24"/>
          <w:szCs w:val="24"/>
        </w:rPr>
        <w:t>Change TPIN</w:t>
      </w:r>
      <w:bookmarkEnd w:id="151"/>
    </w:p>
    <w:p w14:paraId="395EB675" w14:textId="5A7A9213" w:rsidR="00EC02F3" w:rsidRPr="00FE588E" w:rsidRDefault="00EC02F3" w:rsidP="00EC02F3">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Change TPIN</w:t>
      </w:r>
    </w:p>
    <w:p w14:paraId="018A7303" w14:textId="77777777" w:rsidR="00EC02F3" w:rsidRPr="00BE329C" w:rsidRDefault="00EC02F3" w:rsidP="00EC02F3">
      <w:pPr>
        <w:pStyle w:val="ListParagraph"/>
        <w:numPr>
          <w:ilvl w:val="0"/>
          <w:numId w:val="15"/>
        </w:numPr>
      </w:pPr>
      <w:r w:rsidRPr="00B20AFC">
        <w:rPr>
          <w:sz w:val="22"/>
          <w:szCs w:val="22"/>
        </w:rPr>
        <w:lastRenderedPageBreak/>
        <w:t xml:space="preserve">This section is </w:t>
      </w:r>
      <w:r>
        <w:rPr>
          <w:sz w:val="22"/>
          <w:szCs w:val="22"/>
        </w:rPr>
        <w:t>for the user to change the login password.</w:t>
      </w:r>
    </w:p>
    <w:p w14:paraId="376AD8A9" w14:textId="77777777" w:rsidR="00EC02F3" w:rsidRPr="00BE329C" w:rsidRDefault="00EC02F3" w:rsidP="00EC02F3">
      <w:pPr>
        <w:pStyle w:val="ListParagraph"/>
        <w:numPr>
          <w:ilvl w:val="0"/>
          <w:numId w:val="15"/>
        </w:numPr>
      </w:pPr>
      <w:r>
        <w:rPr>
          <w:sz w:val="22"/>
          <w:szCs w:val="22"/>
        </w:rPr>
        <w:t>User needs to enter the following fields:</w:t>
      </w:r>
    </w:p>
    <w:p w14:paraId="1906A96F" w14:textId="0271834F" w:rsidR="00EC02F3" w:rsidRPr="00BE329C" w:rsidRDefault="00EC02F3" w:rsidP="00EC02F3">
      <w:pPr>
        <w:pStyle w:val="ListParagraph"/>
        <w:numPr>
          <w:ilvl w:val="1"/>
          <w:numId w:val="15"/>
        </w:numPr>
      </w:pPr>
      <w:r>
        <w:rPr>
          <w:sz w:val="22"/>
          <w:szCs w:val="22"/>
        </w:rPr>
        <w:t>Current TPIN</w:t>
      </w:r>
    </w:p>
    <w:p w14:paraId="2F9EC4B1" w14:textId="7A76F23A" w:rsidR="00EC02F3" w:rsidRPr="00BE329C" w:rsidRDefault="00EC02F3" w:rsidP="00EC02F3">
      <w:pPr>
        <w:pStyle w:val="ListParagraph"/>
        <w:numPr>
          <w:ilvl w:val="1"/>
          <w:numId w:val="15"/>
        </w:numPr>
      </w:pPr>
      <w:r>
        <w:rPr>
          <w:sz w:val="22"/>
          <w:szCs w:val="22"/>
        </w:rPr>
        <w:t>New TPIN</w:t>
      </w:r>
    </w:p>
    <w:p w14:paraId="78EC8B12" w14:textId="2B9AD7C1" w:rsidR="00EC02F3" w:rsidRPr="00AE37AA" w:rsidRDefault="00EC02F3" w:rsidP="00EC02F3">
      <w:pPr>
        <w:pStyle w:val="ListParagraph"/>
        <w:numPr>
          <w:ilvl w:val="1"/>
          <w:numId w:val="15"/>
        </w:numPr>
      </w:pPr>
      <w:r>
        <w:rPr>
          <w:sz w:val="22"/>
          <w:szCs w:val="22"/>
        </w:rPr>
        <w:t>Re-Enter New TPIN (New Password and Re-entered New TPIN should be matching.)</w:t>
      </w:r>
    </w:p>
    <w:p w14:paraId="25A02A66" w14:textId="1DA3E3D9" w:rsidR="00EC02F3" w:rsidRPr="00EC02F3" w:rsidRDefault="00EC02F3" w:rsidP="00EC02F3">
      <w:pPr>
        <w:pStyle w:val="ListParagraph"/>
        <w:numPr>
          <w:ilvl w:val="0"/>
          <w:numId w:val="15"/>
        </w:numPr>
        <w:rPr>
          <w:sz w:val="22"/>
          <w:szCs w:val="22"/>
        </w:rPr>
      </w:pPr>
      <w:r w:rsidRPr="00EC02F3">
        <w:rPr>
          <w:sz w:val="22"/>
          <w:szCs w:val="22"/>
        </w:rPr>
        <w:t>On click Submit button, the new TPIN will be updated in DB and success pop up will be displayed.</w:t>
      </w:r>
    </w:p>
    <w:p w14:paraId="0C876473" w14:textId="77777777" w:rsidR="00EC02F3" w:rsidRPr="00EC02F3" w:rsidRDefault="00EC02F3" w:rsidP="00EC02F3">
      <w:pPr>
        <w:pStyle w:val="ListParagraph"/>
        <w:numPr>
          <w:ilvl w:val="0"/>
          <w:numId w:val="15"/>
        </w:numPr>
        <w:rPr>
          <w:sz w:val="22"/>
          <w:szCs w:val="22"/>
        </w:rPr>
      </w:pPr>
      <w:r w:rsidRPr="00EC02F3">
        <w:rPr>
          <w:sz w:val="22"/>
          <w:szCs w:val="22"/>
        </w:rPr>
        <w:t>On click the cancel button, app will prompt “Do you want to cancel the progress? With an option Yes and No”.</w:t>
      </w:r>
    </w:p>
    <w:p w14:paraId="412537A4" w14:textId="77777777" w:rsidR="00EC02F3" w:rsidRPr="00EC02F3" w:rsidRDefault="00EC02F3" w:rsidP="00EC02F3">
      <w:pPr>
        <w:pStyle w:val="ListParagraph"/>
        <w:numPr>
          <w:ilvl w:val="1"/>
          <w:numId w:val="15"/>
        </w:numPr>
        <w:rPr>
          <w:sz w:val="22"/>
          <w:szCs w:val="22"/>
        </w:rPr>
      </w:pPr>
      <w:r w:rsidRPr="00EC02F3">
        <w:rPr>
          <w:sz w:val="22"/>
          <w:szCs w:val="22"/>
        </w:rPr>
        <w:t xml:space="preserve">On click Yes, app will redirect to the main screen. </w:t>
      </w:r>
    </w:p>
    <w:p w14:paraId="4BD45A55" w14:textId="77777777" w:rsidR="00EC02F3" w:rsidRPr="00EC02F3" w:rsidRDefault="00EC02F3" w:rsidP="00EC02F3">
      <w:pPr>
        <w:pStyle w:val="ListParagraph"/>
        <w:numPr>
          <w:ilvl w:val="1"/>
          <w:numId w:val="15"/>
        </w:numPr>
        <w:rPr>
          <w:sz w:val="22"/>
          <w:szCs w:val="22"/>
        </w:rPr>
      </w:pPr>
      <w:r w:rsidRPr="00EC02F3">
        <w:rPr>
          <w:sz w:val="22"/>
          <w:szCs w:val="22"/>
        </w:rPr>
        <w:t>On click No, app will remain in the same screen and user can resume further.</w:t>
      </w:r>
    </w:p>
    <w:p w14:paraId="11E87BD4" w14:textId="27DCDA4A" w:rsidR="00C404E3" w:rsidRDefault="00C404E3" w:rsidP="0046449A">
      <w:pPr>
        <w:pStyle w:val="Heading2"/>
        <w:numPr>
          <w:ilvl w:val="1"/>
          <w:numId w:val="4"/>
        </w:numPr>
        <w:tabs>
          <w:tab w:val="left" w:pos="990"/>
        </w:tabs>
        <w:rPr>
          <w:rFonts w:cstheme="minorHAnsi"/>
          <w:sz w:val="24"/>
          <w:szCs w:val="24"/>
        </w:rPr>
      </w:pPr>
      <w:bookmarkStart w:id="152" w:name="_Toc117274674"/>
      <w:r>
        <w:rPr>
          <w:rFonts w:cstheme="minorHAnsi"/>
          <w:sz w:val="24"/>
          <w:szCs w:val="24"/>
        </w:rPr>
        <w:t>Forgot TPIN</w:t>
      </w:r>
      <w:bookmarkEnd w:id="152"/>
    </w:p>
    <w:p w14:paraId="566FF35E" w14:textId="6052B1F2" w:rsidR="00EC02F3" w:rsidRPr="00240222" w:rsidRDefault="00EC02F3" w:rsidP="00EC02F3">
      <w:pPr>
        <w:ind w:left="360"/>
        <w:jc w:val="both"/>
        <w:rPr>
          <w:rFonts w:cstheme="minorHAnsi"/>
          <w:sz w:val="24"/>
          <w:szCs w:val="24"/>
        </w:rPr>
      </w:pPr>
      <w:r w:rsidRPr="00240222">
        <w:rPr>
          <w:rFonts w:cstheme="minorHAnsi"/>
          <w:b/>
          <w:bCs/>
          <w:sz w:val="24"/>
          <w:szCs w:val="24"/>
        </w:rPr>
        <w:t>Navigation:</w:t>
      </w:r>
      <w:r w:rsidRPr="00240222">
        <w:rPr>
          <w:rFonts w:cstheme="minorHAnsi"/>
          <w:sz w:val="24"/>
          <w:szCs w:val="24"/>
        </w:rPr>
        <w:t xml:space="preserve"> Pre-Login -&gt; </w:t>
      </w:r>
      <w:r>
        <w:rPr>
          <w:rFonts w:cstheme="minorHAnsi"/>
          <w:sz w:val="24"/>
          <w:szCs w:val="24"/>
        </w:rPr>
        <w:t>Forgot TPIN</w:t>
      </w:r>
    </w:p>
    <w:p w14:paraId="1FD83065" w14:textId="77777777" w:rsidR="00EC02F3" w:rsidRPr="006E045C" w:rsidRDefault="00EC02F3" w:rsidP="00EC02F3">
      <w:pPr>
        <w:ind w:firstLine="360"/>
        <w:jc w:val="both"/>
        <w:rPr>
          <w:rFonts w:cstheme="minorHAnsi"/>
          <w:b/>
          <w:bCs/>
          <w:sz w:val="24"/>
          <w:szCs w:val="24"/>
        </w:rPr>
      </w:pPr>
      <w:r w:rsidRPr="006E045C">
        <w:rPr>
          <w:rFonts w:cstheme="minorHAnsi"/>
          <w:b/>
          <w:bCs/>
          <w:sz w:val="24"/>
          <w:szCs w:val="24"/>
        </w:rPr>
        <w:t>Screen 1:</w:t>
      </w:r>
    </w:p>
    <w:p w14:paraId="43C564F6" w14:textId="77777777" w:rsidR="00EC02F3" w:rsidRPr="00163FA5" w:rsidRDefault="00EC02F3" w:rsidP="00EC02F3">
      <w:pPr>
        <w:pStyle w:val="ListParagraph"/>
        <w:numPr>
          <w:ilvl w:val="0"/>
          <w:numId w:val="20"/>
        </w:numPr>
        <w:rPr>
          <w:rFonts w:cstheme="minorHAnsi"/>
          <w:sz w:val="22"/>
          <w:szCs w:val="22"/>
        </w:rPr>
      </w:pPr>
      <w:r w:rsidRPr="00163FA5">
        <w:rPr>
          <w:rFonts w:cstheme="minorHAnsi"/>
          <w:sz w:val="22"/>
          <w:szCs w:val="22"/>
        </w:rPr>
        <w:t>User needs to enter 16 digits active Card number (Debit / Credit).</w:t>
      </w:r>
    </w:p>
    <w:p w14:paraId="06BF1C25" w14:textId="77777777" w:rsidR="00EC02F3" w:rsidRPr="00163FA5" w:rsidRDefault="00EC02F3" w:rsidP="00EC02F3">
      <w:pPr>
        <w:pStyle w:val="ListParagraph"/>
        <w:numPr>
          <w:ilvl w:val="1"/>
          <w:numId w:val="20"/>
        </w:numPr>
        <w:rPr>
          <w:rFonts w:cstheme="minorHAnsi"/>
          <w:sz w:val="22"/>
          <w:szCs w:val="22"/>
        </w:rPr>
      </w:pPr>
      <w:r w:rsidRPr="00163FA5">
        <w:rPr>
          <w:rFonts w:cstheme="minorHAnsi"/>
          <w:sz w:val="22"/>
          <w:szCs w:val="22"/>
        </w:rPr>
        <w:t>In the single input put the values will be displayed with spaces after every 4 numbers entered.</w:t>
      </w:r>
    </w:p>
    <w:p w14:paraId="6CA764B2" w14:textId="77777777" w:rsidR="00EC02F3" w:rsidRPr="00163FA5" w:rsidRDefault="00EC02F3" w:rsidP="00EC02F3">
      <w:pPr>
        <w:pStyle w:val="ListParagraph"/>
        <w:numPr>
          <w:ilvl w:val="1"/>
          <w:numId w:val="20"/>
        </w:numPr>
        <w:rPr>
          <w:rFonts w:cstheme="minorHAnsi"/>
          <w:sz w:val="22"/>
          <w:szCs w:val="22"/>
        </w:rPr>
      </w:pPr>
      <w:r w:rsidRPr="00163FA5">
        <w:rPr>
          <w:rFonts w:cstheme="minorHAnsi"/>
          <w:sz w:val="22"/>
          <w:szCs w:val="22"/>
        </w:rPr>
        <w:t xml:space="preserve">On entering first 6 digit itself, app should validate whether its valid </w:t>
      </w:r>
      <w:r>
        <w:rPr>
          <w:rFonts w:cstheme="minorHAnsi"/>
          <w:sz w:val="22"/>
          <w:szCs w:val="22"/>
        </w:rPr>
        <w:t xml:space="preserve">Al </w:t>
      </w:r>
      <w:r w:rsidRPr="00163FA5">
        <w:rPr>
          <w:rFonts w:cstheme="minorHAnsi"/>
          <w:sz w:val="22"/>
          <w:szCs w:val="22"/>
        </w:rPr>
        <w:t xml:space="preserve">Masraf card or not based on the card BIN number and should display error message “Enter valid </w:t>
      </w:r>
      <w:r>
        <w:rPr>
          <w:rFonts w:cstheme="minorHAnsi"/>
          <w:sz w:val="22"/>
          <w:szCs w:val="22"/>
        </w:rPr>
        <w:t xml:space="preserve">Al </w:t>
      </w:r>
      <w:r w:rsidRPr="00163FA5">
        <w:rPr>
          <w:rFonts w:cstheme="minorHAnsi"/>
          <w:sz w:val="22"/>
          <w:szCs w:val="22"/>
        </w:rPr>
        <w:t>Masraf card number”.</w:t>
      </w:r>
    </w:p>
    <w:p w14:paraId="6CCEF5C6" w14:textId="77777777" w:rsidR="00EC02F3" w:rsidRPr="00163FA5" w:rsidRDefault="00EC02F3" w:rsidP="00EC02F3">
      <w:pPr>
        <w:pStyle w:val="ListParagraph"/>
        <w:numPr>
          <w:ilvl w:val="1"/>
          <w:numId w:val="20"/>
        </w:numPr>
        <w:rPr>
          <w:rFonts w:cstheme="minorHAnsi"/>
          <w:sz w:val="22"/>
          <w:szCs w:val="22"/>
        </w:rPr>
      </w:pPr>
      <w:r w:rsidRPr="00163FA5">
        <w:rPr>
          <w:rFonts w:cstheme="minorHAnsi"/>
          <w:sz w:val="22"/>
          <w:szCs w:val="22"/>
        </w:rPr>
        <w:t>The card number should not be masked while entering.</w:t>
      </w:r>
    </w:p>
    <w:p w14:paraId="5AB7A989" w14:textId="77777777" w:rsidR="00EC02F3" w:rsidRPr="00163FA5" w:rsidRDefault="00EC02F3" w:rsidP="00EC02F3">
      <w:pPr>
        <w:pStyle w:val="ListParagraph"/>
        <w:numPr>
          <w:ilvl w:val="0"/>
          <w:numId w:val="20"/>
        </w:numPr>
        <w:rPr>
          <w:rFonts w:cstheme="minorHAnsi"/>
          <w:sz w:val="22"/>
          <w:szCs w:val="22"/>
        </w:rPr>
      </w:pPr>
      <w:r w:rsidRPr="00163FA5">
        <w:rPr>
          <w:rFonts w:cstheme="minorHAnsi"/>
          <w:sz w:val="22"/>
          <w:szCs w:val="22"/>
        </w:rPr>
        <w:t>User needs to enter the 4 digits Card number PIN (Masked with immediate entry)</w:t>
      </w:r>
    </w:p>
    <w:p w14:paraId="52EFC94E" w14:textId="77777777" w:rsidR="00EC02F3" w:rsidRPr="00163FA5" w:rsidRDefault="00EC02F3" w:rsidP="00EC02F3">
      <w:pPr>
        <w:pStyle w:val="ListParagraph"/>
        <w:numPr>
          <w:ilvl w:val="0"/>
          <w:numId w:val="20"/>
        </w:numPr>
        <w:rPr>
          <w:rFonts w:cstheme="minorHAnsi"/>
          <w:sz w:val="22"/>
          <w:szCs w:val="22"/>
        </w:rPr>
      </w:pPr>
      <w:r w:rsidRPr="00163FA5">
        <w:rPr>
          <w:rFonts w:cstheme="minorHAnsi"/>
          <w:sz w:val="22"/>
          <w:szCs w:val="22"/>
        </w:rPr>
        <w:t>User needs to enter CAPTCHA (9 boxes) correctly (Applicable only for the Internet Baking, if the Captcha is enabled in admin configuration).</w:t>
      </w:r>
    </w:p>
    <w:tbl>
      <w:tblPr>
        <w:tblStyle w:val="TableGrid"/>
        <w:tblW w:w="9912" w:type="dxa"/>
        <w:tblInd w:w="715" w:type="dxa"/>
        <w:tblLayout w:type="fixed"/>
        <w:tblLook w:val="04A0" w:firstRow="1" w:lastRow="0" w:firstColumn="1" w:lastColumn="0" w:noHBand="0" w:noVBand="1"/>
      </w:tblPr>
      <w:tblGrid>
        <w:gridCol w:w="630"/>
        <w:gridCol w:w="1627"/>
        <w:gridCol w:w="992"/>
        <w:gridCol w:w="1611"/>
        <w:gridCol w:w="810"/>
        <w:gridCol w:w="1260"/>
        <w:gridCol w:w="2982"/>
      </w:tblGrid>
      <w:tr w:rsidR="00EC02F3" w14:paraId="2043710A" w14:textId="77777777">
        <w:tc>
          <w:tcPr>
            <w:tcW w:w="630" w:type="dxa"/>
            <w:shd w:val="clear" w:color="auto" w:fill="DEEAF6" w:themeFill="accent1" w:themeFillTint="33"/>
          </w:tcPr>
          <w:p w14:paraId="540A9BB0" w14:textId="77777777" w:rsidR="00EC02F3" w:rsidRPr="00262A90" w:rsidRDefault="00EC02F3">
            <w:pPr>
              <w:rPr>
                <w:rFonts w:cstheme="minorHAnsi"/>
                <w:b/>
                <w:bCs/>
              </w:rPr>
            </w:pPr>
            <w:proofErr w:type="gramStart"/>
            <w:r w:rsidRPr="00262A90">
              <w:rPr>
                <w:rFonts w:cstheme="minorHAnsi"/>
                <w:b/>
                <w:bCs/>
              </w:rPr>
              <w:t>#.No</w:t>
            </w:r>
            <w:proofErr w:type="gramEnd"/>
          </w:p>
        </w:tc>
        <w:tc>
          <w:tcPr>
            <w:tcW w:w="1627" w:type="dxa"/>
            <w:shd w:val="clear" w:color="auto" w:fill="DEEAF6" w:themeFill="accent1" w:themeFillTint="33"/>
          </w:tcPr>
          <w:p w14:paraId="36038D6C" w14:textId="77777777" w:rsidR="00EC02F3" w:rsidRPr="00262A90" w:rsidRDefault="00EC02F3">
            <w:pPr>
              <w:rPr>
                <w:rFonts w:cstheme="minorHAnsi"/>
                <w:b/>
                <w:bCs/>
              </w:rPr>
            </w:pPr>
            <w:r w:rsidRPr="00262A90">
              <w:rPr>
                <w:rFonts w:cstheme="minorHAnsi"/>
                <w:b/>
                <w:bCs/>
              </w:rPr>
              <w:t>Field Name</w:t>
            </w:r>
          </w:p>
        </w:tc>
        <w:tc>
          <w:tcPr>
            <w:tcW w:w="992" w:type="dxa"/>
            <w:shd w:val="clear" w:color="auto" w:fill="DEEAF6" w:themeFill="accent1" w:themeFillTint="33"/>
          </w:tcPr>
          <w:p w14:paraId="415543F2" w14:textId="77777777" w:rsidR="00EC02F3" w:rsidRPr="00262A90" w:rsidRDefault="00EC02F3">
            <w:pPr>
              <w:rPr>
                <w:rFonts w:cstheme="minorHAnsi"/>
                <w:b/>
                <w:bCs/>
              </w:rPr>
            </w:pPr>
            <w:r w:rsidRPr="00262A90">
              <w:rPr>
                <w:rFonts w:cstheme="minorHAnsi"/>
                <w:b/>
                <w:bCs/>
              </w:rPr>
              <w:t>Data Type</w:t>
            </w:r>
          </w:p>
        </w:tc>
        <w:tc>
          <w:tcPr>
            <w:tcW w:w="1611" w:type="dxa"/>
            <w:shd w:val="clear" w:color="auto" w:fill="DEEAF6" w:themeFill="accent1" w:themeFillTint="33"/>
          </w:tcPr>
          <w:p w14:paraId="7F1C8156" w14:textId="77777777" w:rsidR="00EC02F3" w:rsidRPr="00262A90" w:rsidRDefault="00EC02F3">
            <w:pPr>
              <w:rPr>
                <w:rFonts w:cstheme="minorHAnsi"/>
                <w:b/>
                <w:bCs/>
              </w:rPr>
            </w:pPr>
            <w:r w:rsidRPr="00262A90">
              <w:rPr>
                <w:rFonts w:cstheme="minorHAnsi"/>
                <w:b/>
                <w:bCs/>
              </w:rPr>
              <w:t>Validations</w:t>
            </w:r>
          </w:p>
        </w:tc>
        <w:tc>
          <w:tcPr>
            <w:tcW w:w="810" w:type="dxa"/>
            <w:shd w:val="clear" w:color="auto" w:fill="DEEAF6" w:themeFill="accent1" w:themeFillTint="33"/>
          </w:tcPr>
          <w:p w14:paraId="039ACC10" w14:textId="77777777" w:rsidR="00EC02F3" w:rsidRPr="00262A90" w:rsidRDefault="00EC02F3">
            <w:pPr>
              <w:rPr>
                <w:rFonts w:cstheme="minorHAnsi"/>
                <w:b/>
                <w:bCs/>
              </w:rPr>
            </w:pPr>
            <w:r w:rsidRPr="00262A90">
              <w:rPr>
                <w:rFonts w:cstheme="minorHAnsi"/>
                <w:b/>
                <w:bCs/>
              </w:rPr>
              <w:t>Length</w:t>
            </w:r>
          </w:p>
        </w:tc>
        <w:tc>
          <w:tcPr>
            <w:tcW w:w="1260" w:type="dxa"/>
            <w:shd w:val="clear" w:color="auto" w:fill="DEEAF6" w:themeFill="accent1" w:themeFillTint="33"/>
          </w:tcPr>
          <w:p w14:paraId="64933330" w14:textId="77777777" w:rsidR="00EC02F3" w:rsidRPr="00262A90" w:rsidRDefault="00EC02F3">
            <w:pPr>
              <w:rPr>
                <w:rFonts w:cstheme="minorHAnsi"/>
                <w:b/>
                <w:bCs/>
              </w:rPr>
            </w:pPr>
            <w:r w:rsidRPr="00262A90">
              <w:rPr>
                <w:rFonts w:cstheme="minorHAnsi"/>
                <w:b/>
                <w:bCs/>
              </w:rPr>
              <w:t>Mandatory</w:t>
            </w:r>
          </w:p>
        </w:tc>
        <w:tc>
          <w:tcPr>
            <w:tcW w:w="2982" w:type="dxa"/>
            <w:shd w:val="clear" w:color="auto" w:fill="DEEAF6" w:themeFill="accent1" w:themeFillTint="33"/>
          </w:tcPr>
          <w:p w14:paraId="7E1FAD2C" w14:textId="77777777" w:rsidR="00EC02F3" w:rsidRPr="00262A90" w:rsidRDefault="00EC02F3">
            <w:pPr>
              <w:rPr>
                <w:rFonts w:cstheme="minorHAnsi"/>
                <w:b/>
                <w:bCs/>
              </w:rPr>
            </w:pPr>
            <w:r w:rsidRPr="00262A90">
              <w:rPr>
                <w:rFonts w:cstheme="minorHAnsi"/>
                <w:b/>
                <w:bCs/>
              </w:rPr>
              <w:t>Comments</w:t>
            </w:r>
          </w:p>
        </w:tc>
      </w:tr>
      <w:tr w:rsidR="00EC02F3" w14:paraId="6A9C2C4E" w14:textId="77777777">
        <w:tc>
          <w:tcPr>
            <w:tcW w:w="630" w:type="dxa"/>
          </w:tcPr>
          <w:p w14:paraId="56545071" w14:textId="77777777" w:rsidR="00EC02F3" w:rsidRPr="005220DB" w:rsidRDefault="00EC02F3">
            <w:pPr>
              <w:rPr>
                <w:rFonts w:cstheme="minorHAnsi"/>
              </w:rPr>
            </w:pPr>
            <w:r w:rsidRPr="005220DB">
              <w:rPr>
                <w:rFonts w:cstheme="minorHAnsi"/>
              </w:rPr>
              <w:t>1</w:t>
            </w:r>
          </w:p>
        </w:tc>
        <w:tc>
          <w:tcPr>
            <w:tcW w:w="1627" w:type="dxa"/>
          </w:tcPr>
          <w:p w14:paraId="7B9EE7A6" w14:textId="77777777" w:rsidR="00EC02F3" w:rsidRPr="005220DB" w:rsidRDefault="00EC02F3">
            <w:pPr>
              <w:rPr>
                <w:rFonts w:cstheme="minorHAnsi"/>
              </w:rPr>
            </w:pPr>
            <w:r w:rsidRPr="005220DB">
              <w:rPr>
                <w:rFonts w:cstheme="minorHAnsi"/>
              </w:rPr>
              <w:t>Card Number</w:t>
            </w:r>
          </w:p>
        </w:tc>
        <w:tc>
          <w:tcPr>
            <w:tcW w:w="992" w:type="dxa"/>
          </w:tcPr>
          <w:p w14:paraId="1A29BB07" w14:textId="77777777" w:rsidR="00EC02F3" w:rsidRPr="005220DB" w:rsidRDefault="00EC02F3">
            <w:pPr>
              <w:rPr>
                <w:rFonts w:cstheme="minorHAnsi"/>
              </w:rPr>
            </w:pPr>
            <w:r w:rsidRPr="005220DB">
              <w:rPr>
                <w:rFonts w:cstheme="minorHAnsi"/>
              </w:rPr>
              <w:t>Text</w:t>
            </w:r>
          </w:p>
        </w:tc>
        <w:tc>
          <w:tcPr>
            <w:tcW w:w="1611" w:type="dxa"/>
          </w:tcPr>
          <w:p w14:paraId="4DF8A86D" w14:textId="77777777" w:rsidR="00EC02F3" w:rsidRPr="005220DB" w:rsidRDefault="00EC02F3">
            <w:pPr>
              <w:rPr>
                <w:rFonts w:cstheme="minorHAnsi"/>
              </w:rPr>
            </w:pPr>
            <w:r w:rsidRPr="005220DB">
              <w:rPr>
                <w:rFonts w:cstheme="minorHAnsi"/>
              </w:rPr>
              <w:t>Numeric</w:t>
            </w:r>
          </w:p>
        </w:tc>
        <w:tc>
          <w:tcPr>
            <w:tcW w:w="810" w:type="dxa"/>
          </w:tcPr>
          <w:p w14:paraId="57622FDE" w14:textId="77777777" w:rsidR="00EC02F3" w:rsidRPr="005220DB" w:rsidRDefault="00EC02F3">
            <w:pPr>
              <w:rPr>
                <w:rFonts w:cstheme="minorHAnsi"/>
              </w:rPr>
            </w:pPr>
            <w:r w:rsidRPr="005220DB">
              <w:rPr>
                <w:rFonts w:cstheme="minorHAnsi"/>
              </w:rPr>
              <w:t>16</w:t>
            </w:r>
          </w:p>
        </w:tc>
        <w:tc>
          <w:tcPr>
            <w:tcW w:w="1260" w:type="dxa"/>
          </w:tcPr>
          <w:p w14:paraId="6CD3426B" w14:textId="77777777" w:rsidR="00EC02F3" w:rsidRPr="005220DB" w:rsidRDefault="00EC02F3">
            <w:pPr>
              <w:rPr>
                <w:rFonts w:cstheme="minorHAnsi"/>
              </w:rPr>
            </w:pPr>
            <w:r w:rsidRPr="005220DB">
              <w:rPr>
                <w:rFonts w:cstheme="minorHAnsi"/>
              </w:rPr>
              <w:t>Yes</w:t>
            </w:r>
          </w:p>
        </w:tc>
        <w:tc>
          <w:tcPr>
            <w:tcW w:w="2982" w:type="dxa"/>
          </w:tcPr>
          <w:p w14:paraId="7FA7FCDA" w14:textId="77777777" w:rsidR="00EC02F3" w:rsidRPr="005220DB" w:rsidRDefault="00EC02F3">
            <w:pPr>
              <w:rPr>
                <w:rFonts w:cstheme="minorHAnsi"/>
              </w:rPr>
            </w:pPr>
            <w:r>
              <w:t>The field should be either in text box of 4 numbers each or in single box with space of 4 digits to be displayed</w:t>
            </w:r>
          </w:p>
        </w:tc>
      </w:tr>
      <w:tr w:rsidR="00EC02F3" w14:paraId="24C5B17E" w14:textId="77777777">
        <w:tc>
          <w:tcPr>
            <w:tcW w:w="630" w:type="dxa"/>
          </w:tcPr>
          <w:p w14:paraId="045CA8F2" w14:textId="77777777" w:rsidR="00EC02F3" w:rsidRPr="005220DB" w:rsidRDefault="00EC02F3">
            <w:pPr>
              <w:rPr>
                <w:rFonts w:cstheme="minorHAnsi"/>
              </w:rPr>
            </w:pPr>
            <w:r>
              <w:rPr>
                <w:rFonts w:cstheme="minorHAnsi"/>
              </w:rPr>
              <w:t>2</w:t>
            </w:r>
          </w:p>
        </w:tc>
        <w:tc>
          <w:tcPr>
            <w:tcW w:w="1627" w:type="dxa"/>
          </w:tcPr>
          <w:p w14:paraId="71CA0202" w14:textId="77777777" w:rsidR="00EC02F3" w:rsidRPr="005220DB" w:rsidRDefault="00EC02F3">
            <w:pPr>
              <w:rPr>
                <w:rFonts w:cstheme="minorHAnsi"/>
              </w:rPr>
            </w:pPr>
            <w:r>
              <w:rPr>
                <w:rFonts w:cstheme="minorHAnsi"/>
              </w:rPr>
              <w:t>Card PIN</w:t>
            </w:r>
          </w:p>
        </w:tc>
        <w:tc>
          <w:tcPr>
            <w:tcW w:w="992" w:type="dxa"/>
          </w:tcPr>
          <w:p w14:paraId="6DBC0C79" w14:textId="77777777" w:rsidR="00EC02F3" w:rsidRPr="005220DB" w:rsidRDefault="00EC02F3">
            <w:pPr>
              <w:rPr>
                <w:rFonts w:cstheme="minorHAnsi"/>
              </w:rPr>
            </w:pPr>
            <w:r w:rsidRPr="005220DB">
              <w:rPr>
                <w:rFonts w:cstheme="minorHAnsi"/>
              </w:rPr>
              <w:t>Text</w:t>
            </w:r>
          </w:p>
        </w:tc>
        <w:tc>
          <w:tcPr>
            <w:tcW w:w="1611" w:type="dxa"/>
          </w:tcPr>
          <w:p w14:paraId="623760A3" w14:textId="77777777" w:rsidR="00EC02F3" w:rsidRPr="005220DB" w:rsidRDefault="00EC02F3">
            <w:pPr>
              <w:rPr>
                <w:rFonts w:cstheme="minorHAnsi"/>
              </w:rPr>
            </w:pPr>
            <w:r w:rsidRPr="005220DB">
              <w:rPr>
                <w:rFonts w:cstheme="minorHAnsi"/>
              </w:rPr>
              <w:t>Numeric</w:t>
            </w:r>
          </w:p>
        </w:tc>
        <w:tc>
          <w:tcPr>
            <w:tcW w:w="810" w:type="dxa"/>
          </w:tcPr>
          <w:p w14:paraId="01832F9A" w14:textId="77777777" w:rsidR="00EC02F3" w:rsidRPr="005220DB" w:rsidRDefault="00EC02F3">
            <w:pPr>
              <w:rPr>
                <w:rFonts w:cstheme="minorHAnsi"/>
              </w:rPr>
            </w:pPr>
            <w:r>
              <w:rPr>
                <w:rFonts w:cstheme="minorHAnsi"/>
              </w:rPr>
              <w:t>4</w:t>
            </w:r>
          </w:p>
        </w:tc>
        <w:tc>
          <w:tcPr>
            <w:tcW w:w="1260" w:type="dxa"/>
          </w:tcPr>
          <w:p w14:paraId="20C5C704" w14:textId="77777777" w:rsidR="00EC02F3" w:rsidRPr="005220DB" w:rsidRDefault="00EC02F3">
            <w:pPr>
              <w:rPr>
                <w:rFonts w:cstheme="minorHAnsi"/>
              </w:rPr>
            </w:pPr>
            <w:r w:rsidRPr="005220DB">
              <w:rPr>
                <w:rFonts w:cstheme="minorHAnsi"/>
              </w:rPr>
              <w:t>Yes</w:t>
            </w:r>
          </w:p>
        </w:tc>
        <w:tc>
          <w:tcPr>
            <w:tcW w:w="2982" w:type="dxa"/>
          </w:tcPr>
          <w:p w14:paraId="5E70B467" w14:textId="77777777" w:rsidR="00EC02F3" w:rsidRPr="005220DB" w:rsidRDefault="00EC02F3">
            <w:pPr>
              <w:rPr>
                <w:rFonts w:cstheme="minorHAnsi"/>
              </w:rPr>
            </w:pPr>
          </w:p>
        </w:tc>
      </w:tr>
      <w:tr w:rsidR="00EC02F3" w14:paraId="0D774C0D" w14:textId="77777777">
        <w:tc>
          <w:tcPr>
            <w:tcW w:w="630" w:type="dxa"/>
          </w:tcPr>
          <w:p w14:paraId="4F36F74E" w14:textId="77777777" w:rsidR="00EC02F3" w:rsidRDefault="00EC02F3">
            <w:pPr>
              <w:rPr>
                <w:rFonts w:cstheme="minorHAnsi"/>
              </w:rPr>
            </w:pPr>
            <w:r>
              <w:rPr>
                <w:rFonts w:cstheme="minorHAnsi"/>
              </w:rPr>
              <w:t>3</w:t>
            </w:r>
          </w:p>
        </w:tc>
        <w:tc>
          <w:tcPr>
            <w:tcW w:w="1627" w:type="dxa"/>
          </w:tcPr>
          <w:p w14:paraId="0ABA3E96" w14:textId="77777777" w:rsidR="00EC02F3" w:rsidRDefault="00EC02F3">
            <w:pPr>
              <w:rPr>
                <w:rFonts w:cstheme="minorHAnsi"/>
              </w:rPr>
            </w:pPr>
            <w:r>
              <w:rPr>
                <w:rFonts w:cstheme="minorHAnsi"/>
              </w:rPr>
              <w:t>Captcha</w:t>
            </w:r>
          </w:p>
        </w:tc>
        <w:tc>
          <w:tcPr>
            <w:tcW w:w="992" w:type="dxa"/>
          </w:tcPr>
          <w:p w14:paraId="25FFAC67" w14:textId="77777777" w:rsidR="00EC02F3" w:rsidRPr="005220DB" w:rsidRDefault="00EC02F3">
            <w:pPr>
              <w:rPr>
                <w:rFonts w:cstheme="minorHAnsi"/>
              </w:rPr>
            </w:pPr>
            <w:r>
              <w:rPr>
                <w:rFonts w:cstheme="minorHAnsi"/>
              </w:rPr>
              <w:t>Text</w:t>
            </w:r>
          </w:p>
        </w:tc>
        <w:tc>
          <w:tcPr>
            <w:tcW w:w="1611" w:type="dxa"/>
          </w:tcPr>
          <w:p w14:paraId="5C85AFD3" w14:textId="77777777" w:rsidR="00EC02F3" w:rsidRPr="005220DB" w:rsidRDefault="00EC02F3">
            <w:pPr>
              <w:rPr>
                <w:rFonts w:cstheme="minorHAnsi"/>
              </w:rPr>
            </w:pPr>
            <w:r>
              <w:rPr>
                <w:rFonts w:cstheme="minorHAnsi"/>
              </w:rPr>
              <w:t>Alphanumeric</w:t>
            </w:r>
          </w:p>
        </w:tc>
        <w:tc>
          <w:tcPr>
            <w:tcW w:w="810" w:type="dxa"/>
          </w:tcPr>
          <w:p w14:paraId="0FB72BA4" w14:textId="77777777" w:rsidR="00EC02F3" w:rsidRDefault="00EC02F3">
            <w:pPr>
              <w:rPr>
                <w:rFonts w:cstheme="minorHAnsi"/>
              </w:rPr>
            </w:pPr>
            <w:r>
              <w:rPr>
                <w:rFonts w:cstheme="minorHAnsi"/>
              </w:rPr>
              <w:t>9</w:t>
            </w:r>
          </w:p>
        </w:tc>
        <w:tc>
          <w:tcPr>
            <w:tcW w:w="1260" w:type="dxa"/>
          </w:tcPr>
          <w:p w14:paraId="0111DAF8" w14:textId="77777777" w:rsidR="00EC02F3" w:rsidRPr="005220DB" w:rsidRDefault="00EC02F3">
            <w:pPr>
              <w:rPr>
                <w:rFonts w:cstheme="minorHAnsi"/>
              </w:rPr>
            </w:pPr>
            <w:r>
              <w:rPr>
                <w:rFonts w:cstheme="minorHAnsi"/>
              </w:rPr>
              <w:t>Yes</w:t>
            </w:r>
          </w:p>
        </w:tc>
        <w:tc>
          <w:tcPr>
            <w:tcW w:w="2982" w:type="dxa"/>
          </w:tcPr>
          <w:p w14:paraId="250A0BE6" w14:textId="77777777" w:rsidR="00EC02F3" w:rsidRPr="005220DB" w:rsidRDefault="00EC02F3">
            <w:pPr>
              <w:rPr>
                <w:rFonts w:cstheme="minorHAnsi"/>
              </w:rPr>
            </w:pPr>
            <w:r>
              <w:rPr>
                <w:rFonts w:cstheme="minorHAnsi"/>
              </w:rPr>
              <w:t xml:space="preserve">The field is configurable. We define whether to enable or disable Captcha. </w:t>
            </w:r>
          </w:p>
        </w:tc>
      </w:tr>
      <w:tr w:rsidR="00EC02F3" w14:paraId="0B9B47BF" w14:textId="77777777">
        <w:tc>
          <w:tcPr>
            <w:tcW w:w="630" w:type="dxa"/>
          </w:tcPr>
          <w:p w14:paraId="34AD575E" w14:textId="77777777" w:rsidR="00EC02F3" w:rsidRPr="005220DB" w:rsidRDefault="00EC02F3">
            <w:pPr>
              <w:rPr>
                <w:rFonts w:cstheme="minorHAnsi"/>
              </w:rPr>
            </w:pPr>
            <w:r>
              <w:rPr>
                <w:rFonts w:cstheme="minorHAnsi"/>
              </w:rPr>
              <w:t>4</w:t>
            </w:r>
          </w:p>
        </w:tc>
        <w:tc>
          <w:tcPr>
            <w:tcW w:w="1627" w:type="dxa"/>
          </w:tcPr>
          <w:p w14:paraId="78FD7BA9" w14:textId="77777777" w:rsidR="00EC02F3" w:rsidRPr="005220DB" w:rsidRDefault="00EC02F3">
            <w:pPr>
              <w:rPr>
                <w:rFonts w:cstheme="minorHAnsi"/>
              </w:rPr>
            </w:pPr>
            <w:r>
              <w:rPr>
                <w:rFonts w:cstheme="minorHAnsi"/>
              </w:rPr>
              <w:t>Cancel</w:t>
            </w:r>
          </w:p>
        </w:tc>
        <w:tc>
          <w:tcPr>
            <w:tcW w:w="992" w:type="dxa"/>
          </w:tcPr>
          <w:p w14:paraId="2F7E0808" w14:textId="77777777" w:rsidR="00EC02F3" w:rsidRPr="005220DB" w:rsidRDefault="00EC02F3">
            <w:pPr>
              <w:rPr>
                <w:rFonts w:cstheme="minorHAnsi"/>
              </w:rPr>
            </w:pPr>
            <w:r>
              <w:rPr>
                <w:rFonts w:cstheme="minorHAnsi"/>
              </w:rPr>
              <w:t>Button</w:t>
            </w:r>
          </w:p>
        </w:tc>
        <w:tc>
          <w:tcPr>
            <w:tcW w:w="1611" w:type="dxa"/>
          </w:tcPr>
          <w:p w14:paraId="1106DFEB" w14:textId="77777777" w:rsidR="00EC02F3" w:rsidRPr="005220DB" w:rsidRDefault="00EC02F3">
            <w:pPr>
              <w:rPr>
                <w:rFonts w:cstheme="minorHAnsi"/>
              </w:rPr>
            </w:pPr>
            <w:r>
              <w:rPr>
                <w:rFonts w:cstheme="minorHAnsi"/>
              </w:rPr>
              <w:t>NA</w:t>
            </w:r>
          </w:p>
        </w:tc>
        <w:tc>
          <w:tcPr>
            <w:tcW w:w="810" w:type="dxa"/>
          </w:tcPr>
          <w:p w14:paraId="4FC8F903" w14:textId="77777777" w:rsidR="00EC02F3" w:rsidRPr="005220DB" w:rsidRDefault="00EC02F3">
            <w:pPr>
              <w:rPr>
                <w:rFonts w:cstheme="minorHAnsi"/>
              </w:rPr>
            </w:pPr>
            <w:r>
              <w:rPr>
                <w:rFonts w:cstheme="minorHAnsi"/>
              </w:rPr>
              <w:t>NA</w:t>
            </w:r>
          </w:p>
        </w:tc>
        <w:tc>
          <w:tcPr>
            <w:tcW w:w="1260" w:type="dxa"/>
          </w:tcPr>
          <w:p w14:paraId="6C05BC3B" w14:textId="77777777" w:rsidR="00EC02F3" w:rsidRPr="005220DB" w:rsidRDefault="00EC02F3">
            <w:pPr>
              <w:rPr>
                <w:rFonts w:cstheme="minorHAnsi"/>
              </w:rPr>
            </w:pPr>
            <w:r>
              <w:rPr>
                <w:rFonts w:cstheme="minorHAnsi"/>
              </w:rPr>
              <w:t>No</w:t>
            </w:r>
          </w:p>
        </w:tc>
        <w:tc>
          <w:tcPr>
            <w:tcW w:w="2982" w:type="dxa"/>
          </w:tcPr>
          <w:p w14:paraId="331322F6" w14:textId="77777777" w:rsidR="00EC02F3" w:rsidRDefault="00EC02F3">
            <w:pPr>
              <w:rPr>
                <w:rFonts w:cstheme="minorHAnsi"/>
              </w:rPr>
            </w:pPr>
            <w:r>
              <w:rPr>
                <w:rFonts w:cstheme="minorHAnsi"/>
              </w:rPr>
              <w:t>On click the button, app will prompt “Do you want to cancel the progress? With an option Yes and No”.</w:t>
            </w:r>
          </w:p>
          <w:p w14:paraId="00311734" w14:textId="77777777" w:rsidR="00EC02F3" w:rsidRDefault="00EC02F3">
            <w:pPr>
              <w:rPr>
                <w:rFonts w:cstheme="minorHAnsi"/>
              </w:rPr>
            </w:pPr>
            <w:r>
              <w:rPr>
                <w:rFonts w:cstheme="minorHAnsi"/>
              </w:rPr>
              <w:t xml:space="preserve">On click Yes, app will redirect to the main screen.  </w:t>
            </w:r>
          </w:p>
          <w:p w14:paraId="7653E594" w14:textId="77777777" w:rsidR="00EC02F3" w:rsidRPr="005220DB" w:rsidRDefault="00EC02F3">
            <w:pPr>
              <w:rPr>
                <w:rFonts w:cstheme="minorHAnsi"/>
              </w:rPr>
            </w:pPr>
            <w:r>
              <w:rPr>
                <w:rFonts w:cstheme="minorHAnsi"/>
              </w:rPr>
              <w:t>On click No, app will remain in the same screen and user can resume further.</w:t>
            </w:r>
          </w:p>
        </w:tc>
      </w:tr>
      <w:tr w:rsidR="00EC02F3" w14:paraId="7C0677A1" w14:textId="77777777">
        <w:tc>
          <w:tcPr>
            <w:tcW w:w="630" w:type="dxa"/>
          </w:tcPr>
          <w:p w14:paraId="5F1C1851" w14:textId="77777777" w:rsidR="00EC02F3" w:rsidRPr="005220DB" w:rsidRDefault="00EC02F3">
            <w:pPr>
              <w:rPr>
                <w:rFonts w:cstheme="minorHAnsi"/>
              </w:rPr>
            </w:pPr>
            <w:r>
              <w:rPr>
                <w:rFonts w:cstheme="minorHAnsi"/>
              </w:rPr>
              <w:t>5</w:t>
            </w:r>
          </w:p>
        </w:tc>
        <w:tc>
          <w:tcPr>
            <w:tcW w:w="1627" w:type="dxa"/>
          </w:tcPr>
          <w:p w14:paraId="53DDC287" w14:textId="77777777" w:rsidR="00EC02F3" w:rsidRPr="005220DB" w:rsidRDefault="00EC02F3">
            <w:pPr>
              <w:rPr>
                <w:rFonts w:cstheme="minorHAnsi"/>
              </w:rPr>
            </w:pPr>
            <w:r>
              <w:rPr>
                <w:rFonts w:cstheme="minorHAnsi"/>
              </w:rPr>
              <w:t>Continue</w:t>
            </w:r>
          </w:p>
        </w:tc>
        <w:tc>
          <w:tcPr>
            <w:tcW w:w="992" w:type="dxa"/>
          </w:tcPr>
          <w:p w14:paraId="7D7C8C7B" w14:textId="77777777" w:rsidR="00EC02F3" w:rsidRPr="005220DB" w:rsidRDefault="00EC02F3">
            <w:pPr>
              <w:rPr>
                <w:rFonts w:cstheme="minorHAnsi"/>
              </w:rPr>
            </w:pPr>
            <w:r>
              <w:rPr>
                <w:rFonts w:cstheme="minorHAnsi"/>
              </w:rPr>
              <w:t>Button</w:t>
            </w:r>
          </w:p>
        </w:tc>
        <w:tc>
          <w:tcPr>
            <w:tcW w:w="1611" w:type="dxa"/>
          </w:tcPr>
          <w:p w14:paraId="2E2649EA" w14:textId="77777777" w:rsidR="00EC02F3" w:rsidRPr="005220DB" w:rsidRDefault="00EC02F3">
            <w:pPr>
              <w:rPr>
                <w:rFonts w:cstheme="minorHAnsi"/>
              </w:rPr>
            </w:pPr>
            <w:r>
              <w:rPr>
                <w:rFonts w:cstheme="minorHAnsi"/>
              </w:rPr>
              <w:t>NA</w:t>
            </w:r>
          </w:p>
        </w:tc>
        <w:tc>
          <w:tcPr>
            <w:tcW w:w="810" w:type="dxa"/>
          </w:tcPr>
          <w:p w14:paraId="0DEE59F9" w14:textId="77777777" w:rsidR="00EC02F3" w:rsidRPr="005220DB" w:rsidRDefault="00EC02F3">
            <w:pPr>
              <w:rPr>
                <w:rFonts w:cstheme="minorHAnsi"/>
              </w:rPr>
            </w:pPr>
            <w:r>
              <w:rPr>
                <w:rFonts w:cstheme="minorHAnsi"/>
              </w:rPr>
              <w:t>NA</w:t>
            </w:r>
          </w:p>
        </w:tc>
        <w:tc>
          <w:tcPr>
            <w:tcW w:w="1260" w:type="dxa"/>
          </w:tcPr>
          <w:p w14:paraId="0BFE4F45" w14:textId="77777777" w:rsidR="00EC02F3" w:rsidRPr="005220DB" w:rsidRDefault="00EC02F3">
            <w:pPr>
              <w:rPr>
                <w:rFonts w:cstheme="minorHAnsi"/>
              </w:rPr>
            </w:pPr>
            <w:r>
              <w:rPr>
                <w:rFonts w:cstheme="minorHAnsi"/>
              </w:rPr>
              <w:t>No</w:t>
            </w:r>
          </w:p>
        </w:tc>
        <w:tc>
          <w:tcPr>
            <w:tcW w:w="2982" w:type="dxa"/>
          </w:tcPr>
          <w:p w14:paraId="3633CB2E" w14:textId="77777777" w:rsidR="00EC02F3" w:rsidRPr="005220DB" w:rsidRDefault="00EC02F3">
            <w:pPr>
              <w:rPr>
                <w:rFonts w:cstheme="minorHAnsi"/>
              </w:rPr>
            </w:pPr>
            <w:r>
              <w:rPr>
                <w:rFonts w:cstheme="minorHAnsi"/>
              </w:rPr>
              <w:t>On click the button, app will navigate to the next screen.</w:t>
            </w:r>
          </w:p>
        </w:tc>
      </w:tr>
    </w:tbl>
    <w:p w14:paraId="1F28461D" w14:textId="77777777" w:rsidR="00EC02F3" w:rsidRDefault="00EC02F3" w:rsidP="00EC02F3">
      <w:pPr>
        <w:ind w:firstLine="720"/>
        <w:jc w:val="both"/>
        <w:rPr>
          <w:rFonts w:cstheme="minorHAnsi"/>
          <w:b/>
          <w:bCs/>
          <w:sz w:val="24"/>
          <w:szCs w:val="24"/>
        </w:rPr>
      </w:pPr>
      <w:r w:rsidRPr="00322D95">
        <w:rPr>
          <w:rFonts w:cstheme="minorHAnsi"/>
          <w:b/>
          <w:bCs/>
          <w:sz w:val="24"/>
          <w:szCs w:val="24"/>
        </w:rPr>
        <w:lastRenderedPageBreak/>
        <w:t>APIs</w:t>
      </w:r>
    </w:p>
    <w:p w14:paraId="67168C4B" w14:textId="77777777" w:rsidR="00EC02F3" w:rsidRDefault="00EC02F3" w:rsidP="00EC02F3">
      <w:pPr>
        <w:pStyle w:val="ListParagraph"/>
        <w:numPr>
          <w:ilvl w:val="0"/>
          <w:numId w:val="17"/>
        </w:numPr>
        <w:jc w:val="both"/>
        <w:rPr>
          <w:rFonts w:cstheme="minorHAnsi"/>
          <w:sz w:val="24"/>
          <w:szCs w:val="24"/>
        </w:rPr>
      </w:pPr>
      <w:r w:rsidRPr="00322D95">
        <w:rPr>
          <w:rFonts w:cstheme="minorHAnsi"/>
          <w:sz w:val="24"/>
          <w:szCs w:val="24"/>
        </w:rPr>
        <w:t>Card validation API will be invoked to validate the entered card details.</w:t>
      </w:r>
    </w:p>
    <w:p w14:paraId="6710F734" w14:textId="77777777" w:rsidR="00EC02F3" w:rsidRPr="00163FA5" w:rsidRDefault="00EC02F3" w:rsidP="00EC02F3">
      <w:pPr>
        <w:pStyle w:val="ListParagraph"/>
        <w:numPr>
          <w:ilvl w:val="0"/>
          <w:numId w:val="17"/>
        </w:numPr>
        <w:jc w:val="both"/>
        <w:rPr>
          <w:rFonts w:cstheme="minorHAnsi"/>
          <w:sz w:val="24"/>
          <w:szCs w:val="24"/>
        </w:rPr>
      </w:pPr>
      <w:r w:rsidRPr="00163FA5">
        <w:rPr>
          <w:rFonts w:cstheme="minorHAnsi"/>
          <w:sz w:val="24"/>
          <w:szCs w:val="24"/>
        </w:rPr>
        <w:t>Upon successful validation of the card details, app will trigger the OTP to the registered mobile and email address and then navigates to the next screen.</w:t>
      </w:r>
    </w:p>
    <w:p w14:paraId="10E87D8E" w14:textId="77777777" w:rsidR="00EC02F3" w:rsidRPr="00163FA5" w:rsidRDefault="00EC02F3" w:rsidP="00EC02F3">
      <w:pPr>
        <w:ind w:firstLine="360"/>
        <w:jc w:val="both"/>
        <w:rPr>
          <w:rFonts w:cstheme="minorHAnsi"/>
          <w:b/>
          <w:bCs/>
          <w:sz w:val="24"/>
          <w:szCs w:val="24"/>
        </w:rPr>
      </w:pPr>
      <w:r w:rsidRPr="00163FA5">
        <w:rPr>
          <w:rFonts w:cstheme="minorHAnsi"/>
          <w:b/>
          <w:bCs/>
          <w:sz w:val="24"/>
          <w:szCs w:val="24"/>
        </w:rPr>
        <w:t>Screen 2:</w:t>
      </w:r>
    </w:p>
    <w:p w14:paraId="42256722" w14:textId="77777777" w:rsidR="00EC02F3" w:rsidRDefault="00EC02F3" w:rsidP="00EC02F3">
      <w:pPr>
        <w:pStyle w:val="ListParagraph"/>
        <w:numPr>
          <w:ilvl w:val="0"/>
          <w:numId w:val="20"/>
        </w:numPr>
        <w:rPr>
          <w:rFonts w:cstheme="minorHAnsi"/>
          <w:sz w:val="24"/>
          <w:szCs w:val="24"/>
        </w:rPr>
      </w:pPr>
      <w:r w:rsidRPr="00163FA5">
        <w:rPr>
          <w:rFonts w:cstheme="minorHAnsi"/>
          <w:sz w:val="24"/>
          <w:szCs w:val="24"/>
        </w:rPr>
        <w:t>Enter OTP, User to enter OTP “One Time Password” sent to registered mobile number ending with xxxxxxxx12</w:t>
      </w:r>
    </w:p>
    <w:p w14:paraId="2FF2662F" w14:textId="77777777" w:rsidR="00EC02F3" w:rsidRPr="00163FA5" w:rsidRDefault="00EC02F3" w:rsidP="00EC02F3">
      <w:pPr>
        <w:pStyle w:val="ListParagraph"/>
        <w:numPr>
          <w:ilvl w:val="0"/>
          <w:numId w:val="20"/>
        </w:numPr>
        <w:rPr>
          <w:rFonts w:cstheme="minorHAnsi"/>
          <w:sz w:val="24"/>
          <w:szCs w:val="24"/>
        </w:rPr>
      </w:pPr>
      <w:r w:rsidRPr="00163FA5">
        <w:rPr>
          <w:rFonts w:cstheme="minorHAnsi"/>
          <w:sz w:val="24"/>
          <w:szCs w:val="24"/>
        </w:rPr>
        <w:t xml:space="preserve">Upon Success, customer can go for next screen. </w:t>
      </w:r>
    </w:p>
    <w:tbl>
      <w:tblPr>
        <w:tblStyle w:val="TableGrid"/>
        <w:tblW w:w="10053" w:type="dxa"/>
        <w:tblInd w:w="421" w:type="dxa"/>
        <w:tblLayout w:type="fixed"/>
        <w:tblLook w:val="04A0" w:firstRow="1" w:lastRow="0" w:firstColumn="1" w:lastColumn="0" w:noHBand="0" w:noVBand="1"/>
      </w:tblPr>
      <w:tblGrid>
        <w:gridCol w:w="630"/>
        <w:gridCol w:w="1980"/>
        <w:gridCol w:w="1080"/>
        <w:gridCol w:w="1260"/>
        <w:gridCol w:w="810"/>
        <w:gridCol w:w="1260"/>
        <w:gridCol w:w="3033"/>
      </w:tblGrid>
      <w:tr w:rsidR="00EC02F3" w14:paraId="0FC79B19" w14:textId="77777777">
        <w:tc>
          <w:tcPr>
            <w:tcW w:w="630" w:type="dxa"/>
            <w:shd w:val="clear" w:color="auto" w:fill="DEEAF6" w:themeFill="accent1" w:themeFillTint="33"/>
          </w:tcPr>
          <w:p w14:paraId="0146E2F5" w14:textId="77777777" w:rsidR="00EC02F3" w:rsidRPr="00262A90" w:rsidRDefault="00EC02F3">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177D883B" w14:textId="77777777" w:rsidR="00EC02F3" w:rsidRPr="00262A90" w:rsidRDefault="00EC02F3">
            <w:pPr>
              <w:rPr>
                <w:rFonts w:cstheme="minorHAnsi"/>
                <w:b/>
                <w:bCs/>
              </w:rPr>
            </w:pPr>
            <w:r w:rsidRPr="00262A90">
              <w:rPr>
                <w:rFonts w:cstheme="minorHAnsi"/>
                <w:b/>
                <w:bCs/>
              </w:rPr>
              <w:t>Field Name</w:t>
            </w:r>
          </w:p>
        </w:tc>
        <w:tc>
          <w:tcPr>
            <w:tcW w:w="1080" w:type="dxa"/>
            <w:shd w:val="clear" w:color="auto" w:fill="DEEAF6" w:themeFill="accent1" w:themeFillTint="33"/>
          </w:tcPr>
          <w:p w14:paraId="45DFEDE4" w14:textId="77777777" w:rsidR="00EC02F3" w:rsidRPr="00262A90" w:rsidRDefault="00EC02F3">
            <w:pPr>
              <w:rPr>
                <w:rFonts w:cstheme="minorHAnsi"/>
                <w:b/>
                <w:bCs/>
              </w:rPr>
            </w:pPr>
            <w:r w:rsidRPr="00262A90">
              <w:rPr>
                <w:rFonts w:cstheme="minorHAnsi"/>
                <w:b/>
                <w:bCs/>
              </w:rPr>
              <w:t>Data Type</w:t>
            </w:r>
          </w:p>
        </w:tc>
        <w:tc>
          <w:tcPr>
            <w:tcW w:w="1260" w:type="dxa"/>
            <w:shd w:val="clear" w:color="auto" w:fill="DEEAF6" w:themeFill="accent1" w:themeFillTint="33"/>
          </w:tcPr>
          <w:p w14:paraId="3AB61A7C" w14:textId="77777777" w:rsidR="00EC02F3" w:rsidRPr="00262A90" w:rsidRDefault="00EC02F3">
            <w:pPr>
              <w:rPr>
                <w:rFonts w:cstheme="minorHAnsi"/>
                <w:b/>
                <w:bCs/>
              </w:rPr>
            </w:pPr>
            <w:r w:rsidRPr="00262A90">
              <w:rPr>
                <w:rFonts w:cstheme="minorHAnsi"/>
                <w:b/>
                <w:bCs/>
              </w:rPr>
              <w:t>Validations</w:t>
            </w:r>
          </w:p>
        </w:tc>
        <w:tc>
          <w:tcPr>
            <w:tcW w:w="810" w:type="dxa"/>
            <w:shd w:val="clear" w:color="auto" w:fill="DEEAF6" w:themeFill="accent1" w:themeFillTint="33"/>
          </w:tcPr>
          <w:p w14:paraId="7722D053" w14:textId="77777777" w:rsidR="00EC02F3" w:rsidRPr="00262A90" w:rsidRDefault="00EC02F3">
            <w:pPr>
              <w:rPr>
                <w:rFonts w:cstheme="minorHAnsi"/>
                <w:b/>
                <w:bCs/>
              </w:rPr>
            </w:pPr>
            <w:r w:rsidRPr="00262A90">
              <w:rPr>
                <w:rFonts w:cstheme="minorHAnsi"/>
                <w:b/>
                <w:bCs/>
              </w:rPr>
              <w:t>Length</w:t>
            </w:r>
          </w:p>
        </w:tc>
        <w:tc>
          <w:tcPr>
            <w:tcW w:w="1260" w:type="dxa"/>
            <w:shd w:val="clear" w:color="auto" w:fill="DEEAF6" w:themeFill="accent1" w:themeFillTint="33"/>
          </w:tcPr>
          <w:p w14:paraId="0D9EF2B9" w14:textId="77777777" w:rsidR="00EC02F3" w:rsidRPr="00262A90" w:rsidRDefault="00EC02F3">
            <w:pPr>
              <w:rPr>
                <w:rFonts w:cstheme="minorHAnsi"/>
                <w:b/>
                <w:bCs/>
              </w:rPr>
            </w:pPr>
            <w:r w:rsidRPr="00262A90">
              <w:rPr>
                <w:rFonts w:cstheme="minorHAnsi"/>
                <w:b/>
                <w:bCs/>
              </w:rPr>
              <w:t>Mandatory</w:t>
            </w:r>
          </w:p>
        </w:tc>
        <w:tc>
          <w:tcPr>
            <w:tcW w:w="3033" w:type="dxa"/>
            <w:shd w:val="clear" w:color="auto" w:fill="DEEAF6" w:themeFill="accent1" w:themeFillTint="33"/>
          </w:tcPr>
          <w:p w14:paraId="25D24C58" w14:textId="77777777" w:rsidR="00EC02F3" w:rsidRPr="00262A90" w:rsidRDefault="00EC02F3">
            <w:pPr>
              <w:rPr>
                <w:rFonts w:cstheme="minorHAnsi"/>
                <w:b/>
                <w:bCs/>
              </w:rPr>
            </w:pPr>
            <w:r w:rsidRPr="00262A90">
              <w:rPr>
                <w:rFonts w:cstheme="minorHAnsi"/>
                <w:b/>
                <w:bCs/>
              </w:rPr>
              <w:t>Comments</w:t>
            </w:r>
          </w:p>
        </w:tc>
      </w:tr>
      <w:tr w:rsidR="00EC02F3" w14:paraId="795FDC54" w14:textId="77777777">
        <w:tc>
          <w:tcPr>
            <w:tcW w:w="630" w:type="dxa"/>
          </w:tcPr>
          <w:p w14:paraId="7795BA5D" w14:textId="77777777" w:rsidR="00EC02F3" w:rsidRPr="005220DB" w:rsidRDefault="00EC02F3">
            <w:pPr>
              <w:rPr>
                <w:rFonts w:cstheme="minorHAnsi"/>
              </w:rPr>
            </w:pPr>
            <w:r w:rsidRPr="005220DB">
              <w:rPr>
                <w:rFonts w:cstheme="minorHAnsi"/>
              </w:rPr>
              <w:t>1</w:t>
            </w:r>
          </w:p>
        </w:tc>
        <w:tc>
          <w:tcPr>
            <w:tcW w:w="1980" w:type="dxa"/>
          </w:tcPr>
          <w:p w14:paraId="461B6909" w14:textId="77777777" w:rsidR="00EC02F3" w:rsidRPr="005220DB" w:rsidRDefault="00EC02F3">
            <w:pPr>
              <w:rPr>
                <w:rFonts w:cstheme="minorHAnsi"/>
              </w:rPr>
            </w:pPr>
            <w:r>
              <w:rPr>
                <w:rFonts w:cstheme="minorHAnsi"/>
              </w:rPr>
              <w:t>OTP</w:t>
            </w:r>
          </w:p>
        </w:tc>
        <w:tc>
          <w:tcPr>
            <w:tcW w:w="1080" w:type="dxa"/>
          </w:tcPr>
          <w:p w14:paraId="249963CD" w14:textId="77777777" w:rsidR="00EC02F3" w:rsidRPr="005220DB" w:rsidRDefault="00EC02F3">
            <w:pPr>
              <w:rPr>
                <w:rFonts w:cstheme="minorHAnsi"/>
              </w:rPr>
            </w:pPr>
            <w:r>
              <w:rPr>
                <w:rFonts w:cstheme="minorHAnsi"/>
              </w:rPr>
              <w:t>Text</w:t>
            </w:r>
          </w:p>
        </w:tc>
        <w:tc>
          <w:tcPr>
            <w:tcW w:w="1260" w:type="dxa"/>
          </w:tcPr>
          <w:p w14:paraId="2B9667AC" w14:textId="77777777" w:rsidR="00EC02F3" w:rsidRPr="005220DB" w:rsidRDefault="00EC02F3">
            <w:pPr>
              <w:rPr>
                <w:rFonts w:cstheme="minorHAnsi"/>
              </w:rPr>
            </w:pPr>
            <w:r>
              <w:rPr>
                <w:rFonts w:cstheme="minorHAnsi"/>
              </w:rPr>
              <w:t>Numeric</w:t>
            </w:r>
          </w:p>
        </w:tc>
        <w:tc>
          <w:tcPr>
            <w:tcW w:w="810" w:type="dxa"/>
          </w:tcPr>
          <w:p w14:paraId="4413EDCD" w14:textId="77777777" w:rsidR="00EC02F3" w:rsidRPr="005220DB" w:rsidRDefault="00EC02F3">
            <w:pPr>
              <w:rPr>
                <w:rFonts w:cstheme="minorHAnsi"/>
              </w:rPr>
            </w:pPr>
            <w:r>
              <w:rPr>
                <w:rFonts w:cstheme="minorHAnsi"/>
              </w:rPr>
              <w:t>6</w:t>
            </w:r>
          </w:p>
        </w:tc>
        <w:tc>
          <w:tcPr>
            <w:tcW w:w="1260" w:type="dxa"/>
          </w:tcPr>
          <w:p w14:paraId="4B96B3C7" w14:textId="77777777" w:rsidR="00EC02F3" w:rsidRPr="005220DB" w:rsidRDefault="00EC02F3">
            <w:pPr>
              <w:rPr>
                <w:rFonts w:cstheme="minorHAnsi"/>
              </w:rPr>
            </w:pPr>
            <w:r w:rsidRPr="005220DB">
              <w:rPr>
                <w:rFonts w:cstheme="minorHAnsi"/>
              </w:rPr>
              <w:t>Yes</w:t>
            </w:r>
          </w:p>
        </w:tc>
        <w:tc>
          <w:tcPr>
            <w:tcW w:w="3033" w:type="dxa"/>
          </w:tcPr>
          <w:p w14:paraId="6F7BBF1E" w14:textId="77777777" w:rsidR="00EC02F3" w:rsidRPr="005220DB" w:rsidRDefault="00EC02F3">
            <w:pPr>
              <w:rPr>
                <w:rFonts w:cstheme="minorHAnsi"/>
              </w:rPr>
            </w:pPr>
          </w:p>
        </w:tc>
      </w:tr>
      <w:tr w:rsidR="00EC02F3" w14:paraId="7AE474EA" w14:textId="77777777">
        <w:tc>
          <w:tcPr>
            <w:tcW w:w="630" w:type="dxa"/>
          </w:tcPr>
          <w:p w14:paraId="6D947B39" w14:textId="77777777" w:rsidR="00EC02F3" w:rsidRPr="005220DB" w:rsidRDefault="00EC02F3">
            <w:pPr>
              <w:rPr>
                <w:rFonts w:cstheme="minorHAnsi"/>
              </w:rPr>
            </w:pPr>
            <w:r w:rsidRPr="005220DB">
              <w:rPr>
                <w:rFonts w:cstheme="minorHAnsi"/>
              </w:rPr>
              <w:t>2</w:t>
            </w:r>
          </w:p>
        </w:tc>
        <w:tc>
          <w:tcPr>
            <w:tcW w:w="1980" w:type="dxa"/>
          </w:tcPr>
          <w:p w14:paraId="74482B85" w14:textId="77777777" w:rsidR="00EC02F3" w:rsidRPr="005220DB" w:rsidRDefault="00EC02F3">
            <w:pPr>
              <w:rPr>
                <w:rFonts w:cstheme="minorHAnsi"/>
              </w:rPr>
            </w:pPr>
            <w:r>
              <w:rPr>
                <w:rFonts w:cstheme="minorHAnsi"/>
              </w:rPr>
              <w:t>Regenerate OTP</w:t>
            </w:r>
          </w:p>
        </w:tc>
        <w:tc>
          <w:tcPr>
            <w:tcW w:w="1080" w:type="dxa"/>
          </w:tcPr>
          <w:p w14:paraId="0FBA8A3A" w14:textId="77777777" w:rsidR="00EC02F3" w:rsidRPr="005220DB" w:rsidRDefault="00EC02F3">
            <w:pPr>
              <w:rPr>
                <w:rFonts w:cstheme="minorHAnsi"/>
              </w:rPr>
            </w:pPr>
            <w:r>
              <w:rPr>
                <w:rFonts w:cstheme="minorHAnsi"/>
              </w:rPr>
              <w:t>Link</w:t>
            </w:r>
          </w:p>
        </w:tc>
        <w:tc>
          <w:tcPr>
            <w:tcW w:w="1260" w:type="dxa"/>
          </w:tcPr>
          <w:p w14:paraId="02557EC2" w14:textId="77777777" w:rsidR="00EC02F3" w:rsidRPr="005220DB" w:rsidRDefault="00EC02F3">
            <w:pPr>
              <w:rPr>
                <w:rFonts w:cstheme="minorHAnsi"/>
              </w:rPr>
            </w:pPr>
            <w:r>
              <w:rPr>
                <w:rFonts w:cstheme="minorHAnsi"/>
              </w:rPr>
              <w:t>NA</w:t>
            </w:r>
          </w:p>
        </w:tc>
        <w:tc>
          <w:tcPr>
            <w:tcW w:w="810" w:type="dxa"/>
          </w:tcPr>
          <w:p w14:paraId="24EC87FC" w14:textId="77777777" w:rsidR="00EC02F3" w:rsidRPr="005220DB" w:rsidRDefault="00EC02F3">
            <w:pPr>
              <w:rPr>
                <w:rFonts w:cstheme="minorHAnsi"/>
              </w:rPr>
            </w:pPr>
            <w:r>
              <w:rPr>
                <w:rFonts w:cstheme="minorHAnsi"/>
              </w:rPr>
              <w:t>NA</w:t>
            </w:r>
          </w:p>
        </w:tc>
        <w:tc>
          <w:tcPr>
            <w:tcW w:w="1260" w:type="dxa"/>
          </w:tcPr>
          <w:p w14:paraId="2129882C" w14:textId="77777777" w:rsidR="00EC02F3" w:rsidRPr="005220DB" w:rsidRDefault="00EC02F3">
            <w:pPr>
              <w:rPr>
                <w:rFonts w:cstheme="minorHAnsi"/>
              </w:rPr>
            </w:pPr>
            <w:r>
              <w:rPr>
                <w:rFonts w:cstheme="minorHAnsi"/>
              </w:rPr>
              <w:t>No</w:t>
            </w:r>
          </w:p>
        </w:tc>
        <w:tc>
          <w:tcPr>
            <w:tcW w:w="3033" w:type="dxa"/>
          </w:tcPr>
          <w:p w14:paraId="5159BE40" w14:textId="77777777" w:rsidR="00EC02F3" w:rsidRPr="005220DB" w:rsidRDefault="00EC02F3">
            <w:pPr>
              <w:rPr>
                <w:rFonts w:cstheme="minorHAnsi"/>
              </w:rPr>
            </w:pPr>
            <w:r>
              <w:rPr>
                <w:rFonts w:cstheme="minorHAnsi"/>
              </w:rPr>
              <w:t>This link is used to regenerate the OTP.</w:t>
            </w:r>
          </w:p>
        </w:tc>
      </w:tr>
      <w:tr w:rsidR="00EC02F3" w14:paraId="64C2E0E8" w14:textId="77777777">
        <w:tc>
          <w:tcPr>
            <w:tcW w:w="630" w:type="dxa"/>
          </w:tcPr>
          <w:p w14:paraId="296622C8" w14:textId="77777777" w:rsidR="00EC02F3" w:rsidRPr="005220DB" w:rsidRDefault="00EC02F3">
            <w:pPr>
              <w:rPr>
                <w:rFonts w:cstheme="minorHAnsi"/>
              </w:rPr>
            </w:pPr>
            <w:r>
              <w:rPr>
                <w:rFonts w:cstheme="minorHAnsi"/>
              </w:rPr>
              <w:t>3</w:t>
            </w:r>
          </w:p>
        </w:tc>
        <w:tc>
          <w:tcPr>
            <w:tcW w:w="1980" w:type="dxa"/>
          </w:tcPr>
          <w:p w14:paraId="4E510A2D" w14:textId="77777777" w:rsidR="00EC02F3" w:rsidRPr="005220DB" w:rsidRDefault="00EC02F3">
            <w:pPr>
              <w:rPr>
                <w:rFonts w:cstheme="minorHAnsi"/>
              </w:rPr>
            </w:pPr>
            <w:r>
              <w:rPr>
                <w:rFonts w:cstheme="minorHAnsi"/>
              </w:rPr>
              <w:t>Cancel</w:t>
            </w:r>
          </w:p>
        </w:tc>
        <w:tc>
          <w:tcPr>
            <w:tcW w:w="1080" w:type="dxa"/>
          </w:tcPr>
          <w:p w14:paraId="1600510B" w14:textId="77777777" w:rsidR="00EC02F3" w:rsidRPr="005220DB" w:rsidRDefault="00EC02F3">
            <w:pPr>
              <w:rPr>
                <w:rFonts w:cstheme="minorHAnsi"/>
              </w:rPr>
            </w:pPr>
            <w:r>
              <w:rPr>
                <w:rFonts w:cstheme="minorHAnsi"/>
              </w:rPr>
              <w:t>Button</w:t>
            </w:r>
          </w:p>
        </w:tc>
        <w:tc>
          <w:tcPr>
            <w:tcW w:w="1260" w:type="dxa"/>
          </w:tcPr>
          <w:p w14:paraId="2531CDAB" w14:textId="77777777" w:rsidR="00EC02F3" w:rsidRPr="005220DB" w:rsidRDefault="00EC02F3">
            <w:pPr>
              <w:rPr>
                <w:rFonts w:cstheme="minorHAnsi"/>
              </w:rPr>
            </w:pPr>
            <w:r>
              <w:rPr>
                <w:rFonts w:cstheme="minorHAnsi"/>
              </w:rPr>
              <w:t>NA</w:t>
            </w:r>
          </w:p>
        </w:tc>
        <w:tc>
          <w:tcPr>
            <w:tcW w:w="810" w:type="dxa"/>
          </w:tcPr>
          <w:p w14:paraId="02ABD538" w14:textId="77777777" w:rsidR="00EC02F3" w:rsidRPr="005220DB" w:rsidRDefault="00EC02F3">
            <w:pPr>
              <w:rPr>
                <w:rFonts w:cstheme="minorHAnsi"/>
              </w:rPr>
            </w:pPr>
            <w:r>
              <w:rPr>
                <w:rFonts w:cstheme="minorHAnsi"/>
              </w:rPr>
              <w:t>NA</w:t>
            </w:r>
          </w:p>
        </w:tc>
        <w:tc>
          <w:tcPr>
            <w:tcW w:w="1260" w:type="dxa"/>
          </w:tcPr>
          <w:p w14:paraId="151F6C62" w14:textId="77777777" w:rsidR="00EC02F3" w:rsidRPr="005220DB" w:rsidRDefault="00EC02F3">
            <w:pPr>
              <w:rPr>
                <w:rFonts w:cstheme="minorHAnsi"/>
              </w:rPr>
            </w:pPr>
            <w:r>
              <w:rPr>
                <w:rFonts w:cstheme="minorHAnsi"/>
              </w:rPr>
              <w:t>No</w:t>
            </w:r>
          </w:p>
        </w:tc>
        <w:tc>
          <w:tcPr>
            <w:tcW w:w="3033" w:type="dxa"/>
          </w:tcPr>
          <w:p w14:paraId="718DB76E" w14:textId="77777777" w:rsidR="00EC02F3" w:rsidRPr="005220DB" w:rsidRDefault="00EC02F3">
            <w:pPr>
              <w:rPr>
                <w:rFonts w:cstheme="minorHAnsi"/>
              </w:rPr>
            </w:pPr>
          </w:p>
        </w:tc>
      </w:tr>
      <w:tr w:rsidR="00EC02F3" w14:paraId="232665BB" w14:textId="77777777">
        <w:tc>
          <w:tcPr>
            <w:tcW w:w="630" w:type="dxa"/>
          </w:tcPr>
          <w:p w14:paraId="233B1E7E" w14:textId="77777777" w:rsidR="00EC02F3" w:rsidRDefault="00EC02F3">
            <w:pPr>
              <w:rPr>
                <w:rFonts w:cstheme="minorHAnsi"/>
              </w:rPr>
            </w:pPr>
            <w:r>
              <w:rPr>
                <w:rFonts w:cstheme="minorHAnsi"/>
              </w:rPr>
              <w:t>4</w:t>
            </w:r>
          </w:p>
        </w:tc>
        <w:tc>
          <w:tcPr>
            <w:tcW w:w="1980" w:type="dxa"/>
          </w:tcPr>
          <w:p w14:paraId="2E0D8511" w14:textId="77777777" w:rsidR="00EC02F3" w:rsidRDefault="00EC02F3">
            <w:pPr>
              <w:rPr>
                <w:rFonts w:cstheme="minorHAnsi"/>
              </w:rPr>
            </w:pPr>
            <w:r>
              <w:rPr>
                <w:rFonts w:cstheme="minorHAnsi"/>
              </w:rPr>
              <w:t>Submit</w:t>
            </w:r>
          </w:p>
        </w:tc>
        <w:tc>
          <w:tcPr>
            <w:tcW w:w="1080" w:type="dxa"/>
          </w:tcPr>
          <w:p w14:paraId="57B6A6FB" w14:textId="77777777" w:rsidR="00EC02F3" w:rsidRPr="005220DB" w:rsidRDefault="00EC02F3">
            <w:pPr>
              <w:rPr>
                <w:rFonts w:cstheme="minorHAnsi"/>
              </w:rPr>
            </w:pPr>
            <w:r>
              <w:rPr>
                <w:rFonts w:cstheme="minorHAnsi"/>
              </w:rPr>
              <w:t>Button</w:t>
            </w:r>
          </w:p>
        </w:tc>
        <w:tc>
          <w:tcPr>
            <w:tcW w:w="1260" w:type="dxa"/>
          </w:tcPr>
          <w:p w14:paraId="1530C1CE" w14:textId="77777777" w:rsidR="00EC02F3" w:rsidRPr="005220DB" w:rsidRDefault="00EC02F3">
            <w:pPr>
              <w:rPr>
                <w:rFonts w:cstheme="minorHAnsi"/>
              </w:rPr>
            </w:pPr>
            <w:r>
              <w:rPr>
                <w:rFonts w:cstheme="minorHAnsi"/>
              </w:rPr>
              <w:t>NA</w:t>
            </w:r>
          </w:p>
        </w:tc>
        <w:tc>
          <w:tcPr>
            <w:tcW w:w="810" w:type="dxa"/>
          </w:tcPr>
          <w:p w14:paraId="0A87AE6B" w14:textId="77777777" w:rsidR="00EC02F3" w:rsidRDefault="00EC02F3">
            <w:pPr>
              <w:rPr>
                <w:rFonts w:cstheme="minorHAnsi"/>
              </w:rPr>
            </w:pPr>
            <w:r>
              <w:rPr>
                <w:rFonts w:cstheme="minorHAnsi"/>
              </w:rPr>
              <w:t>NA</w:t>
            </w:r>
          </w:p>
        </w:tc>
        <w:tc>
          <w:tcPr>
            <w:tcW w:w="1260" w:type="dxa"/>
          </w:tcPr>
          <w:p w14:paraId="123AE34A" w14:textId="77777777" w:rsidR="00EC02F3" w:rsidRPr="005220DB" w:rsidRDefault="00EC02F3">
            <w:pPr>
              <w:rPr>
                <w:rFonts w:cstheme="minorHAnsi"/>
              </w:rPr>
            </w:pPr>
            <w:r>
              <w:rPr>
                <w:rFonts w:cstheme="minorHAnsi"/>
              </w:rPr>
              <w:t>No</w:t>
            </w:r>
          </w:p>
        </w:tc>
        <w:tc>
          <w:tcPr>
            <w:tcW w:w="3033" w:type="dxa"/>
          </w:tcPr>
          <w:p w14:paraId="782E4BFF" w14:textId="77777777" w:rsidR="00EC02F3" w:rsidRPr="005220DB" w:rsidRDefault="00EC02F3">
            <w:pPr>
              <w:rPr>
                <w:rFonts w:cstheme="minorHAnsi"/>
              </w:rPr>
            </w:pPr>
          </w:p>
        </w:tc>
      </w:tr>
    </w:tbl>
    <w:p w14:paraId="13198696" w14:textId="77777777" w:rsidR="00EC02F3" w:rsidRPr="00163FA5" w:rsidRDefault="00EC02F3" w:rsidP="00EC02F3">
      <w:pPr>
        <w:ind w:firstLine="720"/>
        <w:jc w:val="both"/>
        <w:rPr>
          <w:rFonts w:cstheme="minorHAnsi"/>
          <w:b/>
          <w:bCs/>
          <w:sz w:val="22"/>
          <w:szCs w:val="22"/>
        </w:rPr>
      </w:pPr>
      <w:r w:rsidRPr="00163FA5">
        <w:rPr>
          <w:rFonts w:cstheme="minorHAnsi"/>
          <w:b/>
          <w:bCs/>
          <w:sz w:val="22"/>
          <w:szCs w:val="22"/>
        </w:rPr>
        <w:t>Validations:</w:t>
      </w:r>
    </w:p>
    <w:p w14:paraId="554CDF30" w14:textId="77777777" w:rsidR="00EC02F3" w:rsidRPr="00163FA5" w:rsidRDefault="00EC02F3" w:rsidP="00EC02F3">
      <w:pPr>
        <w:pStyle w:val="ListParagraph"/>
        <w:numPr>
          <w:ilvl w:val="0"/>
          <w:numId w:val="10"/>
        </w:numPr>
        <w:jc w:val="both"/>
        <w:rPr>
          <w:rFonts w:cstheme="minorHAnsi"/>
          <w:sz w:val="22"/>
          <w:szCs w:val="22"/>
        </w:rPr>
      </w:pPr>
      <w:r w:rsidRPr="00163FA5">
        <w:rPr>
          <w:rFonts w:cstheme="minorHAnsi"/>
          <w:sz w:val="22"/>
          <w:szCs w:val="22"/>
        </w:rPr>
        <w:t>If fail for 3 times, OTP will get blocked and inform customer that OTP is blocked and call 600529999 then exit the process.</w:t>
      </w:r>
    </w:p>
    <w:p w14:paraId="011B2535" w14:textId="77777777" w:rsidR="00EC02F3" w:rsidRPr="00163FA5" w:rsidRDefault="00EC02F3" w:rsidP="00EC02F3">
      <w:pPr>
        <w:pStyle w:val="ListParagraph"/>
        <w:numPr>
          <w:ilvl w:val="0"/>
          <w:numId w:val="10"/>
        </w:numPr>
        <w:jc w:val="both"/>
        <w:rPr>
          <w:rFonts w:cstheme="minorHAnsi"/>
          <w:sz w:val="22"/>
          <w:szCs w:val="22"/>
        </w:rPr>
      </w:pPr>
      <w:r w:rsidRPr="00163FA5">
        <w:rPr>
          <w:rFonts w:cstheme="minorHAnsi"/>
          <w:sz w:val="22"/>
          <w:szCs w:val="22"/>
        </w:rPr>
        <w:t xml:space="preserve">If email enabled, for specific customer, customer should get masked email address with notifying customer that OTP sent to Email and SMS </w:t>
      </w:r>
    </w:p>
    <w:p w14:paraId="096F23E5" w14:textId="77777777" w:rsidR="00EC02F3" w:rsidRPr="00163FA5" w:rsidRDefault="00EC02F3" w:rsidP="00EC02F3">
      <w:pPr>
        <w:ind w:firstLine="360"/>
        <w:jc w:val="both"/>
        <w:rPr>
          <w:rFonts w:cstheme="minorHAnsi"/>
          <w:b/>
          <w:bCs/>
          <w:sz w:val="24"/>
          <w:szCs w:val="24"/>
        </w:rPr>
      </w:pPr>
      <w:r w:rsidRPr="00163FA5">
        <w:rPr>
          <w:rFonts w:cstheme="minorHAnsi"/>
          <w:b/>
          <w:bCs/>
          <w:sz w:val="24"/>
          <w:szCs w:val="24"/>
        </w:rPr>
        <w:t>Screen 3:</w:t>
      </w:r>
    </w:p>
    <w:p w14:paraId="07C0C02B" w14:textId="77777777" w:rsidR="00EC02F3" w:rsidRPr="00163FA5" w:rsidRDefault="00EC02F3" w:rsidP="00EC02F3">
      <w:pPr>
        <w:ind w:left="1080"/>
        <w:jc w:val="both"/>
        <w:rPr>
          <w:rFonts w:cstheme="minorHAnsi"/>
          <w:sz w:val="22"/>
          <w:szCs w:val="22"/>
        </w:rPr>
      </w:pPr>
      <w:r w:rsidRPr="00163FA5">
        <w:rPr>
          <w:rFonts w:cstheme="minorHAnsi"/>
          <w:sz w:val="22"/>
          <w:szCs w:val="22"/>
        </w:rPr>
        <w:t>This section is for the user to capture the following details:</w:t>
      </w:r>
    </w:p>
    <w:p w14:paraId="0898E48A" w14:textId="343B8AAE" w:rsidR="00EC02F3" w:rsidRDefault="00EC02F3" w:rsidP="00EC02F3">
      <w:pPr>
        <w:pStyle w:val="ListParagraph"/>
        <w:numPr>
          <w:ilvl w:val="0"/>
          <w:numId w:val="11"/>
        </w:numPr>
        <w:rPr>
          <w:rFonts w:cstheme="minorHAnsi"/>
          <w:sz w:val="24"/>
          <w:szCs w:val="24"/>
        </w:rPr>
      </w:pPr>
      <w:r w:rsidRPr="003247B4">
        <w:rPr>
          <w:rFonts w:cstheme="minorHAnsi"/>
          <w:sz w:val="24"/>
          <w:szCs w:val="24"/>
        </w:rPr>
        <w:t xml:space="preserve">Enter new </w:t>
      </w:r>
      <w:r>
        <w:rPr>
          <w:rFonts w:cstheme="minorHAnsi"/>
          <w:sz w:val="24"/>
          <w:szCs w:val="24"/>
        </w:rPr>
        <w:t>TPIN</w:t>
      </w:r>
    </w:p>
    <w:p w14:paraId="269AC853" w14:textId="1376DC1F" w:rsidR="00EC02F3" w:rsidRPr="00AD5718" w:rsidRDefault="00EC02F3" w:rsidP="00EC02F3">
      <w:pPr>
        <w:pStyle w:val="ListParagraph"/>
        <w:numPr>
          <w:ilvl w:val="0"/>
          <w:numId w:val="11"/>
        </w:numPr>
        <w:rPr>
          <w:rFonts w:cstheme="minorHAnsi"/>
          <w:sz w:val="24"/>
          <w:szCs w:val="24"/>
        </w:rPr>
      </w:pPr>
      <w:r w:rsidRPr="00AD5718">
        <w:rPr>
          <w:rFonts w:cstheme="minorHAnsi"/>
          <w:sz w:val="24"/>
          <w:szCs w:val="24"/>
        </w:rPr>
        <w:t xml:space="preserve">Re-Enter new </w:t>
      </w:r>
      <w:r>
        <w:rPr>
          <w:rFonts w:cstheme="minorHAnsi"/>
          <w:sz w:val="24"/>
          <w:szCs w:val="24"/>
        </w:rPr>
        <w:t>TPIN</w:t>
      </w:r>
    </w:p>
    <w:tbl>
      <w:tblPr>
        <w:tblStyle w:val="TableGrid"/>
        <w:tblW w:w="8910" w:type="dxa"/>
        <w:tblInd w:w="715" w:type="dxa"/>
        <w:tblLayout w:type="fixed"/>
        <w:tblLook w:val="04A0" w:firstRow="1" w:lastRow="0" w:firstColumn="1" w:lastColumn="0" w:noHBand="0" w:noVBand="1"/>
      </w:tblPr>
      <w:tblGrid>
        <w:gridCol w:w="630"/>
        <w:gridCol w:w="1980"/>
        <w:gridCol w:w="1080"/>
        <w:gridCol w:w="1260"/>
        <w:gridCol w:w="810"/>
        <w:gridCol w:w="1260"/>
        <w:gridCol w:w="1890"/>
      </w:tblGrid>
      <w:tr w:rsidR="00EC02F3" w14:paraId="30CF8F60" w14:textId="77777777">
        <w:tc>
          <w:tcPr>
            <w:tcW w:w="630" w:type="dxa"/>
            <w:shd w:val="clear" w:color="auto" w:fill="DEEAF6" w:themeFill="accent1" w:themeFillTint="33"/>
          </w:tcPr>
          <w:p w14:paraId="1B03E39C" w14:textId="77777777" w:rsidR="00EC02F3" w:rsidRPr="00262A90" w:rsidRDefault="00EC02F3">
            <w:pPr>
              <w:rPr>
                <w:rFonts w:cstheme="minorHAnsi"/>
                <w:b/>
                <w:bCs/>
              </w:rPr>
            </w:pPr>
            <w:proofErr w:type="gramStart"/>
            <w:r w:rsidRPr="00262A90">
              <w:rPr>
                <w:rFonts w:cstheme="minorHAnsi"/>
                <w:b/>
                <w:bCs/>
              </w:rPr>
              <w:t>#.No</w:t>
            </w:r>
            <w:proofErr w:type="gramEnd"/>
          </w:p>
        </w:tc>
        <w:tc>
          <w:tcPr>
            <w:tcW w:w="1980" w:type="dxa"/>
            <w:shd w:val="clear" w:color="auto" w:fill="DEEAF6" w:themeFill="accent1" w:themeFillTint="33"/>
          </w:tcPr>
          <w:p w14:paraId="7F3F87C6" w14:textId="77777777" w:rsidR="00EC02F3" w:rsidRPr="00262A90" w:rsidRDefault="00EC02F3">
            <w:pPr>
              <w:rPr>
                <w:rFonts w:cstheme="minorHAnsi"/>
                <w:b/>
                <w:bCs/>
              </w:rPr>
            </w:pPr>
            <w:r w:rsidRPr="00262A90">
              <w:rPr>
                <w:rFonts w:cstheme="minorHAnsi"/>
                <w:b/>
                <w:bCs/>
              </w:rPr>
              <w:t>Field Name</w:t>
            </w:r>
          </w:p>
        </w:tc>
        <w:tc>
          <w:tcPr>
            <w:tcW w:w="1080" w:type="dxa"/>
            <w:shd w:val="clear" w:color="auto" w:fill="DEEAF6" w:themeFill="accent1" w:themeFillTint="33"/>
          </w:tcPr>
          <w:p w14:paraId="4348A84C" w14:textId="77777777" w:rsidR="00EC02F3" w:rsidRPr="00262A90" w:rsidRDefault="00EC02F3">
            <w:pPr>
              <w:rPr>
                <w:rFonts w:cstheme="minorHAnsi"/>
                <w:b/>
                <w:bCs/>
              </w:rPr>
            </w:pPr>
            <w:r w:rsidRPr="00262A90">
              <w:rPr>
                <w:rFonts w:cstheme="minorHAnsi"/>
                <w:b/>
                <w:bCs/>
              </w:rPr>
              <w:t>Data Type</w:t>
            </w:r>
          </w:p>
        </w:tc>
        <w:tc>
          <w:tcPr>
            <w:tcW w:w="1260" w:type="dxa"/>
            <w:shd w:val="clear" w:color="auto" w:fill="DEEAF6" w:themeFill="accent1" w:themeFillTint="33"/>
          </w:tcPr>
          <w:p w14:paraId="556D3EB4" w14:textId="77777777" w:rsidR="00EC02F3" w:rsidRPr="00262A90" w:rsidRDefault="00EC02F3">
            <w:pPr>
              <w:rPr>
                <w:rFonts w:cstheme="minorHAnsi"/>
                <w:b/>
                <w:bCs/>
              </w:rPr>
            </w:pPr>
            <w:r w:rsidRPr="00262A90">
              <w:rPr>
                <w:rFonts w:cstheme="minorHAnsi"/>
                <w:b/>
                <w:bCs/>
              </w:rPr>
              <w:t>Validations</w:t>
            </w:r>
          </w:p>
        </w:tc>
        <w:tc>
          <w:tcPr>
            <w:tcW w:w="810" w:type="dxa"/>
            <w:shd w:val="clear" w:color="auto" w:fill="DEEAF6" w:themeFill="accent1" w:themeFillTint="33"/>
          </w:tcPr>
          <w:p w14:paraId="5B0B6A16" w14:textId="77777777" w:rsidR="00EC02F3" w:rsidRPr="00262A90" w:rsidRDefault="00EC02F3">
            <w:pPr>
              <w:rPr>
                <w:rFonts w:cstheme="minorHAnsi"/>
                <w:b/>
                <w:bCs/>
              </w:rPr>
            </w:pPr>
            <w:r w:rsidRPr="00262A90">
              <w:rPr>
                <w:rFonts w:cstheme="minorHAnsi"/>
                <w:b/>
                <w:bCs/>
              </w:rPr>
              <w:t>Length</w:t>
            </w:r>
          </w:p>
        </w:tc>
        <w:tc>
          <w:tcPr>
            <w:tcW w:w="1260" w:type="dxa"/>
            <w:shd w:val="clear" w:color="auto" w:fill="DEEAF6" w:themeFill="accent1" w:themeFillTint="33"/>
          </w:tcPr>
          <w:p w14:paraId="5FF1C101" w14:textId="77777777" w:rsidR="00EC02F3" w:rsidRPr="00262A90" w:rsidRDefault="00EC02F3">
            <w:pPr>
              <w:rPr>
                <w:rFonts w:cstheme="minorHAnsi"/>
                <w:b/>
                <w:bCs/>
              </w:rPr>
            </w:pPr>
            <w:r w:rsidRPr="00262A90">
              <w:rPr>
                <w:rFonts w:cstheme="minorHAnsi"/>
                <w:b/>
                <w:bCs/>
              </w:rPr>
              <w:t>Mandatory</w:t>
            </w:r>
          </w:p>
        </w:tc>
        <w:tc>
          <w:tcPr>
            <w:tcW w:w="1890" w:type="dxa"/>
            <w:shd w:val="clear" w:color="auto" w:fill="DEEAF6" w:themeFill="accent1" w:themeFillTint="33"/>
          </w:tcPr>
          <w:p w14:paraId="58863C99" w14:textId="77777777" w:rsidR="00EC02F3" w:rsidRPr="00262A90" w:rsidRDefault="00EC02F3">
            <w:pPr>
              <w:rPr>
                <w:rFonts w:cstheme="minorHAnsi"/>
                <w:b/>
                <w:bCs/>
              </w:rPr>
            </w:pPr>
            <w:r w:rsidRPr="00262A90">
              <w:rPr>
                <w:rFonts w:cstheme="minorHAnsi"/>
                <w:b/>
                <w:bCs/>
              </w:rPr>
              <w:t>Comments</w:t>
            </w:r>
          </w:p>
        </w:tc>
      </w:tr>
      <w:tr w:rsidR="00EC02F3" w14:paraId="75ED2243" w14:textId="77777777">
        <w:tc>
          <w:tcPr>
            <w:tcW w:w="630" w:type="dxa"/>
          </w:tcPr>
          <w:p w14:paraId="25BC2EE4" w14:textId="77777777" w:rsidR="00EC02F3" w:rsidRPr="005220DB" w:rsidRDefault="00EC02F3">
            <w:pPr>
              <w:rPr>
                <w:rFonts w:cstheme="minorHAnsi"/>
              </w:rPr>
            </w:pPr>
            <w:r>
              <w:rPr>
                <w:rFonts w:cstheme="minorHAnsi"/>
              </w:rPr>
              <w:t>1</w:t>
            </w:r>
          </w:p>
        </w:tc>
        <w:tc>
          <w:tcPr>
            <w:tcW w:w="1980" w:type="dxa"/>
          </w:tcPr>
          <w:p w14:paraId="3F5FB293" w14:textId="0B56AF1F" w:rsidR="00EC02F3" w:rsidRPr="005220DB" w:rsidRDefault="00EC02F3">
            <w:pPr>
              <w:rPr>
                <w:rFonts w:cstheme="minorHAnsi"/>
              </w:rPr>
            </w:pPr>
            <w:r>
              <w:t>TPIN</w:t>
            </w:r>
          </w:p>
        </w:tc>
        <w:tc>
          <w:tcPr>
            <w:tcW w:w="1080" w:type="dxa"/>
          </w:tcPr>
          <w:p w14:paraId="555291C2" w14:textId="77777777" w:rsidR="00EC02F3" w:rsidRPr="005220DB" w:rsidRDefault="00EC02F3">
            <w:pPr>
              <w:rPr>
                <w:rFonts w:cstheme="minorHAnsi"/>
              </w:rPr>
            </w:pPr>
            <w:r>
              <w:t>Text Box</w:t>
            </w:r>
          </w:p>
        </w:tc>
        <w:tc>
          <w:tcPr>
            <w:tcW w:w="1260" w:type="dxa"/>
          </w:tcPr>
          <w:p w14:paraId="5BAEAFF1" w14:textId="2AA7EAAB" w:rsidR="00EC02F3" w:rsidRPr="005220DB" w:rsidRDefault="00353F89">
            <w:pPr>
              <w:rPr>
                <w:rFonts w:cstheme="minorHAnsi"/>
              </w:rPr>
            </w:pPr>
            <w:r>
              <w:t>Numeric</w:t>
            </w:r>
          </w:p>
        </w:tc>
        <w:tc>
          <w:tcPr>
            <w:tcW w:w="810" w:type="dxa"/>
          </w:tcPr>
          <w:p w14:paraId="57A0A30A" w14:textId="06E26962" w:rsidR="00EC02F3" w:rsidRPr="005220DB" w:rsidRDefault="00353F89">
            <w:pPr>
              <w:rPr>
                <w:rFonts w:cstheme="minorHAnsi"/>
              </w:rPr>
            </w:pPr>
            <w:r>
              <w:rPr>
                <w:rFonts w:cstheme="minorHAnsi"/>
              </w:rPr>
              <w:t>4</w:t>
            </w:r>
          </w:p>
        </w:tc>
        <w:tc>
          <w:tcPr>
            <w:tcW w:w="1260" w:type="dxa"/>
          </w:tcPr>
          <w:p w14:paraId="489BA574" w14:textId="77777777" w:rsidR="00EC02F3" w:rsidRPr="005220DB" w:rsidRDefault="00EC02F3">
            <w:pPr>
              <w:rPr>
                <w:rFonts w:cstheme="minorHAnsi"/>
              </w:rPr>
            </w:pPr>
            <w:r>
              <w:t>Yes</w:t>
            </w:r>
          </w:p>
        </w:tc>
        <w:tc>
          <w:tcPr>
            <w:tcW w:w="1890" w:type="dxa"/>
          </w:tcPr>
          <w:p w14:paraId="16271F6C" w14:textId="635FFD76" w:rsidR="00EC02F3" w:rsidRPr="005220DB" w:rsidRDefault="00EC02F3">
            <w:pPr>
              <w:rPr>
                <w:rFonts w:cstheme="minorHAnsi"/>
              </w:rPr>
            </w:pPr>
          </w:p>
        </w:tc>
      </w:tr>
      <w:tr w:rsidR="00EC02F3" w14:paraId="78E21162" w14:textId="77777777">
        <w:tc>
          <w:tcPr>
            <w:tcW w:w="630" w:type="dxa"/>
          </w:tcPr>
          <w:p w14:paraId="25484EBD" w14:textId="77777777" w:rsidR="00EC02F3" w:rsidRDefault="00EC02F3">
            <w:pPr>
              <w:rPr>
                <w:rFonts w:cstheme="minorHAnsi"/>
              </w:rPr>
            </w:pPr>
            <w:r>
              <w:rPr>
                <w:rFonts w:cstheme="minorHAnsi"/>
              </w:rPr>
              <w:t>2</w:t>
            </w:r>
          </w:p>
        </w:tc>
        <w:tc>
          <w:tcPr>
            <w:tcW w:w="1980" w:type="dxa"/>
          </w:tcPr>
          <w:p w14:paraId="62017FCD" w14:textId="7DB50795" w:rsidR="00EC02F3" w:rsidRDefault="00EC02F3">
            <w:pPr>
              <w:rPr>
                <w:rFonts w:cstheme="minorHAnsi"/>
              </w:rPr>
            </w:pPr>
            <w:r>
              <w:rPr>
                <w:rFonts w:cstheme="minorHAnsi"/>
              </w:rPr>
              <w:t>Re-Enter TPIN</w:t>
            </w:r>
          </w:p>
        </w:tc>
        <w:tc>
          <w:tcPr>
            <w:tcW w:w="1080" w:type="dxa"/>
          </w:tcPr>
          <w:p w14:paraId="6E90BED3" w14:textId="77777777" w:rsidR="00EC02F3" w:rsidRPr="005220DB" w:rsidRDefault="00EC02F3">
            <w:pPr>
              <w:rPr>
                <w:rFonts w:cstheme="minorHAnsi"/>
              </w:rPr>
            </w:pPr>
            <w:r>
              <w:t>Text Box</w:t>
            </w:r>
          </w:p>
        </w:tc>
        <w:tc>
          <w:tcPr>
            <w:tcW w:w="1260" w:type="dxa"/>
          </w:tcPr>
          <w:p w14:paraId="41F59F4F" w14:textId="4E0C6062" w:rsidR="00EC02F3" w:rsidRPr="005220DB" w:rsidRDefault="00353F89">
            <w:pPr>
              <w:rPr>
                <w:rFonts w:cstheme="minorHAnsi"/>
              </w:rPr>
            </w:pPr>
            <w:r>
              <w:rPr>
                <w:rFonts w:cstheme="minorHAnsi"/>
              </w:rPr>
              <w:t>Numeric</w:t>
            </w:r>
          </w:p>
        </w:tc>
        <w:tc>
          <w:tcPr>
            <w:tcW w:w="810" w:type="dxa"/>
          </w:tcPr>
          <w:p w14:paraId="06ED80E1" w14:textId="4BDA62FF" w:rsidR="00EC02F3" w:rsidRDefault="00353F89">
            <w:pPr>
              <w:rPr>
                <w:rFonts w:cstheme="minorHAnsi"/>
              </w:rPr>
            </w:pPr>
            <w:r>
              <w:rPr>
                <w:rFonts w:cstheme="minorHAnsi"/>
              </w:rPr>
              <w:t>4</w:t>
            </w:r>
          </w:p>
        </w:tc>
        <w:tc>
          <w:tcPr>
            <w:tcW w:w="1260" w:type="dxa"/>
          </w:tcPr>
          <w:p w14:paraId="6075EFC8" w14:textId="77777777" w:rsidR="00EC02F3" w:rsidRPr="005220DB" w:rsidRDefault="00EC02F3">
            <w:pPr>
              <w:rPr>
                <w:rFonts w:cstheme="minorHAnsi"/>
              </w:rPr>
            </w:pPr>
            <w:r>
              <w:t>Yes</w:t>
            </w:r>
          </w:p>
        </w:tc>
        <w:tc>
          <w:tcPr>
            <w:tcW w:w="1890" w:type="dxa"/>
          </w:tcPr>
          <w:p w14:paraId="277CC6C4" w14:textId="748B857C" w:rsidR="00EC02F3" w:rsidRPr="005220DB" w:rsidRDefault="00EC02F3">
            <w:pPr>
              <w:rPr>
                <w:rFonts w:cstheme="minorHAnsi"/>
              </w:rPr>
            </w:pPr>
          </w:p>
        </w:tc>
      </w:tr>
      <w:tr w:rsidR="00353F89" w14:paraId="2741CECC" w14:textId="77777777">
        <w:tc>
          <w:tcPr>
            <w:tcW w:w="630" w:type="dxa"/>
          </w:tcPr>
          <w:p w14:paraId="13C1E80C" w14:textId="77777777" w:rsidR="00353F89" w:rsidRPr="005220DB" w:rsidRDefault="00353F89" w:rsidP="00353F89">
            <w:pPr>
              <w:rPr>
                <w:rFonts w:cstheme="minorHAnsi"/>
              </w:rPr>
            </w:pPr>
            <w:r>
              <w:rPr>
                <w:rFonts w:cstheme="minorHAnsi"/>
              </w:rPr>
              <w:t>3</w:t>
            </w:r>
          </w:p>
        </w:tc>
        <w:tc>
          <w:tcPr>
            <w:tcW w:w="1980" w:type="dxa"/>
          </w:tcPr>
          <w:p w14:paraId="10EFC930" w14:textId="6C377AF9" w:rsidR="00353F89" w:rsidRPr="005220DB" w:rsidRDefault="00353F89" w:rsidP="00353F89">
            <w:pPr>
              <w:rPr>
                <w:rFonts w:cstheme="minorHAnsi"/>
              </w:rPr>
            </w:pPr>
            <w:r>
              <w:rPr>
                <w:rFonts w:cstheme="minorHAnsi"/>
              </w:rPr>
              <w:t>Cancel</w:t>
            </w:r>
          </w:p>
        </w:tc>
        <w:tc>
          <w:tcPr>
            <w:tcW w:w="1080" w:type="dxa"/>
          </w:tcPr>
          <w:p w14:paraId="5A05EC16" w14:textId="27758E0E" w:rsidR="00353F89" w:rsidRPr="005220DB" w:rsidRDefault="00353F89" w:rsidP="00353F89">
            <w:pPr>
              <w:rPr>
                <w:rFonts w:cstheme="minorHAnsi"/>
              </w:rPr>
            </w:pPr>
            <w:r>
              <w:rPr>
                <w:rFonts w:cstheme="minorHAnsi"/>
              </w:rPr>
              <w:t>Button</w:t>
            </w:r>
          </w:p>
        </w:tc>
        <w:tc>
          <w:tcPr>
            <w:tcW w:w="1260" w:type="dxa"/>
          </w:tcPr>
          <w:p w14:paraId="303EE3EE" w14:textId="63D782A1" w:rsidR="00353F89" w:rsidRPr="005220DB" w:rsidRDefault="00353F89" w:rsidP="00353F89">
            <w:pPr>
              <w:rPr>
                <w:rFonts w:cstheme="minorHAnsi"/>
              </w:rPr>
            </w:pPr>
            <w:r>
              <w:rPr>
                <w:rFonts w:cstheme="minorHAnsi"/>
              </w:rPr>
              <w:t>NA</w:t>
            </w:r>
          </w:p>
        </w:tc>
        <w:tc>
          <w:tcPr>
            <w:tcW w:w="810" w:type="dxa"/>
          </w:tcPr>
          <w:p w14:paraId="77BAF66D" w14:textId="5DBB48A2" w:rsidR="00353F89" w:rsidRPr="005220DB" w:rsidRDefault="00353F89" w:rsidP="00353F89">
            <w:pPr>
              <w:rPr>
                <w:rFonts w:cstheme="minorHAnsi"/>
              </w:rPr>
            </w:pPr>
            <w:r>
              <w:rPr>
                <w:rFonts w:cstheme="minorHAnsi"/>
              </w:rPr>
              <w:t>NA</w:t>
            </w:r>
          </w:p>
        </w:tc>
        <w:tc>
          <w:tcPr>
            <w:tcW w:w="1260" w:type="dxa"/>
          </w:tcPr>
          <w:p w14:paraId="5A8CB30D" w14:textId="74DE4923" w:rsidR="00353F89" w:rsidRPr="005220DB" w:rsidRDefault="00353F89" w:rsidP="00353F89">
            <w:pPr>
              <w:rPr>
                <w:rFonts w:cstheme="minorHAnsi"/>
              </w:rPr>
            </w:pPr>
            <w:r>
              <w:rPr>
                <w:rFonts w:cstheme="minorHAnsi"/>
              </w:rPr>
              <w:t>No</w:t>
            </w:r>
          </w:p>
        </w:tc>
        <w:tc>
          <w:tcPr>
            <w:tcW w:w="1890" w:type="dxa"/>
          </w:tcPr>
          <w:p w14:paraId="0EA8BF33" w14:textId="77777777" w:rsidR="00353F89" w:rsidRDefault="00353F89" w:rsidP="00353F89">
            <w:pPr>
              <w:rPr>
                <w:rFonts w:cstheme="minorHAnsi"/>
              </w:rPr>
            </w:pPr>
            <w:r>
              <w:rPr>
                <w:rFonts w:cstheme="minorHAnsi"/>
              </w:rPr>
              <w:t>On click the button, app will prompt “Do you want to cancel the progress? With an option Yes and No”.</w:t>
            </w:r>
          </w:p>
          <w:p w14:paraId="7ABBC830" w14:textId="77777777" w:rsidR="00353F89" w:rsidRDefault="00353F89" w:rsidP="00353F89">
            <w:pPr>
              <w:rPr>
                <w:rFonts w:cstheme="minorHAnsi"/>
              </w:rPr>
            </w:pPr>
            <w:r>
              <w:rPr>
                <w:rFonts w:cstheme="minorHAnsi"/>
              </w:rPr>
              <w:t xml:space="preserve">On click Yes, app will redirect to the main screen.  </w:t>
            </w:r>
          </w:p>
          <w:p w14:paraId="62BDD283" w14:textId="10FBD047" w:rsidR="00353F89" w:rsidRPr="005220DB" w:rsidRDefault="00353F89" w:rsidP="00353F89">
            <w:pPr>
              <w:rPr>
                <w:rFonts w:cstheme="minorHAnsi"/>
              </w:rPr>
            </w:pPr>
            <w:r>
              <w:rPr>
                <w:rFonts w:cstheme="minorHAnsi"/>
              </w:rPr>
              <w:t xml:space="preserve">On click No, app will remain in the same </w:t>
            </w:r>
            <w:r>
              <w:rPr>
                <w:rFonts w:cstheme="minorHAnsi"/>
              </w:rPr>
              <w:lastRenderedPageBreak/>
              <w:t>screen and user can resume further.</w:t>
            </w:r>
          </w:p>
        </w:tc>
      </w:tr>
      <w:tr w:rsidR="00353F89" w14:paraId="06084464" w14:textId="77777777">
        <w:tc>
          <w:tcPr>
            <w:tcW w:w="630" w:type="dxa"/>
          </w:tcPr>
          <w:p w14:paraId="22A72E78" w14:textId="77777777" w:rsidR="00353F89" w:rsidRPr="005220DB" w:rsidRDefault="00353F89" w:rsidP="00353F89">
            <w:pPr>
              <w:rPr>
                <w:rFonts w:cstheme="minorHAnsi"/>
              </w:rPr>
            </w:pPr>
            <w:r>
              <w:rPr>
                <w:rFonts w:cstheme="minorHAnsi"/>
              </w:rPr>
              <w:lastRenderedPageBreak/>
              <w:t>4</w:t>
            </w:r>
          </w:p>
        </w:tc>
        <w:tc>
          <w:tcPr>
            <w:tcW w:w="1980" w:type="dxa"/>
          </w:tcPr>
          <w:p w14:paraId="02AE7A94" w14:textId="2771EA91" w:rsidR="00353F89" w:rsidRPr="005220DB" w:rsidRDefault="00353F89" w:rsidP="00353F89">
            <w:pPr>
              <w:rPr>
                <w:rFonts w:cstheme="minorHAnsi"/>
              </w:rPr>
            </w:pPr>
            <w:r>
              <w:rPr>
                <w:rFonts w:cstheme="minorHAnsi"/>
              </w:rPr>
              <w:t>Submit</w:t>
            </w:r>
          </w:p>
        </w:tc>
        <w:tc>
          <w:tcPr>
            <w:tcW w:w="1080" w:type="dxa"/>
          </w:tcPr>
          <w:p w14:paraId="7AA13017" w14:textId="58408E0C" w:rsidR="00353F89" w:rsidRPr="005220DB" w:rsidRDefault="00353F89" w:rsidP="00353F89">
            <w:pPr>
              <w:rPr>
                <w:rFonts w:cstheme="minorHAnsi"/>
              </w:rPr>
            </w:pPr>
            <w:r>
              <w:rPr>
                <w:rFonts w:cstheme="minorHAnsi"/>
              </w:rPr>
              <w:t>Button</w:t>
            </w:r>
          </w:p>
        </w:tc>
        <w:tc>
          <w:tcPr>
            <w:tcW w:w="1260" w:type="dxa"/>
          </w:tcPr>
          <w:p w14:paraId="14BEE8A2" w14:textId="3F96463D" w:rsidR="00353F89" w:rsidRPr="005220DB" w:rsidRDefault="00353F89" w:rsidP="00353F89">
            <w:pPr>
              <w:rPr>
                <w:rFonts w:cstheme="minorHAnsi"/>
              </w:rPr>
            </w:pPr>
            <w:r>
              <w:rPr>
                <w:rFonts w:cstheme="minorHAnsi"/>
              </w:rPr>
              <w:t>NA</w:t>
            </w:r>
          </w:p>
        </w:tc>
        <w:tc>
          <w:tcPr>
            <w:tcW w:w="810" w:type="dxa"/>
          </w:tcPr>
          <w:p w14:paraId="7AEF4638" w14:textId="031170E0" w:rsidR="00353F89" w:rsidRPr="005220DB" w:rsidRDefault="00353F89" w:rsidP="00353F89">
            <w:pPr>
              <w:rPr>
                <w:rFonts w:cstheme="minorHAnsi"/>
              </w:rPr>
            </w:pPr>
            <w:r>
              <w:rPr>
                <w:rFonts w:cstheme="minorHAnsi"/>
              </w:rPr>
              <w:t>NA</w:t>
            </w:r>
          </w:p>
        </w:tc>
        <w:tc>
          <w:tcPr>
            <w:tcW w:w="1260" w:type="dxa"/>
          </w:tcPr>
          <w:p w14:paraId="4865DB76" w14:textId="4F23E544" w:rsidR="00353F89" w:rsidRPr="005220DB" w:rsidRDefault="00353F89" w:rsidP="00353F89">
            <w:pPr>
              <w:rPr>
                <w:rFonts w:cstheme="minorHAnsi"/>
              </w:rPr>
            </w:pPr>
            <w:r>
              <w:rPr>
                <w:rFonts w:cstheme="minorHAnsi"/>
              </w:rPr>
              <w:t>No</w:t>
            </w:r>
          </w:p>
        </w:tc>
        <w:tc>
          <w:tcPr>
            <w:tcW w:w="1890" w:type="dxa"/>
          </w:tcPr>
          <w:p w14:paraId="4B11D43F" w14:textId="2F1F3BC5" w:rsidR="00353F89" w:rsidRPr="005220DB" w:rsidRDefault="00353F89" w:rsidP="00353F89">
            <w:pPr>
              <w:rPr>
                <w:rFonts w:cstheme="minorHAnsi"/>
              </w:rPr>
            </w:pPr>
            <w:r>
              <w:rPr>
                <w:rFonts w:cstheme="minorHAnsi"/>
              </w:rPr>
              <w:t>On click the button, app will navigate to the next screen.</w:t>
            </w:r>
          </w:p>
        </w:tc>
      </w:tr>
    </w:tbl>
    <w:p w14:paraId="03A667F8" w14:textId="77777777" w:rsidR="00353F89" w:rsidRDefault="00353F89" w:rsidP="00EC02F3">
      <w:pPr>
        <w:ind w:firstLine="720"/>
        <w:jc w:val="both"/>
        <w:rPr>
          <w:rFonts w:cstheme="minorHAnsi"/>
          <w:b/>
          <w:bCs/>
          <w:sz w:val="24"/>
          <w:szCs w:val="24"/>
        </w:rPr>
      </w:pPr>
    </w:p>
    <w:p w14:paraId="11ECFBE5" w14:textId="7FB5FC8B" w:rsidR="00EC02F3" w:rsidRPr="00D75CCC" w:rsidRDefault="00EC02F3" w:rsidP="00EC02F3">
      <w:pPr>
        <w:ind w:firstLine="720"/>
        <w:jc w:val="both"/>
        <w:rPr>
          <w:rFonts w:cstheme="minorHAnsi"/>
          <w:b/>
          <w:bCs/>
          <w:sz w:val="24"/>
          <w:szCs w:val="24"/>
        </w:rPr>
      </w:pPr>
      <w:r w:rsidRPr="00D75CCC">
        <w:rPr>
          <w:rFonts w:cstheme="minorHAnsi"/>
          <w:b/>
          <w:bCs/>
          <w:sz w:val="24"/>
          <w:szCs w:val="24"/>
        </w:rPr>
        <w:t>Validations:</w:t>
      </w:r>
    </w:p>
    <w:p w14:paraId="1BB07DC2" w14:textId="2765912D" w:rsidR="00EC02F3" w:rsidRPr="00D75CCC" w:rsidRDefault="00EC02F3" w:rsidP="00EC02F3">
      <w:pPr>
        <w:pStyle w:val="ListParagraph"/>
        <w:numPr>
          <w:ilvl w:val="0"/>
          <w:numId w:val="12"/>
        </w:numPr>
        <w:rPr>
          <w:rFonts w:cstheme="minorHAnsi"/>
          <w:sz w:val="24"/>
          <w:szCs w:val="24"/>
        </w:rPr>
      </w:pPr>
      <w:r w:rsidRPr="00D75CCC">
        <w:rPr>
          <w:rFonts w:cstheme="minorHAnsi"/>
          <w:sz w:val="24"/>
          <w:szCs w:val="24"/>
        </w:rPr>
        <w:t xml:space="preserve">If second </w:t>
      </w:r>
      <w:r w:rsidR="00353F89">
        <w:rPr>
          <w:rFonts w:cstheme="minorHAnsi"/>
          <w:sz w:val="24"/>
          <w:szCs w:val="24"/>
        </w:rPr>
        <w:t>TPIN</w:t>
      </w:r>
      <w:r w:rsidRPr="00D75CCC">
        <w:rPr>
          <w:rFonts w:cstheme="minorHAnsi"/>
          <w:sz w:val="24"/>
          <w:szCs w:val="24"/>
        </w:rPr>
        <w:t xml:space="preserve"> entry not matched, show for customer that it’s not matched </w:t>
      </w:r>
    </w:p>
    <w:p w14:paraId="5CD5371E" w14:textId="77777777" w:rsidR="00EC02F3" w:rsidRPr="006E045C" w:rsidRDefault="00EC02F3" w:rsidP="00EC02F3">
      <w:pPr>
        <w:ind w:firstLine="720"/>
        <w:jc w:val="both"/>
        <w:rPr>
          <w:rFonts w:cstheme="minorHAnsi"/>
          <w:b/>
          <w:bCs/>
          <w:sz w:val="24"/>
          <w:szCs w:val="24"/>
        </w:rPr>
      </w:pPr>
      <w:r w:rsidRPr="006E045C">
        <w:rPr>
          <w:rFonts w:cstheme="minorHAnsi"/>
          <w:b/>
          <w:bCs/>
          <w:sz w:val="24"/>
          <w:szCs w:val="24"/>
        </w:rPr>
        <w:t>Screen 4:</w:t>
      </w:r>
    </w:p>
    <w:p w14:paraId="7AB06A36" w14:textId="16206613" w:rsidR="00EC02F3" w:rsidRDefault="00EC02F3" w:rsidP="00EC02F3">
      <w:pPr>
        <w:pStyle w:val="ListParagraph"/>
        <w:numPr>
          <w:ilvl w:val="0"/>
          <w:numId w:val="2"/>
        </w:numPr>
        <w:rPr>
          <w:rFonts w:cstheme="minorHAnsi"/>
          <w:sz w:val="24"/>
          <w:szCs w:val="24"/>
        </w:rPr>
      </w:pPr>
      <w:r>
        <w:rPr>
          <w:rFonts w:cstheme="minorHAnsi"/>
          <w:sz w:val="24"/>
          <w:szCs w:val="24"/>
        </w:rPr>
        <w:t xml:space="preserve">Once the user submitted, the new </w:t>
      </w:r>
      <w:r w:rsidR="00353F89">
        <w:rPr>
          <w:rFonts w:cstheme="minorHAnsi"/>
          <w:sz w:val="24"/>
          <w:szCs w:val="24"/>
        </w:rPr>
        <w:t>TPIN</w:t>
      </w:r>
      <w:r>
        <w:rPr>
          <w:rFonts w:cstheme="minorHAnsi"/>
          <w:sz w:val="24"/>
          <w:szCs w:val="24"/>
        </w:rPr>
        <w:t xml:space="preserve"> will be updated in DB and app will redirect to the success screen.</w:t>
      </w:r>
    </w:p>
    <w:p w14:paraId="5CE7A488" w14:textId="73F8A9F6" w:rsidR="00EC02F3" w:rsidRDefault="00EC02F3" w:rsidP="00EC02F3">
      <w:pPr>
        <w:pStyle w:val="ListParagraph"/>
        <w:numPr>
          <w:ilvl w:val="0"/>
          <w:numId w:val="2"/>
        </w:numPr>
        <w:jc w:val="both"/>
        <w:rPr>
          <w:sz w:val="24"/>
          <w:szCs w:val="24"/>
        </w:rPr>
      </w:pPr>
      <w:r w:rsidRPr="22675052">
        <w:rPr>
          <w:sz w:val="24"/>
          <w:szCs w:val="24"/>
        </w:rPr>
        <w:t xml:space="preserve">User will have the option </w:t>
      </w:r>
      <w:r w:rsidR="00353F89">
        <w:rPr>
          <w:sz w:val="24"/>
          <w:szCs w:val="24"/>
        </w:rPr>
        <w:t>t</w:t>
      </w:r>
      <w:r w:rsidRPr="22675052">
        <w:rPr>
          <w:sz w:val="24"/>
          <w:szCs w:val="24"/>
        </w:rPr>
        <w:t>o navigate to the login screen.</w:t>
      </w:r>
    </w:p>
    <w:p w14:paraId="3D9FEC9E" w14:textId="77777777" w:rsidR="00EC02F3" w:rsidRDefault="00EC02F3" w:rsidP="00EC02F3">
      <w:pPr>
        <w:ind w:firstLine="720"/>
        <w:jc w:val="both"/>
        <w:rPr>
          <w:rFonts w:cstheme="minorHAnsi"/>
          <w:b/>
          <w:bCs/>
          <w:sz w:val="24"/>
          <w:szCs w:val="24"/>
        </w:rPr>
      </w:pPr>
      <w:r w:rsidRPr="00322D95">
        <w:rPr>
          <w:rFonts w:cstheme="minorHAnsi"/>
          <w:b/>
          <w:bCs/>
          <w:sz w:val="24"/>
          <w:szCs w:val="24"/>
        </w:rPr>
        <w:t>APIs</w:t>
      </w:r>
    </w:p>
    <w:p w14:paraId="3B4542DD" w14:textId="77777777" w:rsidR="00EC02F3" w:rsidRDefault="00EC02F3" w:rsidP="00EC02F3">
      <w:pPr>
        <w:pStyle w:val="ListParagraph"/>
        <w:numPr>
          <w:ilvl w:val="0"/>
          <w:numId w:val="17"/>
        </w:numPr>
        <w:jc w:val="both"/>
        <w:rPr>
          <w:rFonts w:cstheme="minorHAnsi"/>
          <w:sz w:val="24"/>
          <w:szCs w:val="24"/>
        </w:rPr>
      </w:pPr>
      <w:r w:rsidRPr="00322D95">
        <w:rPr>
          <w:rFonts w:cstheme="minorHAnsi"/>
          <w:sz w:val="24"/>
          <w:szCs w:val="24"/>
        </w:rPr>
        <w:t>Card validation API will be invoked to validate the entered card details.</w:t>
      </w:r>
    </w:p>
    <w:p w14:paraId="5EAF0366" w14:textId="77777777" w:rsidR="00C404E3" w:rsidRPr="00C404E3" w:rsidRDefault="00C404E3" w:rsidP="00C404E3"/>
    <w:p w14:paraId="0A5C8A8B" w14:textId="4B6F8FB2" w:rsidR="0046449A" w:rsidRDefault="0046449A" w:rsidP="0046449A">
      <w:pPr>
        <w:pStyle w:val="Heading2"/>
        <w:numPr>
          <w:ilvl w:val="1"/>
          <w:numId w:val="4"/>
        </w:numPr>
        <w:tabs>
          <w:tab w:val="left" w:pos="990"/>
        </w:tabs>
        <w:rPr>
          <w:rFonts w:cstheme="minorHAnsi"/>
          <w:sz w:val="24"/>
          <w:szCs w:val="24"/>
        </w:rPr>
      </w:pPr>
      <w:bookmarkStart w:id="153" w:name="_Toc117274675"/>
      <w:r w:rsidRPr="0046449A">
        <w:rPr>
          <w:rFonts w:cstheme="minorHAnsi"/>
          <w:sz w:val="24"/>
          <w:szCs w:val="24"/>
        </w:rPr>
        <w:t>Manage Profile</w:t>
      </w:r>
      <w:bookmarkEnd w:id="153"/>
    </w:p>
    <w:p w14:paraId="641C28C9" w14:textId="77777777" w:rsidR="00E3276D" w:rsidRPr="00FE588E" w:rsidRDefault="00E3276D" w:rsidP="00E3276D">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Manage Profile</w:t>
      </w:r>
    </w:p>
    <w:p w14:paraId="27559371" w14:textId="77777777" w:rsidR="00E3276D" w:rsidRPr="003A7661" w:rsidRDefault="00E3276D" w:rsidP="00E3276D">
      <w:pPr>
        <w:pStyle w:val="ListParagraph"/>
        <w:numPr>
          <w:ilvl w:val="0"/>
          <w:numId w:val="15"/>
        </w:numPr>
      </w:pPr>
      <w:r w:rsidRPr="00B20AFC">
        <w:rPr>
          <w:sz w:val="22"/>
          <w:szCs w:val="22"/>
        </w:rPr>
        <w:t xml:space="preserve">This section is </w:t>
      </w:r>
      <w:r>
        <w:rPr>
          <w:sz w:val="22"/>
          <w:szCs w:val="22"/>
        </w:rPr>
        <w:t>for the user to view and update the profile details.</w:t>
      </w:r>
    </w:p>
    <w:p w14:paraId="346495C1" w14:textId="0DE54B05" w:rsidR="003A7661" w:rsidRDefault="003A7661" w:rsidP="003A7661">
      <w:pPr>
        <w:pStyle w:val="ListParagraph"/>
        <w:numPr>
          <w:ilvl w:val="0"/>
          <w:numId w:val="15"/>
        </w:numPr>
      </w:pPr>
      <w:r>
        <w:t>The user can be able to view the following Details</w:t>
      </w:r>
    </w:p>
    <w:p w14:paraId="0B8B6F61" w14:textId="2C2852AA" w:rsidR="003A7661" w:rsidRDefault="003A7661" w:rsidP="003A7661">
      <w:pPr>
        <w:pStyle w:val="ListParagraph"/>
        <w:numPr>
          <w:ilvl w:val="1"/>
          <w:numId w:val="15"/>
        </w:numPr>
      </w:pPr>
      <w:r>
        <w:t>Profile Image</w:t>
      </w:r>
    </w:p>
    <w:p w14:paraId="21F80792" w14:textId="066CA0CE" w:rsidR="003A7661" w:rsidRDefault="003A7661" w:rsidP="003A7661">
      <w:pPr>
        <w:pStyle w:val="ListParagraph"/>
        <w:numPr>
          <w:ilvl w:val="1"/>
          <w:numId w:val="15"/>
        </w:numPr>
      </w:pPr>
      <w:r>
        <w:t>Customer ID</w:t>
      </w:r>
    </w:p>
    <w:p w14:paraId="1061B7DC" w14:textId="55A6F8A5" w:rsidR="003A7661" w:rsidRDefault="003A7661" w:rsidP="003A7661">
      <w:pPr>
        <w:pStyle w:val="ListParagraph"/>
        <w:numPr>
          <w:ilvl w:val="1"/>
          <w:numId w:val="15"/>
        </w:numPr>
      </w:pPr>
      <w:r>
        <w:t>Full Name</w:t>
      </w:r>
    </w:p>
    <w:p w14:paraId="019DC290" w14:textId="3CE1E17E" w:rsidR="003A7661" w:rsidRDefault="003A7661" w:rsidP="003A7661">
      <w:pPr>
        <w:pStyle w:val="ListParagraph"/>
        <w:numPr>
          <w:ilvl w:val="1"/>
          <w:numId w:val="15"/>
        </w:numPr>
      </w:pPr>
      <w:r>
        <w:t>Mobile Number</w:t>
      </w:r>
    </w:p>
    <w:p w14:paraId="409476BD" w14:textId="1A41EFD7" w:rsidR="003A7661" w:rsidRDefault="003A7661" w:rsidP="003A7661">
      <w:pPr>
        <w:pStyle w:val="ListParagraph"/>
        <w:numPr>
          <w:ilvl w:val="1"/>
          <w:numId w:val="15"/>
        </w:numPr>
      </w:pPr>
      <w:r>
        <w:t>Email Address</w:t>
      </w:r>
    </w:p>
    <w:p w14:paraId="6E9AB97C" w14:textId="5E4B7808" w:rsidR="003A7661" w:rsidRDefault="003A7661" w:rsidP="003A7661">
      <w:pPr>
        <w:pStyle w:val="ListParagraph"/>
        <w:numPr>
          <w:ilvl w:val="1"/>
          <w:numId w:val="15"/>
        </w:numPr>
      </w:pPr>
      <w:r>
        <w:t>EID</w:t>
      </w:r>
    </w:p>
    <w:p w14:paraId="4BE87CB8" w14:textId="4A6DC42E" w:rsidR="003A7661" w:rsidRDefault="003A7661" w:rsidP="005436F9">
      <w:pPr>
        <w:pStyle w:val="ListParagraph"/>
        <w:numPr>
          <w:ilvl w:val="1"/>
          <w:numId w:val="15"/>
        </w:numPr>
      </w:pPr>
      <w:r>
        <w:t>Passport</w:t>
      </w:r>
    </w:p>
    <w:p w14:paraId="7BEC8A64" w14:textId="77777777" w:rsidR="0069696A" w:rsidRDefault="0069696A" w:rsidP="005436F9">
      <w:pPr>
        <w:pStyle w:val="ListParagraph"/>
        <w:numPr>
          <w:ilvl w:val="1"/>
          <w:numId w:val="15"/>
        </w:numPr>
      </w:pPr>
      <w:r>
        <w:t xml:space="preserve">Customer Consent </w:t>
      </w:r>
    </w:p>
    <w:p w14:paraId="6ECFEFB8" w14:textId="5DB61EDF" w:rsidR="0069696A" w:rsidRDefault="0069696A" w:rsidP="005436F9">
      <w:pPr>
        <w:pStyle w:val="ListParagraph"/>
        <w:numPr>
          <w:ilvl w:val="1"/>
          <w:numId w:val="15"/>
        </w:numPr>
      </w:pPr>
      <w:r>
        <w:t>Promotional Communication</w:t>
      </w:r>
    </w:p>
    <w:p w14:paraId="4F381EE1" w14:textId="03A5E08A" w:rsidR="0046449A" w:rsidRDefault="003A7661" w:rsidP="003A7661">
      <w:pPr>
        <w:pStyle w:val="ListParagraph"/>
        <w:numPr>
          <w:ilvl w:val="0"/>
          <w:numId w:val="15"/>
        </w:numPr>
        <w:rPr>
          <w:sz w:val="22"/>
          <w:szCs w:val="22"/>
        </w:rPr>
      </w:pPr>
      <w:r w:rsidRPr="003A7661">
        <w:rPr>
          <w:sz w:val="22"/>
          <w:szCs w:val="22"/>
        </w:rPr>
        <w:t>User will have the to update the above details except Customer ID and Full Name.</w:t>
      </w:r>
    </w:p>
    <w:p w14:paraId="60D0F21D" w14:textId="77777777" w:rsidR="00B84D64" w:rsidRPr="00B84D64" w:rsidRDefault="00B84D64" w:rsidP="00B84D64">
      <w:pPr>
        <w:ind w:left="360"/>
        <w:rPr>
          <w:b/>
          <w:bCs/>
          <w:sz w:val="22"/>
          <w:szCs w:val="22"/>
        </w:rPr>
      </w:pPr>
      <w:r w:rsidRPr="00B84D64">
        <w:rPr>
          <w:b/>
          <w:bCs/>
          <w:sz w:val="22"/>
          <w:szCs w:val="22"/>
        </w:rPr>
        <w:t xml:space="preserve">APIs: </w:t>
      </w:r>
    </w:p>
    <w:p w14:paraId="4B63DFD9" w14:textId="42396818" w:rsidR="00B84D64" w:rsidRDefault="00B84D64" w:rsidP="00B84D64">
      <w:pPr>
        <w:pStyle w:val="ListParagraph"/>
        <w:numPr>
          <w:ilvl w:val="0"/>
          <w:numId w:val="15"/>
        </w:numPr>
        <w:rPr>
          <w:sz w:val="22"/>
          <w:szCs w:val="22"/>
        </w:rPr>
      </w:pPr>
      <w:r w:rsidRPr="00A956A6">
        <w:rPr>
          <w:sz w:val="22"/>
          <w:szCs w:val="22"/>
        </w:rPr>
        <w:t xml:space="preserve">The app will invoke the </w:t>
      </w:r>
      <w:r>
        <w:rPr>
          <w:sz w:val="22"/>
          <w:szCs w:val="22"/>
        </w:rPr>
        <w:t xml:space="preserve">Customer Details </w:t>
      </w:r>
      <w:r w:rsidRPr="00A956A6">
        <w:rPr>
          <w:sz w:val="22"/>
          <w:szCs w:val="22"/>
        </w:rPr>
        <w:t xml:space="preserve">API to </w:t>
      </w:r>
      <w:r>
        <w:rPr>
          <w:sz w:val="22"/>
          <w:szCs w:val="22"/>
        </w:rPr>
        <w:t>fetch the customer information.</w:t>
      </w:r>
    </w:p>
    <w:p w14:paraId="1BBC0EF6" w14:textId="38DC2140" w:rsidR="003A7661" w:rsidRDefault="003A7661" w:rsidP="0046449A">
      <w:pPr>
        <w:pStyle w:val="Heading3"/>
        <w:numPr>
          <w:ilvl w:val="2"/>
          <w:numId w:val="4"/>
        </w:numPr>
        <w:rPr>
          <w:sz w:val="24"/>
          <w:szCs w:val="24"/>
        </w:rPr>
      </w:pPr>
      <w:bookmarkStart w:id="154" w:name="_Toc117274676"/>
      <w:r>
        <w:rPr>
          <w:sz w:val="24"/>
          <w:szCs w:val="24"/>
        </w:rPr>
        <w:t>Upload I</w:t>
      </w:r>
      <w:r w:rsidR="00B84D64">
        <w:rPr>
          <w:sz w:val="24"/>
          <w:szCs w:val="24"/>
        </w:rPr>
        <w:t>m</w:t>
      </w:r>
      <w:r>
        <w:rPr>
          <w:sz w:val="24"/>
          <w:szCs w:val="24"/>
        </w:rPr>
        <w:t>age</w:t>
      </w:r>
      <w:bookmarkEnd w:id="154"/>
    </w:p>
    <w:p w14:paraId="19062986" w14:textId="23955803" w:rsidR="00E3276D" w:rsidRPr="00FE588E" w:rsidRDefault="00E3276D" w:rsidP="00E3276D">
      <w:pPr>
        <w:ind w:firstLine="360"/>
      </w:pPr>
      <w:r w:rsidRPr="00572173">
        <w:rPr>
          <w:b/>
          <w:bCs/>
          <w:sz w:val="22"/>
          <w:szCs w:val="22"/>
        </w:rPr>
        <w:lastRenderedPageBreak/>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Manage Profile</w:t>
      </w:r>
      <w:r w:rsidR="00B84D64">
        <w:rPr>
          <w:sz w:val="22"/>
          <w:szCs w:val="22"/>
        </w:rPr>
        <w:t xml:space="preserve"> -&gt; Upload Image</w:t>
      </w:r>
    </w:p>
    <w:p w14:paraId="1C73BA7F" w14:textId="68643298" w:rsidR="00E3276D" w:rsidRPr="00E3276D" w:rsidRDefault="00E3276D" w:rsidP="00E3276D">
      <w:pPr>
        <w:pStyle w:val="ListParagraph"/>
        <w:numPr>
          <w:ilvl w:val="0"/>
          <w:numId w:val="15"/>
        </w:numPr>
      </w:pPr>
      <w:r w:rsidRPr="00B20AFC">
        <w:rPr>
          <w:sz w:val="22"/>
          <w:szCs w:val="22"/>
        </w:rPr>
        <w:t xml:space="preserve">This section is </w:t>
      </w:r>
      <w:r>
        <w:rPr>
          <w:sz w:val="22"/>
          <w:szCs w:val="22"/>
        </w:rPr>
        <w:t>for the user to update the profile image.</w:t>
      </w:r>
    </w:p>
    <w:p w14:paraId="66F5CDD4" w14:textId="40C7794E" w:rsidR="00E3276D" w:rsidRPr="00E3276D" w:rsidRDefault="00E3276D" w:rsidP="00E3276D">
      <w:pPr>
        <w:pStyle w:val="ListParagraph"/>
        <w:numPr>
          <w:ilvl w:val="0"/>
          <w:numId w:val="15"/>
        </w:numPr>
      </w:pPr>
      <w:r>
        <w:rPr>
          <w:sz w:val="22"/>
          <w:szCs w:val="22"/>
        </w:rPr>
        <w:t xml:space="preserve">On click of the edit icon below the </w:t>
      </w:r>
      <w:r w:rsidR="00B84D64">
        <w:rPr>
          <w:sz w:val="22"/>
          <w:szCs w:val="22"/>
        </w:rPr>
        <w:t>profile’s</w:t>
      </w:r>
      <w:r>
        <w:rPr>
          <w:sz w:val="22"/>
          <w:szCs w:val="22"/>
        </w:rPr>
        <w:t xml:space="preserve"> pic, app will invoke the camera </w:t>
      </w:r>
      <w:r w:rsidR="00B84D64">
        <w:rPr>
          <w:sz w:val="22"/>
          <w:szCs w:val="22"/>
        </w:rPr>
        <w:t>function</w:t>
      </w:r>
      <w:r>
        <w:rPr>
          <w:sz w:val="22"/>
          <w:szCs w:val="22"/>
        </w:rPr>
        <w:t xml:space="preserve"> where user can either upload image fr</w:t>
      </w:r>
      <w:r w:rsidR="00B84D64">
        <w:rPr>
          <w:sz w:val="22"/>
          <w:szCs w:val="22"/>
        </w:rPr>
        <w:t>o</w:t>
      </w:r>
      <w:r>
        <w:rPr>
          <w:sz w:val="22"/>
          <w:szCs w:val="22"/>
        </w:rPr>
        <w:t xml:space="preserve">m their mobile or can capture image through camera and upload the same. </w:t>
      </w:r>
    </w:p>
    <w:p w14:paraId="0025FD82" w14:textId="425DFC82" w:rsidR="00E3276D" w:rsidRPr="00443963" w:rsidRDefault="00E3276D" w:rsidP="00E3276D">
      <w:pPr>
        <w:pStyle w:val="ListParagraph"/>
        <w:numPr>
          <w:ilvl w:val="0"/>
          <w:numId w:val="15"/>
        </w:numPr>
      </w:pPr>
      <w:r>
        <w:rPr>
          <w:sz w:val="22"/>
          <w:szCs w:val="22"/>
        </w:rPr>
        <w:t>Once the image is uploaded, app will display the uploaded image in the profile section.</w:t>
      </w:r>
    </w:p>
    <w:p w14:paraId="2AACDCCC" w14:textId="6453DBC7" w:rsidR="00443963" w:rsidRPr="00443963" w:rsidRDefault="00443963" w:rsidP="00443963">
      <w:pPr>
        <w:ind w:left="360"/>
        <w:rPr>
          <w:sz w:val="22"/>
          <w:szCs w:val="22"/>
        </w:rPr>
      </w:pPr>
      <w:r w:rsidRPr="00443963">
        <w:rPr>
          <w:b/>
          <w:bCs/>
          <w:sz w:val="22"/>
          <w:szCs w:val="22"/>
        </w:rPr>
        <w:t>Note:</w:t>
      </w:r>
      <w:r w:rsidRPr="00443963">
        <w:rPr>
          <w:sz w:val="22"/>
          <w:szCs w:val="22"/>
        </w:rPr>
        <w:t xml:space="preserve"> This is applicable only for MB. </w:t>
      </w:r>
    </w:p>
    <w:p w14:paraId="61DF487F" w14:textId="3B07224F" w:rsidR="0046449A" w:rsidRDefault="0046449A" w:rsidP="0046449A">
      <w:pPr>
        <w:pStyle w:val="Heading3"/>
        <w:numPr>
          <w:ilvl w:val="2"/>
          <w:numId w:val="4"/>
        </w:numPr>
        <w:rPr>
          <w:sz w:val="24"/>
          <w:szCs w:val="24"/>
        </w:rPr>
      </w:pPr>
      <w:bookmarkStart w:id="155" w:name="_Toc117274677"/>
      <w:r w:rsidRPr="0046449A">
        <w:rPr>
          <w:sz w:val="24"/>
          <w:szCs w:val="24"/>
        </w:rPr>
        <w:t>Update Mobile Number</w:t>
      </w:r>
      <w:bookmarkEnd w:id="155"/>
    </w:p>
    <w:p w14:paraId="1B21A0B2" w14:textId="7F236877" w:rsidR="00B84D64" w:rsidRPr="00FE588E" w:rsidRDefault="00B84D64" w:rsidP="00B84D64">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Manage Profile -&gt; Update Mobile Number</w:t>
      </w:r>
    </w:p>
    <w:p w14:paraId="741E85C2" w14:textId="520773C2" w:rsidR="00B84D64" w:rsidRPr="00B84D64" w:rsidRDefault="00B84D64" w:rsidP="00B84D64">
      <w:pPr>
        <w:pStyle w:val="ListParagraph"/>
        <w:numPr>
          <w:ilvl w:val="0"/>
          <w:numId w:val="15"/>
        </w:numPr>
      </w:pPr>
      <w:r w:rsidRPr="00B20AFC">
        <w:rPr>
          <w:sz w:val="22"/>
          <w:szCs w:val="22"/>
        </w:rPr>
        <w:t xml:space="preserve">This section is </w:t>
      </w:r>
      <w:r>
        <w:rPr>
          <w:sz w:val="22"/>
          <w:szCs w:val="22"/>
        </w:rPr>
        <w:t>for the user to update the mobile number.</w:t>
      </w:r>
    </w:p>
    <w:p w14:paraId="02F0AFDF" w14:textId="54CE6D72" w:rsidR="00B84D64" w:rsidRPr="00B84D64" w:rsidRDefault="00B84D64" w:rsidP="00B84D64">
      <w:pPr>
        <w:pStyle w:val="ListParagraph"/>
        <w:numPr>
          <w:ilvl w:val="0"/>
          <w:numId w:val="15"/>
        </w:numPr>
      </w:pPr>
      <w:r>
        <w:rPr>
          <w:sz w:val="22"/>
          <w:szCs w:val="22"/>
        </w:rPr>
        <w:t>On click the edit button next to the mobile number</w:t>
      </w:r>
      <w:r w:rsidR="00445F21">
        <w:rPr>
          <w:sz w:val="22"/>
          <w:szCs w:val="22"/>
        </w:rPr>
        <w:t>,</w:t>
      </w:r>
      <w:r>
        <w:rPr>
          <w:sz w:val="22"/>
          <w:szCs w:val="22"/>
        </w:rPr>
        <w:t xml:space="preserve"> app will redirect to this screen where user first needs to authenticate with the OTP sent to the existing mobile number.</w:t>
      </w:r>
    </w:p>
    <w:p w14:paraId="4A98D307" w14:textId="38630BD2" w:rsidR="00B84D64" w:rsidRPr="00B84D64" w:rsidRDefault="00B84D64" w:rsidP="00B84D64">
      <w:pPr>
        <w:pStyle w:val="ListParagraph"/>
        <w:numPr>
          <w:ilvl w:val="0"/>
          <w:numId w:val="15"/>
        </w:numPr>
      </w:pPr>
      <w:r>
        <w:rPr>
          <w:sz w:val="22"/>
          <w:szCs w:val="22"/>
        </w:rPr>
        <w:t>Once the authentication is successful, user needs to enter the new Mobile number in next screen and on click verify, an OTP will be sent to the newly entered mobile number.</w:t>
      </w:r>
    </w:p>
    <w:p w14:paraId="28E0E929" w14:textId="055A0621" w:rsidR="00B84D64" w:rsidRPr="00B84D64" w:rsidRDefault="00B84D64" w:rsidP="00B84D64">
      <w:pPr>
        <w:pStyle w:val="ListParagraph"/>
        <w:numPr>
          <w:ilvl w:val="0"/>
          <w:numId w:val="15"/>
        </w:numPr>
      </w:pPr>
      <w:r>
        <w:rPr>
          <w:sz w:val="22"/>
          <w:szCs w:val="22"/>
        </w:rPr>
        <w:t>Once the authentication is successful, the new mobile number will be updated to the CBS system.</w:t>
      </w:r>
    </w:p>
    <w:p w14:paraId="6FF4598E" w14:textId="77777777" w:rsidR="00B84D64" w:rsidRPr="00624762" w:rsidRDefault="00B84D64" w:rsidP="00B84D64">
      <w:pPr>
        <w:ind w:firstLine="426"/>
        <w:rPr>
          <w:b/>
          <w:bCs/>
          <w:sz w:val="22"/>
          <w:szCs w:val="22"/>
        </w:rPr>
      </w:pPr>
      <w:r w:rsidRPr="00624762">
        <w:rPr>
          <w:b/>
          <w:bCs/>
          <w:sz w:val="22"/>
          <w:szCs w:val="22"/>
        </w:rPr>
        <w:t xml:space="preserve">APIs: </w:t>
      </w:r>
    </w:p>
    <w:p w14:paraId="0C1C9D77" w14:textId="1C4F66B6" w:rsidR="00B84D64" w:rsidRDefault="00B84D64" w:rsidP="00B84D64">
      <w:pPr>
        <w:pStyle w:val="ListParagraph"/>
        <w:numPr>
          <w:ilvl w:val="0"/>
          <w:numId w:val="15"/>
        </w:numPr>
        <w:rPr>
          <w:sz w:val="22"/>
          <w:szCs w:val="22"/>
        </w:rPr>
      </w:pPr>
      <w:r w:rsidRPr="00A956A6">
        <w:rPr>
          <w:sz w:val="22"/>
          <w:szCs w:val="22"/>
        </w:rPr>
        <w:t xml:space="preserve">The app will invoke the </w:t>
      </w:r>
      <w:r>
        <w:rPr>
          <w:sz w:val="22"/>
          <w:szCs w:val="22"/>
        </w:rPr>
        <w:t>Customer Update</w:t>
      </w:r>
      <w:r w:rsidRPr="00A956A6">
        <w:rPr>
          <w:sz w:val="22"/>
          <w:szCs w:val="22"/>
        </w:rPr>
        <w:t xml:space="preserve"> API to </w:t>
      </w:r>
      <w:r>
        <w:rPr>
          <w:sz w:val="22"/>
          <w:szCs w:val="22"/>
        </w:rPr>
        <w:t>update the mobile number.</w:t>
      </w:r>
    </w:p>
    <w:p w14:paraId="5A882178" w14:textId="6F849099" w:rsidR="0046449A" w:rsidRDefault="0046449A" w:rsidP="0046449A">
      <w:pPr>
        <w:pStyle w:val="Heading3"/>
        <w:numPr>
          <w:ilvl w:val="2"/>
          <w:numId w:val="4"/>
        </w:numPr>
        <w:rPr>
          <w:sz w:val="24"/>
          <w:szCs w:val="24"/>
        </w:rPr>
      </w:pPr>
      <w:bookmarkStart w:id="156" w:name="_Toc117274678"/>
      <w:r w:rsidRPr="0046449A">
        <w:rPr>
          <w:sz w:val="24"/>
          <w:szCs w:val="24"/>
        </w:rPr>
        <w:t>Update Email Address</w:t>
      </w:r>
      <w:bookmarkEnd w:id="156"/>
    </w:p>
    <w:p w14:paraId="1E7A137B" w14:textId="6E791CF9" w:rsidR="00445F21" w:rsidRPr="00FE588E" w:rsidRDefault="00445F21" w:rsidP="00445F21">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Manage Profile -&gt; Update Email Address</w:t>
      </w:r>
    </w:p>
    <w:p w14:paraId="4C4A27BB" w14:textId="15F0558B" w:rsidR="00445F21" w:rsidRPr="00B84D64" w:rsidRDefault="00445F21" w:rsidP="00445F21">
      <w:pPr>
        <w:pStyle w:val="ListParagraph"/>
        <w:numPr>
          <w:ilvl w:val="0"/>
          <w:numId w:val="15"/>
        </w:numPr>
      </w:pPr>
      <w:r w:rsidRPr="00B20AFC">
        <w:rPr>
          <w:sz w:val="22"/>
          <w:szCs w:val="22"/>
        </w:rPr>
        <w:t xml:space="preserve">This section is </w:t>
      </w:r>
      <w:r>
        <w:rPr>
          <w:sz w:val="22"/>
          <w:szCs w:val="22"/>
        </w:rPr>
        <w:t>for the user to update the Email Address.</w:t>
      </w:r>
    </w:p>
    <w:p w14:paraId="53E306CD" w14:textId="527435C8" w:rsidR="00445F21" w:rsidRPr="00B84D64" w:rsidRDefault="00445F21" w:rsidP="00445F21">
      <w:pPr>
        <w:pStyle w:val="ListParagraph"/>
        <w:numPr>
          <w:ilvl w:val="0"/>
          <w:numId w:val="15"/>
        </w:numPr>
      </w:pPr>
      <w:r>
        <w:rPr>
          <w:sz w:val="22"/>
          <w:szCs w:val="22"/>
        </w:rPr>
        <w:t>On click the edit button next to the email address, app will redirect to this screen where user first needs to authenticate with the OTP sent to the existing email address.</w:t>
      </w:r>
    </w:p>
    <w:p w14:paraId="4788C675" w14:textId="680CC22B" w:rsidR="00445F21" w:rsidRPr="00B84D64" w:rsidRDefault="00445F21" w:rsidP="00445F21">
      <w:pPr>
        <w:pStyle w:val="ListParagraph"/>
        <w:numPr>
          <w:ilvl w:val="0"/>
          <w:numId w:val="15"/>
        </w:numPr>
      </w:pPr>
      <w:r>
        <w:rPr>
          <w:sz w:val="22"/>
          <w:szCs w:val="22"/>
        </w:rPr>
        <w:t>Once the authentication is successful, user needs to enter the new email address in next screen and on click verify, an OTP will be sent to the newly entered email address.</w:t>
      </w:r>
    </w:p>
    <w:p w14:paraId="65324421" w14:textId="39AD1764" w:rsidR="00445F21" w:rsidRPr="00B84D64" w:rsidRDefault="00445F21" w:rsidP="00445F21">
      <w:pPr>
        <w:pStyle w:val="ListParagraph"/>
        <w:numPr>
          <w:ilvl w:val="0"/>
          <w:numId w:val="15"/>
        </w:numPr>
      </w:pPr>
      <w:r>
        <w:rPr>
          <w:sz w:val="22"/>
          <w:szCs w:val="22"/>
        </w:rPr>
        <w:t>Once the authentication is successful, the new email address will be updated to the CBS system.</w:t>
      </w:r>
    </w:p>
    <w:p w14:paraId="62792DCA" w14:textId="198F73AF" w:rsidR="00445F21" w:rsidRDefault="00445F21" w:rsidP="00C658E1">
      <w:pPr>
        <w:ind w:firstLine="426"/>
        <w:rPr>
          <w:sz w:val="22"/>
          <w:szCs w:val="22"/>
        </w:rPr>
      </w:pPr>
      <w:r w:rsidRPr="00624762">
        <w:rPr>
          <w:b/>
          <w:bCs/>
          <w:sz w:val="22"/>
          <w:szCs w:val="22"/>
        </w:rPr>
        <w:t xml:space="preserve">APIs: </w:t>
      </w:r>
      <w:r w:rsidRPr="00A956A6">
        <w:rPr>
          <w:sz w:val="22"/>
          <w:szCs w:val="22"/>
        </w:rPr>
        <w:t xml:space="preserve">The app will invoke the </w:t>
      </w:r>
      <w:r>
        <w:rPr>
          <w:sz w:val="22"/>
          <w:szCs w:val="22"/>
        </w:rPr>
        <w:t>Customer Update</w:t>
      </w:r>
      <w:r w:rsidRPr="00A956A6">
        <w:rPr>
          <w:sz w:val="22"/>
          <w:szCs w:val="22"/>
        </w:rPr>
        <w:t xml:space="preserve"> API to </w:t>
      </w:r>
      <w:r>
        <w:rPr>
          <w:sz w:val="22"/>
          <w:szCs w:val="22"/>
        </w:rPr>
        <w:t xml:space="preserve">update the </w:t>
      </w:r>
      <w:r w:rsidR="009A20A1">
        <w:rPr>
          <w:sz w:val="22"/>
          <w:szCs w:val="22"/>
        </w:rPr>
        <w:t>email address</w:t>
      </w:r>
      <w:r>
        <w:rPr>
          <w:sz w:val="22"/>
          <w:szCs w:val="22"/>
        </w:rPr>
        <w:t>.</w:t>
      </w:r>
    </w:p>
    <w:p w14:paraId="3C335671" w14:textId="258C8AA7" w:rsidR="0046449A" w:rsidRDefault="0046449A" w:rsidP="0046449A">
      <w:pPr>
        <w:pStyle w:val="Heading3"/>
        <w:numPr>
          <w:ilvl w:val="2"/>
          <w:numId w:val="4"/>
        </w:numPr>
        <w:rPr>
          <w:sz w:val="24"/>
          <w:szCs w:val="24"/>
        </w:rPr>
      </w:pPr>
      <w:bookmarkStart w:id="157" w:name="_Toc117274679"/>
      <w:r w:rsidRPr="0046449A">
        <w:rPr>
          <w:sz w:val="24"/>
          <w:szCs w:val="24"/>
        </w:rPr>
        <w:t>Update Address</w:t>
      </w:r>
      <w:bookmarkEnd w:id="157"/>
    </w:p>
    <w:p w14:paraId="11873033" w14:textId="0844CB3E" w:rsidR="00445F21" w:rsidRPr="00FE588E" w:rsidRDefault="00445F21" w:rsidP="00445F21">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Manage Profile -&gt; Update Address</w:t>
      </w:r>
    </w:p>
    <w:p w14:paraId="0A50C875" w14:textId="37597578" w:rsidR="00445F21" w:rsidRPr="00B84D64" w:rsidRDefault="00445F21" w:rsidP="00445F21">
      <w:pPr>
        <w:pStyle w:val="ListParagraph"/>
        <w:numPr>
          <w:ilvl w:val="0"/>
          <w:numId w:val="15"/>
        </w:numPr>
      </w:pPr>
      <w:r w:rsidRPr="00B20AFC">
        <w:rPr>
          <w:sz w:val="22"/>
          <w:szCs w:val="22"/>
        </w:rPr>
        <w:t xml:space="preserve">This section is </w:t>
      </w:r>
      <w:r>
        <w:rPr>
          <w:sz w:val="22"/>
          <w:szCs w:val="22"/>
        </w:rPr>
        <w:t>for the user to update the Address.</w:t>
      </w:r>
    </w:p>
    <w:p w14:paraId="7A01A921" w14:textId="5C5D60F5" w:rsidR="00445F21" w:rsidRPr="00445F21" w:rsidRDefault="00445F21" w:rsidP="005436F9">
      <w:pPr>
        <w:pStyle w:val="ListParagraph"/>
        <w:numPr>
          <w:ilvl w:val="0"/>
          <w:numId w:val="15"/>
        </w:numPr>
      </w:pPr>
      <w:r w:rsidRPr="00445F21">
        <w:rPr>
          <w:sz w:val="22"/>
          <w:szCs w:val="22"/>
        </w:rPr>
        <w:t xml:space="preserve">On click the edit button next to the email address, app will redirect to this screen where user needs to enter the new address </w:t>
      </w:r>
      <w:r w:rsidR="005D10EE">
        <w:rPr>
          <w:sz w:val="22"/>
          <w:szCs w:val="22"/>
        </w:rPr>
        <w:t>including the</w:t>
      </w:r>
      <w:r>
        <w:rPr>
          <w:sz w:val="22"/>
          <w:szCs w:val="22"/>
        </w:rPr>
        <w:t xml:space="preserve"> following:</w:t>
      </w:r>
    </w:p>
    <w:p w14:paraId="22C80C35" w14:textId="77777777" w:rsidR="00445F21" w:rsidRPr="00445F21" w:rsidRDefault="00445F21" w:rsidP="00445F21">
      <w:pPr>
        <w:pStyle w:val="ListParagraph"/>
        <w:numPr>
          <w:ilvl w:val="1"/>
          <w:numId w:val="15"/>
        </w:numPr>
      </w:pPr>
      <w:r>
        <w:rPr>
          <w:sz w:val="22"/>
          <w:szCs w:val="22"/>
        </w:rPr>
        <w:lastRenderedPageBreak/>
        <w:t>Address Line 1</w:t>
      </w:r>
    </w:p>
    <w:p w14:paraId="7DA25947" w14:textId="77777777" w:rsidR="00445F21" w:rsidRPr="00445F21" w:rsidRDefault="00445F21" w:rsidP="00445F21">
      <w:pPr>
        <w:pStyle w:val="ListParagraph"/>
        <w:numPr>
          <w:ilvl w:val="1"/>
          <w:numId w:val="15"/>
        </w:numPr>
      </w:pPr>
      <w:r>
        <w:rPr>
          <w:sz w:val="22"/>
          <w:szCs w:val="22"/>
        </w:rPr>
        <w:t>Address Line 2</w:t>
      </w:r>
    </w:p>
    <w:p w14:paraId="3593A27F" w14:textId="77777777" w:rsidR="00445F21" w:rsidRPr="00445F21" w:rsidRDefault="00445F21" w:rsidP="00445F21">
      <w:pPr>
        <w:pStyle w:val="ListParagraph"/>
        <w:numPr>
          <w:ilvl w:val="1"/>
          <w:numId w:val="15"/>
        </w:numPr>
      </w:pPr>
      <w:r>
        <w:rPr>
          <w:sz w:val="22"/>
          <w:szCs w:val="22"/>
        </w:rPr>
        <w:t>Address Line 3</w:t>
      </w:r>
    </w:p>
    <w:p w14:paraId="28E9A6AD" w14:textId="77777777" w:rsidR="00445F21" w:rsidRPr="00445F21" w:rsidRDefault="00445F21" w:rsidP="00445F21">
      <w:pPr>
        <w:pStyle w:val="ListParagraph"/>
        <w:numPr>
          <w:ilvl w:val="1"/>
          <w:numId w:val="15"/>
        </w:numPr>
      </w:pPr>
      <w:r>
        <w:rPr>
          <w:sz w:val="22"/>
          <w:szCs w:val="22"/>
        </w:rPr>
        <w:t>City</w:t>
      </w:r>
    </w:p>
    <w:p w14:paraId="6F846329" w14:textId="77777777" w:rsidR="00445F21" w:rsidRPr="00445F21" w:rsidRDefault="00445F21" w:rsidP="00445F21">
      <w:pPr>
        <w:pStyle w:val="ListParagraph"/>
        <w:numPr>
          <w:ilvl w:val="1"/>
          <w:numId w:val="15"/>
        </w:numPr>
      </w:pPr>
      <w:r>
        <w:rPr>
          <w:sz w:val="22"/>
          <w:szCs w:val="22"/>
        </w:rPr>
        <w:t>Country</w:t>
      </w:r>
    </w:p>
    <w:p w14:paraId="2DD773E0" w14:textId="77777777" w:rsidR="00445F21" w:rsidRPr="00445F21" w:rsidRDefault="00445F21" w:rsidP="005436F9">
      <w:pPr>
        <w:pStyle w:val="ListParagraph"/>
        <w:numPr>
          <w:ilvl w:val="1"/>
          <w:numId w:val="15"/>
        </w:numPr>
      </w:pPr>
      <w:r w:rsidRPr="00445F21">
        <w:rPr>
          <w:sz w:val="22"/>
          <w:szCs w:val="22"/>
        </w:rPr>
        <w:t>Postal Code</w:t>
      </w:r>
    </w:p>
    <w:p w14:paraId="29E627A5" w14:textId="4661B7DD" w:rsidR="00445F21" w:rsidRPr="00445F21" w:rsidRDefault="00445F21" w:rsidP="005436F9">
      <w:pPr>
        <w:pStyle w:val="ListParagraph"/>
        <w:numPr>
          <w:ilvl w:val="1"/>
          <w:numId w:val="15"/>
        </w:numPr>
      </w:pPr>
      <w:r w:rsidRPr="00445F21">
        <w:rPr>
          <w:sz w:val="22"/>
          <w:szCs w:val="22"/>
        </w:rPr>
        <w:t>Document Upload</w:t>
      </w:r>
    </w:p>
    <w:p w14:paraId="664FCE00" w14:textId="39CE492B" w:rsidR="00445F21" w:rsidRPr="00445F21" w:rsidRDefault="00445F21" w:rsidP="00445F21">
      <w:pPr>
        <w:pStyle w:val="ListParagraph"/>
        <w:numPr>
          <w:ilvl w:val="0"/>
          <w:numId w:val="15"/>
        </w:numPr>
        <w:rPr>
          <w:sz w:val="22"/>
          <w:szCs w:val="22"/>
        </w:rPr>
      </w:pPr>
      <w:r>
        <w:rPr>
          <w:sz w:val="22"/>
          <w:szCs w:val="22"/>
        </w:rPr>
        <w:t>O</w:t>
      </w:r>
      <w:r w:rsidRPr="00445F21">
        <w:rPr>
          <w:sz w:val="22"/>
          <w:szCs w:val="22"/>
        </w:rPr>
        <w:t xml:space="preserve">n click </w:t>
      </w:r>
      <w:r>
        <w:rPr>
          <w:sz w:val="22"/>
          <w:szCs w:val="22"/>
        </w:rPr>
        <w:t>submit button</w:t>
      </w:r>
      <w:r w:rsidRPr="00445F21">
        <w:rPr>
          <w:sz w:val="22"/>
          <w:szCs w:val="22"/>
        </w:rPr>
        <w:t xml:space="preserve">, </w:t>
      </w:r>
      <w:r>
        <w:rPr>
          <w:sz w:val="22"/>
          <w:szCs w:val="22"/>
        </w:rPr>
        <w:t xml:space="preserve">app will send OTP to the registered Mobile Number </w:t>
      </w:r>
      <w:r w:rsidR="005D10EE">
        <w:rPr>
          <w:sz w:val="22"/>
          <w:szCs w:val="22"/>
        </w:rPr>
        <w:t>&amp;</w:t>
      </w:r>
      <w:r>
        <w:rPr>
          <w:sz w:val="22"/>
          <w:szCs w:val="22"/>
        </w:rPr>
        <w:t xml:space="preserve"> Email </w:t>
      </w:r>
      <w:r w:rsidR="005D10EE">
        <w:rPr>
          <w:sz w:val="22"/>
          <w:szCs w:val="22"/>
        </w:rPr>
        <w:t>Address and</w:t>
      </w:r>
      <w:r>
        <w:rPr>
          <w:sz w:val="22"/>
          <w:szCs w:val="22"/>
        </w:rPr>
        <w:t xml:space="preserve"> user needs to enter in the OTP in the next screen.</w:t>
      </w:r>
    </w:p>
    <w:p w14:paraId="1E9ECCD7" w14:textId="290FC1CE" w:rsidR="00445F21" w:rsidRPr="00B84D64" w:rsidRDefault="00445F21" w:rsidP="00C04FC5">
      <w:pPr>
        <w:pStyle w:val="ListParagraph"/>
        <w:numPr>
          <w:ilvl w:val="0"/>
          <w:numId w:val="15"/>
        </w:numPr>
      </w:pPr>
      <w:r>
        <w:rPr>
          <w:sz w:val="22"/>
          <w:szCs w:val="22"/>
        </w:rPr>
        <w:t xml:space="preserve">Once the authentication is successful, the new address </w:t>
      </w:r>
      <w:r w:rsidR="009A20A1">
        <w:rPr>
          <w:sz w:val="22"/>
          <w:szCs w:val="22"/>
        </w:rPr>
        <w:t xml:space="preserve">update </w:t>
      </w:r>
      <w:r>
        <w:rPr>
          <w:sz w:val="22"/>
          <w:szCs w:val="22"/>
        </w:rPr>
        <w:t xml:space="preserve">will be </w:t>
      </w:r>
      <w:r w:rsidR="009A20A1">
        <w:rPr>
          <w:sz w:val="22"/>
          <w:szCs w:val="22"/>
        </w:rPr>
        <w:t>sent</w:t>
      </w:r>
      <w:r w:rsidR="00C04FC5">
        <w:rPr>
          <w:sz w:val="22"/>
          <w:szCs w:val="22"/>
        </w:rPr>
        <w:t xml:space="preserve"> as service request for </w:t>
      </w:r>
      <w:r w:rsidR="009A20A1">
        <w:rPr>
          <w:sz w:val="22"/>
          <w:szCs w:val="22"/>
        </w:rPr>
        <w:t>back-office</w:t>
      </w:r>
      <w:r w:rsidR="00C04FC5">
        <w:rPr>
          <w:sz w:val="22"/>
          <w:szCs w:val="22"/>
        </w:rPr>
        <w:t xml:space="preserve"> user to process manually</w:t>
      </w:r>
      <w:r w:rsidR="009A20A1">
        <w:rPr>
          <w:sz w:val="22"/>
          <w:szCs w:val="22"/>
        </w:rPr>
        <w:t xml:space="preserve"> and an email will be triggered for the back-office users along with the document as attachment. </w:t>
      </w:r>
    </w:p>
    <w:p w14:paraId="7C0A7BF7" w14:textId="491275C5" w:rsidR="0046449A" w:rsidRDefault="0046449A" w:rsidP="0046449A">
      <w:pPr>
        <w:pStyle w:val="Heading3"/>
        <w:numPr>
          <w:ilvl w:val="2"/>
          <w:numId w:val="4"/>
        </w:numPr>
        <w:rPr>
          <w:sz w:val="24"/>
          <w:szCs w:val="24"/>
        </w:rPr>
      </w:pPr>
      <w:bookmarkStart w:id="158" w:name="_Toc117274680"/>
      <w:r w:rsidRPr="0046449A">
        <w:rPr>
          <w:sz w:val="24"/>
          <w:szCs w:val="24"/>
        </w:rPr>
        <w:t>Update EID</w:t>
      </w:r>
      <w:bookmarkEnd w:id="158"/>
    </w:p>
    <w:p w14:paraId="01A69456" w14:textId="4EC5B89D" w:rsidR="005D10EE" w:rsidRPr="00FE588E" w:rsidRDefault="005D10EE" w:rsidP="005D10EE">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Manage Profile -&gt; Update EID</w:t>
      </w:r>
    </w:p>
    <w:p w14:paraId="6E955CF7" w14:textId="79ED5F4A" w:rsidR="005D10EE" w:rsidRPr="00B84D64" w:rsidRDefault="005D10EE" w:rsidP="005D10EE">
      <w:pPr>
        <w:pStyle w:val="ListParagraph"/>
        <w:numPr>
          <w:ilvl w:val="0"/>
          <w:numId w:val="15"/>
        </w:numPr>
      </w:pPr>
      <w:r w:rsidRPr="00B20AFC">
        <w:rPr>
          <w:sz w:val="22"/>
          <w:szCs w:val="22"/>
        </w:rPr>
        <w:t xml:space="preserve">This section is </w:t>
      </w:r>
      <w:r>
        <w:rPr>
          <w:sz w:val="22"/>
          <w:szCs w:val="22"/>
        </w:rPr>
        <w:t>for the user to update the EID.</w:t>
      </w:r>
    </w:p>
    <w:p w14:paraId="731C52A2" w14:textId="77777777" w:rsidR="005D10EE" w:rsidRPr="00445F21" w:rsidRDefault="005D10EE" w:rsidP="005D10EE">
      <w:pPr>
        <w:pStyle w:val="ListParagraph"/>
        <w:numPr>
          <w:ilvl w:val="0"/>
          <w:numId w:val="15"/>
        </w:numPr>
      </w:pPr>
      <w:r w:rsidRPr="00445F21">
        <w:rPr>
          <w:sz w:val="22"/>
          <w:szCs w:val="22"/>
        </w:rPr>
        <w:t xml:space="preserve">On click the edit button next to the email address, app will redirect to this screen where user needs to enter the new address </w:t>
      </w:r>
      <w:r>
        <w:rPr>
          <w:sz w:val="22"/>
          <w:szCs w:val="22"/>
        </w:rPr>
        <w:t>including the following:</w:t>
      </w:r>
    </w:p>
    <w:p w14:paraId="74A84813" w14:textId="57375BCB" w:rsidR="005D10EE" w:rsidRPr="005D10EE" w:rsidRDefault="005D10EE" w:rsidP="005D10EE">
      <w:pPr>
        <w:pStyle w:val="ListParagraph"/>
        <w:numPr>
          <w:ilvl w:val="1"/>
          <w:numId w:val="15"/>
        </w:numPr>
      </w:pPr>
      <w:r>
        <w:rPr>
          <w:sz w:val="22"/>
          <w:szCs w:val="22"/>
        </w:rPr>
        <w:t>EID Number</w:t>
      </w:r>
    </w:p>
    <w:p w14:paraId="43C62EA6" w14:textId="77777777" w:rsidR="005D10EE" w:rsidRPr="005D10EE" w:rsidRDefault="005D10EE" w:rsidP="005D10EE">
      <w:pPr>
        <w:pStyle w:val="ListParagraph"/>
        <w:numPr>
          <w:ilvl w:val="1"/>
          <w:numId w:val="15"/>
        </w:numPr>
      </w:pPr>
      <w:r>
        <w:rPr>
          <w:sz w:val="22"/>
          <w:szCs w:val="22"/>
        </w:rPr>
        <w:t>Issue Date</w:t>
      </w:r>
    </w:p>
    <w:p w14:paraId="372AC128" w14:textId="06C017B7" w:rsidR="005D10EE" w:rsidRPr="00445F21" w:rsidRDefault="005D10EE" w:rsidP="005D10EE">
      <w:pPr>
        <w:pStyle w:val="ListParagraph"/>
        <w:numPr>
          <w:ilvl w:val="1"/>
          <w:numId w:val="15"/>
        </w:numPr>
      </w:pPr>
      <w:r>
        <w:rPr>
          <w:sz w:val="22"/>
          <w:szCs w:val="22"/>
        </w:rPr>
        <w:t>Expiry Date</w:t>
      </w:r>
    </w:p>
    <w:p w14:paraId="7E40DAC5" w14:textId="77777777" w:rsidR="005D10EE" w:rsidRPr="00445F21" w:rsidRDefault="005D10EE" w:rsidP="005D10EE">
      <w:pPr>
        <w:pStyle w:val="ListParagraph"/>
        <w:numPr>
          <w:ilvl w:val="1"/>
          <w:numId w:val="15"/>
        </w:numPr>
      </w:pPr>
      <w:r w:rsidRPr="00445F21">
        <w:rPr>
          <w:sz w:val="22"/>
          <w:szCs w:val="22"/>
        </w:rPr>
        <w:t>Document Upload</w:t>
      </w:r>
    </w:p>
    <w:p w14:paraId="1915AB7C" w14:textId="77777777" w:rsidR="005D10EE" w:rsidRPr="00445F21" w:rsidRDefault="005D10EE" w:rsidP="005D10EE">
      <w:pPr>
        <w:pStyle w:val="ListParagraph"/>
        <w:numPr>
          <w:ilvl w:val="0"/>
          <w:numId w:val="15"/>
        </w:numPr>
        <w:rPr>
          <w:sz w:val="22"/>
          <w:szCs w:val="22"/>
        </w:rPr>
      </w:pPr>
      <w:r>
        <w:rPr>
          <w:sz w:val="22"/>
          <w:szCs w:val="22"/>
        </w:rPr>
        <w:t>O</w:t>
      </w:r>
      <w:r w:rsidRPr="00445F21">
        <w:rPr>
          <w:sz w:val="22"/>
          <w:szCs w:val="22"/>
        </w:rPr>
        <w:t xml:space="preserve">n click </w:t>
      </w:r>
      <w:r>
        <w:rPr>
          <w:sz w:val="22"/>
          <w:szCs w:val="22"/>
        </w:rPr>
        <w:t>submit button</w:t>
      </w:r>
      <w:r w:rsidRPr="00445F21">
        <w:rPr>
          <w:sz w:val="22"/>
          <w:szCs w:val="22"/>
        </w:rPr>
        <w:t xml:space="preserve">, </w:t>
      </w:r>
      <w:r>
        <w:rPr>
          <w:sz w:val="22"/>
          <w:szCs w:val="22"/>
        </w:rPr>
        <w:t>app will send OTP to the registered Mobile Number &amp; Email Address and user needs to enter in the OTP in the next screen.</w:t>
      </w:r>
    </w:p>
    <w:p w14:paraId="6F606785" w14:textId="2523C501" w:rsidR="005D10EE" w:rsidRPr="00B84D64" w:rsidRDefault="005D10EE" w:rsidP="005D10EE">
      <w:pPr>
        <w:pStyle w:val="ListParagraph"/>
        <w:numPr>
          <w:ilvl w:val="0"/>
          <w:numId w:val="15"/>
        </w:numPr>
      </w:pPr>
      <w:r>
        <w:rPr>
          <w:sz w:val="22"/>
          <w:szCs w:val="22"/>
        </w:rPr>
        <w:t xml:space="preserve">Once the authentication is successful, the new EID </w:t>
      </w:r>
      <w:r w:rsidR="000E54A5">
        <w:rPr>
          <w:sz w:val="22"/>
          <w:szCs w:val="22"/>
        </w:rPr>
        <w:t xml:space="preserve">details </w:t>
      </w:r>
      <w:r w:rsidR="009A20A1">
        <w:rPr>
          <w:sz w:val="22"/>
          <w:szCs w:val="22"/>
        </w:rPr>
        <w:t>update will be sent as service request for back-office user to process manually and an email will be triggered for the back-office users along with the document as attachment.</w:t>
      </w:r>
    </w:p>
    <w:p w14:paraId="1D41FADF" w14:textId="1070D0D3" w:rsidR="0046449A" w:rsidRDefault="0046449A" w:rsidP="0046449A">
      <w:pPr>
        <w:pStyle w:val="Heading3"/>
        <w:numPr>
          <w:ilvl w:val="2"/>
          <w:numId w:val="4"/>
        </w:numPr>
        <w:rPr>
          <w:sz w:val="24"/>
          <w:szCs w:val="24"/>
        </w:rPr>
      </w:pPr>
      <w:bookmarkStart w:id="159" w:name="_Toc117274681"/>
      <w:r w:rsidRPr="0046449A">
        <w:rPr>
          <w:sz w:val="24"/>
          <w:szCs w:val="24"/>
        </w:rPr>
        <w:t>Update Passport</w:t>
      </w:r>
      <w:bookmarkEnd w:id="159"/>
    </w:p>
    <w:p w14:paraId="3734355E" w14:textId="30A5FFB4" w:rsidR="000E54A5" w:rsidRPr="00FE588E" w:rsidRDefault="000E54A5" w:rsidP="000E54A5">
      <w:pPr>
        <w:ind w:firstLine="360"/>
      </w:pPr>
      <w:r w:rsidRPr="00572173">
        <w:rPr>
          <w:b/>
          <w:bCs/>
          <w:sz w:val="22"/>
          <w:szCs w:val="22"/>
        </w:rPr>
        <w:t>Navigations:</w:t>
      </w:r>
      <w:r w:rsidRPr="00572173">
        <w:rPr>
          <w:sz w:val="22"/>
          <w:szCs w:val="22"/>
        </w:rPr>
        <w:t xml:space="preserve"> Login -&gt; Menu -&gt; </w:t>
      </w:r>
      <w:r>
        <w:rPr>
          <w:sz w:val="22"/>
          <w:szCs w:val="22"/>
        </w:rPr>
        <w:t>Settings</w:t>
      </w:r>
      <w:r w:rsidRPr="00572173">
        <w:rPr>
          <w:sz w:val="22"/>
          <w:szCs w:val="22"/>
        </w:rPr>
        <w:t xml:space="preserve"> -&gt; </w:t>
      </w:r>
      <w:r>
        <w:rPr>
          <w:sz w:val="22"/>
          <w:szCs w:val="22"/>
        </w:rPr>
        <w:t>Manage Profile -&gt; Update Passport</w:t>
      </w:r>
    </w:p>
    <w:p w14:paraId="68F03448" w14:textId="514D917E" w:rsidR="000E54A5" w:rsidRPr="00B84D64" w:rsidRDefault="000E54A5" w:rsidP="000E54A5">
      <w:pPr>
        <w:pStyle w:val="ListParagraph"/>
        <w:numPr>
          <w:ilvl w:val="0"/>
          <w:numId w:val="15"/>
        </w:numPr>
      </w:pPr>
      <w:r w:rsidRPr="00B20AFC">
        <w:rPr>
          <w:sz w:val="22"/>
          <w:szCs w:val="22"/>
        </w:rPr>
        <w:t xml:space="preserve">This section is </w:t>
      </w:r>
      <w:r>
        <w:rPr>
          <w:sz w:val="22"/>
          <w:szCs w:val="22"/>
        </w:rPr>
        <w:t>for the user to update the Passport.</w:t>
      </w:r>
    </w:p>
    <w:p w14:paraId="6212A5E4" w14:textId="77777777" w:rsidR="000E54A5" w:rsidRPr="00445F21" w:rsidRDefault="000E54A5" w:rsidP="000E54A5">
      <w:pPr>
        <w:pStyle w:val="ListParagraph"/>
        <w:numPr>
          <w:ilvl w:val="0"/>
          <w:numId w:val="15"/>
        </w:numPr>
      </w:pPr>
      <w:r w:rsidRPr="00445F21">
        <w:rPr>
          <w:sz w:val="22"/>
          <w:szCs w:val="22"/>
        </w:rPr>
        <w:t xml:space="preserve">On click the edit button next to the email address, app will redirect to this screen where user needs to enter the new address </w:t>
      </w:r>
      <w:r>
        <w:rPr>
          <w:sz w:val="22"/>
          <w:szCs w:val="22"/>
        </w:rPr>
        <w:t>including the following:</w:t>
      </w:r>
    </w:p>
    <w:p w14:paraId="0072FFB6" w14:textId="0DC738D7" w:rsidR="000E54A5" w:rsidRPr="005D10EE" w:rsidRDefault="000E54A5" w:rsidP="000E54A5">
      <w:pPr>
        <w:pStyle w:val="ListParagraph"/>
        <w:numPr>
          <w:ilvl w:val="1"/>
          <w:numId w:val="15"/>
        </w:numPr>
      </w:pPr>
      <w:r>
        <w:rPr>
          <w:sz w:val="22"/>
          <w:szCs w:val="22"/>
        </w:rPr>
        <w:t>Passport Number</w:t>
      </w:r>
    </w:p>
    <w:p w14:paraId="56C8A176" w14:textId="77777777" w:rsidR="000E54A5" w:rsidRPr="005D10EE" w:rsidRDefault="000E54A5" w:rsidP="000E54A5">
      <w:pPr>
        <w:pStyle w:val="ListParagraph"/>
        <w:numPr>
          <w:ilvl w:val="1"/>
          <w:numId w:val="15"/>
        </w:numPr>
      </w:pPr>
      <w:r>
        <w:rPr>
          <w:sz w:val="22"/>
          <w:szCs w:val="22"/>
        </w:rPr>
        <w:t>Issue Date</w:t>
      </w:r>
    </w:p>
    <w:p w14:paraId="69E71C7C" w14:textId="77777777" w:rsidR="000E54A5" w:rsidRPr="00445F21" w:rsidRDefault="000E54A5" w:rsidP="000E54A5">
      <w:pPr>
        <w:pStyle w:val="ListParagraph"/>
        <w:numPr>
          <w:ilvl w:val="1"/>
          <w:numId w:val="15"/>
        </w:numPr>
      </w:pPr>
      <w:r>
        <w:rPr>
          <w:sz w:val="22"/>
          <w:szCs w:val="22"/>
        </w:rPr>
        <w:t>Expiry Date</w:t>
      </w:r>
    </w:p>
    <w:p w14:paraId="623CA693" w14:textId="77777777" w:rsidR="000E54A5" w:rsidRPr="00445F21" w:rsidRDefault="000E54A5" w:rsidP="000E54A5">
      <w:pPr>
        <w:pStyle w:val="ListParagraph"/>
        <w:numPr>
          <w:ilvl w:val="1"/>
          <w:numId w:val="15"/>
        </w:numPr>
      </w:pPr>
      <w:r w:rsidRPr="00445F21">
        <w:rPr>
          <w:sz w:val="22"/>
          <w:szCs w:val="22"/>
        </w:rPr>
        <w:t>Document Upload</w:t>
      </w:r>
    </w:p>
    <w:p w14:paraId="4BCF33F6" w14:textId="77777777" w:rsidR="000E54A5" w:rsidRPr="00445F21" w:rsidRDefault="000E54A5" w:rsidP="000E54A5">
      <w:pPr>
        <w:pStyle w:val="ListParagraph"/>
        <w:numPr>
          <w:ilvl w:val="0"/>
          <w:numId w:val="15"/>
        </w:numPr>
        <w:rPr>
          <w:sz w:val="22"/>
          <w:szCs w:val="22"/>
        </w:rPr>
      </w:pPr>
      <w:r>
        <w:rPr>
          <w:sz w:val="22"/>
          <w:szCs w:val="22"/>
        </w:rPr>
        <w:lastRenderedPageBreak/>
        <w:t>O</w:t>
      </w:r>
      <w:r w:rsidRPr="00445F21">
        <w:rPr>
          <w:sz w:val="22"/>
          <w:szCs w:val="22"/>
        </w:rPr>
        <w:t xml:space="preserve">n click </w:t>
      </w:r>
      <w:r>
        <w:rPr>
          <w:sz w:val="22"/>
          <w:szCs w:val="22"/>
        </w:rPr>
        <w:t>submit button</w:t>
      </w:r>
      <w:r w:rsidRPr="00445F21">
        <w:rPr>
          <w:sz w:val="22"/>
          <w:szCs w:val="22"/>
        </w:rPr>
        <w:t xml:space="preserve">, </w:t>
      </w:r>
      <w:r>
        <w:rPr>
          <w:sz w:val="22"/>
          <w:szCs w:val="22"/>
        </w:rPr>
        <w:t>app will send OTP to the registered Mobile Number &amp; Email Address and user needs to enter in the OTP in the next screen.</w:t>
      </w:r>
    </w:p>
    <w:p w14:paraId="6709470C" w14:textId="38962F17" w:rsidR="000E54A5" w:rsidRPr="00B84D64" w:rsidRDefault="000E54A5" w:rsidP="000E54A5">
      <w:pPr>
        <w:pStyle w:val="ListParagraph"/>
        <w:numPr>
          <w:ilvl w:val="0"/>
          <w:numId w:val="15"/>
        </w:numPr>
      </w:pPr>
      <w:r>
        <w:rPr>
          <w:sz w:val="22"/>
          <w:szCs w:val="22"/>
        </w:rPr>
        <w:t xml:space="preserve">Once the authentication is successful, the new Passport </w:t>
      </w:r>
      <w:r w:rsidR="009A20A1">
        <w:rPr>
          <w:sz w:val="22"/>
          <w:szCs w:val="22"/>
        </w:rPr>
        <w:t>details update will be sent as service request for back-office user to process manually and an email will be triggered for the back-office users along with the document as attachment.</w:t>
      </w:r>
    </w:p>
    <w:p w14:paraId="576AAA6D" w14:textId="2E974227" w:rsidR="002E6145" w:rsidRDefault="002E6145" w:rsidP="005C1BE0">
      <w:pPr>
        <w:pStyle w:val="Heading1"/>
        <w:numPr>
          <w:ilvl w:val="0"/>
          <w:numId w:val="4"/>
        </w:numPr>
        <w:jc w:val="both"/>
        <w:rPr>
          <w:rFonts w:cstheme="minorHAnsi"/>
          <w:sz w:val="24"/>
          <w:szCs w:val="24"/>
        </w:rPr>
      </w:pPr>
      <w:bookmarkStart w:id="160" w:name="_Toc117274682"/>
      <w:r>
        <w:rPr>
          <w:rFonts w:cstheme="minorHAnsi"/>
          <w:sz w:val="24"/>
          <w:szCs w:val="24"/>
        </w:rPr>
        <w:t>Logout</w:t>
      </w:r>
      <w:bookmarkEnd w:id="160"/>
    </w:p>
    <w:p w14:paraId="52308270" w14:textId="0E0881E9" w:rsidR="002E6145" w:rsidRDefault="002E6145" w:rsidP="002E6145">
      <w:pPr>
        <w:pStyle w:val="ListParagraph"/>
        <w:numPr>
          <w:ilvl w:val="0"/>
          <w:numId w:val="13"/>
        </w:numPr>
        <w:rPr>
          <w:sz w:val="22"/>
          <w:szCs w:val="22"/>
        </w:rPr>
      </w:pPr>
      <w:r>
        <w:rPr>
          <w:sz w:val="22"/>
          <w:szCs w:val="22"/>
        </w:rPr>
        <w:t xml:space="preserve">On logout of the application, the app will redirect to the login screen. </w:t>
      </w:r>
    </w:p>
    <w:p w14:paraId="16E76F82" w14:textId="1B5AD336" w:rsidR="002E6145" w:rsidRDefault="002E6145" w:rsidP="002E6145">
      <w:pPr>
        <w:pStyle w:val="ListParagraph"/>
        <w:numPr>
          <w:ilvl w:val="0"/>
          <w:numId w:val="13"/>
        </w:numPr>
        <w:rPr>
          <w:sz w:val="22"/>
          <w:szCs w:val="22"/>
        </w:rPr>
      </w:pPr>
      <w:r>
        <w:rPr>
          <w:sz w:val="22"/>
          <w:szCs w:val="22"/>
        </w:rPr>
        <w:t>The app will prompt a user survey about the respective channel.</w:t>
      </w:r>
    </w:p>
    <w:p w14:paraId="0174AD0E" w14:textId="046E819B" w:rsidR="002E6145" w:rsidRPr="002E6145" w:rsidRDefault="002E6145" w:rsidP="007B7289">
      <w:pPr>
        <w:pStyle w:val="ListParagraph"/>
        <w:numPr>
          <w:ilvl w:val="0"/>
          <w:numId w:val="13"/>
        </w:numPr>
      </w:pPr>
      <w:r w:rsidRPr="002E6145">
        <w:rPr>
          <w:sz w:val="22"/>
          <w:szCs w:val="22"/>
        </w:rPr>
        <w:t>User will have the option to submit or to exit survey questions.</w:t>
      </w:r>
    </w:p>
    <w:p w14:paraId="7F3DF8B6" w14:textId="2F3C944B" w:rsidR="002E6145" w:rsidRPr="002E6145" w:rsidRDefault="002E6145" w:rsidP="007B7289">
      <w:pPr>
        <w:pStyle w:val="ListParagraph"/>
        <w:numPr>
          <w:ilvl w:val="0"/>
          <w:numId w:val="13"/>
        </w:numPr>
      </w:pPr>
      <w:r>
        <w:rPr>
          <w:sz w:val="22"/>
          <w:szCs w:val="22"/>
        </w:rPr>
        <w:t>The survey is configurable from admin module.</w:t>
      </w:r>
    </w:p>
    <w:p w14:paraId="299EE9D3" w14:textId="26564A3C" w:rsidR="007035A3" w:rsidRDefault="007035A3" w:rsidP="005C1BE0">
      <w:pPr>
        <w:pStyle w:val="Heading1"/>
        <w:numPr>
          <w:ilvl w:val="0"/>
          <w:numId w:val="4"/>
        </w:numPr>
        <w:jc w:val="both"/>
        <w:rPr>
          <w:rFonts w:cstheme="minorHAnsi"/>
          <w:sz w:val="24"/>
          <w:szCs w:val="24"/>
        </w:rPr>
      </w:pPr>
      <w:bookmarkStart w:id="161" w:name="_Toc117274683"/>
      <w:r>
        <w:rPr>
          <w:rFonts w:cstheme="minorHAnsi"/>
          <w:sz w:val="24"/>
          <w:szCs w:val="24"/>
        </w:rPr>
        <w:t>Admin</w:t>
      </w:r>
      <w:bookmarkEnd w:id="161"/>
    </w:p>
    <w:p w14:paraId="4392E7D8" w14:textId="76FD3123" w:rsidR="000C7071" w:rsidRPr="000C7071" w:rsidRDefault="00EF6C50" w:rsidP="3D55BA36">
      <w:pPr>
        <w:pStyle w:val="ListParagraph"/>
        <w:numPr>
          <w:ilvl w:val="0"/>
          <w:numId w:val="13"/>
        </w:numPr>
        <w:rPr>
          <w:sz w:val="22"/>
          <w:szCs w:val="22"/>
        </w:rPr>
      </w:pPr>
      <w:r w:rsidRPr="3D55BA36">
        <w:rPr>
          <w:sz w:val="22"/>
          <w:szCs w:val="22"/>
        </w:rPr>
        <w:t>This section is to explain in detail about the admin module for the mobile and internet banking application.</w:t>
      </w:r>
    </w:p>
    <w:p w14:paraId="55E2C93F" w14:textId="6FEE870C" w:rsidR="007035A3" w:rsidRDefault="00D11002" w:rsidP="005C1BE0">
      <w:pPr>
        <w:pStyle w:val="Heading3"/>
        <w:numPr>
          <w:ilvl w:val="2"/>
          <w:numId w:val="4"/>
        </w:numPr>
        <w:rPr>
          <w:sz w:val="24"/>
          <w:szCs w:val="24"/>
        </w:rPr>
      </w:pPr>
      <w:bookmarkStart w:id="162" w:name="_Toc117274684"/>
      <w:r w:rsidRPr="005C1BE0">
        <w:rPr>
          <w:sz w:val="24"/>
          <w:szCs w:val="24"/>
        </w:rPr>
        <w:t>Language</w:t>
      </w:r>
      <w:r w:rsidR="007035A3" w:rsidRPr="005C1BE0">
        <w:rPr>
          <w:sz w:val="24"/>
          <w:szCs w:val="24"/>
        </w:rPr>
        <w:t xml:space="preserve"> </w:t>
      </w:r>
      <w:r w:rsidRPr="005C1BE0">
        <w:rPr>
          <w:sz w:val="24"/>
          <w:szCs w:val="24"/>
        </w:rPr>
        <w:t>Management</w:t>
      </w:r>
      <w:bookmarkEnd w:id="162"/>
    </w:p>
    <w:p w14:paraId="0B89A40C" w14:textId="2E92309A" w:rsidR="005C1BE0" w:rsidRPr="00EF6C50" w:rsidRDefault="00EF6C50" w:rsidP="007B7289">
      <w:pPr>
        <w:pStyle w:val="ListParagraph"/>
        <w:numPr>
          <w:ilvl w:val="0"/>
          <w:numId w:val="13"/>
        </w:numPr>
      </w:pPr>
      <w:r w:rsidRPr="00EF6C50">
        <w:rPr>
          <w:sz w:val="22"/>
          <w:szCs w:val="22"/>
        </w:rPr>
        <w:t xml:space="preserve">This section is to </w:t>
      </w:r>
      <w:r w:rsidR="005F59D2">
        <w:rPr>
          <w:sz w:val="22"/>
          <w:szCs w:val="22"/>
        </w:rPr>
        <w:t>manage</w:t>
      </w:r>
      <w:r w:rsidRPr="00EF6C50">
        <w:rPr>
          <w:sz w:val="22"/>
          <w:szCs w:val="22"/>
        </w:rPr>
        <w:t xml:space="preserve"> the </w:t>
      </w:r>
      <w:r>
        <w:rPr>
          <w:sz w:val="22"/>
          <w:szCs w:val="22"/>
        </w:rPr>
        <w:t>language</w:t>
      </w:r>
      <w:r w:rsidR="005F59D2">
        <w:rPr>
          <w:sz w:val="22"/>
          <w:szCs w:val="22"/>
        </w:rPr>
        <w:t>s configured in the application.</w:t>
      </w:r>
    </w:p>
    <w:p w14:paraId="6A2B08D6" w14:textId="059AF58B" w:rsidR="00EF6C50" w:rsidRPr="00AE0549" w:rsidRDefault="00EF6C50" w:rsidP="007B7289">
      <w:pPr>
        <w:pStyle w:val="ListParagraph"/>
        <w:numPr>
          <w:ilvl w:val="0"/>
          <w:numId w:val="13"/>
        </w:numPr>
        <w:rPr>
          <w:sz w:val="22"/>
          <w:szCs w:val="22"/>
        </w:rPr>
      </w:pPr>
      <w:r w:rsidRPr="00AE0549">
        <w:rPr>
          <w:sz w:val="22"/>
          <w:szCs w:val="22"/>
        </w:rPr>
        <w:t>On click the Language management</w:t>
      </w:r>
      <w:r w:rsidR="005F59D2" w:rsidRPr="00AE0549">
        <w:rPr>
          <w:sz w:val="22"/>
          <w:szCs w:val="22"/>
        </w:rPr>
        <w:t xml:space="preserve"> in the menu</w:t>
      </w:r>
      <w:r w:rsidRPr="00AE0549">
        <w:rPr>
          <w:sz w:val="22"/>
          <w:szCs w:val="22"/>
        </w:rPr>
        <w:t>, the following details will be displayed:</w:t>
      </w:r>
    </w:p>
    <w:p w14:paraId="3877461A" w14:textId="20085029" w:rsidR="00EF6C50" w:rsidRPr="00EF6C50" w:rsidRDefault="00EF6C50" w:rsidP="00EF6C50">
      <w:pPr>
        <w:pStyle w:val="ListParagraph"/>
        <w:numPr>
          <w:ilvl w:val="1"/>
          <w:numId w:val="13"/>
        </w:numPr>
        <w:rPr>
          <w:sz w:val="22"/>
          <w:szCs w:val="22"/>
        </w:rPr>
      </w:pPr>
      <w:r w:rsidRPr="00EF6C50">
        <w:rPr>
          <w:sz w:val="22"/>
          <w:szCs w:val="22"/>
        </w:rPr>
        <w:t>List of Languages configured</w:t>
      </w:r>
    </w:p>
    <w:p w14:paraId="36A5D5AB" w14:textId="5D72049C" w:rsidR="00EF6C50" w:rsidRDefault="00EF6C50" w:rsidP="00EF6C50">
      <w:pPr>
        <w:pStyle w:val="ListParagraph"/>
        <w:numPr>
          <w:ilvl w:val="1"/>
          <w:numId w:val="13"/>
        </w:numPr>
        <w:rPr>
          <w:sz w:val="22"/>
          <w:szCs w:val="22"/>
        </w:rPr>
      </w:pPr>
      <w:r w:rsidRPr="00EF6C50">
        <w:rPr>
          <w:sz w:val="22"/>
          <w:szCs w:val="22"/>
        </w:rPr>
        <w:t>Enabled / Disabled Status for each language</w:t>
      </w:r>
    </w:p>
    <w:p w14:paraId="0A2BFC2A" w14:textId="7AB191C5" w:rsidR="005F59D2" w:rsidRPr="00EF6C50" w:rsidRDefault="005F59D2" w:rsidP="005F59D2">
      <w:pPr>
        <w:pStyle w:val="ListParagraph"/>
        <w:numPr>
          <w:ilvl w:val="0"/>
          <w:numId w:val="13"/>
        </w:numPr>
        <w:rPr>
          <w:sz w:val="22"/>
          <w:szCs w:val="22"/>
        </w:rPr>
      </w:pPr>
      <w:r>
        <w:rPr>
          <w:sz w:val="22"/>
          <w:szCs w:val="22"/>
        </w:rPr>
        <w:t>On select a particular language, user can enable / disable the language. Once the new status is selected, the same will be reflecting in the application.</w:t>
      </w:r>
    </w:p>
    <w:p w14:paraId="21050EB8" w14:textId="5B329A76" w:rsidR="00D11002" w:rsidRDefault="00D11002" w:rsidP="005C1BE0">
      <w:pPr>
        <w:pStyle w:val="Heading3"/>
        <w:numPr>
          <w:ilvl w:val="2"/>
          <w:numId w:val="4"/>
        </w:numPr>
        <w:rPr>
          <w:sz w:val="24"/>
          <w:szCs w:val="24"/>
        </w:rPr>
      </w:pPr>
      <w:bookmarkStart w:id="163" w:name="_Toc117274685"/>
      <w:r w:rsidRPr="005C1BE0">
        <w:rPr>
          <w:sz w:val="24"/>
          <w:szCs w:val="24"/>
        </w:rPr>
        <w:t xml:space="preserve">Second Factor Authentication </w:t>
      </w:r>
      <w:r w:rsidR="00FE793A">
        <w:rPr>
          <w:sz w:val="24"/>
          <w:szCs w:val="24"/>
        </w:rPr>
        <w:t xml:space="preserve">(SFAs) </w:t>
      </w:r>
      <w:r w:rsidRPr="005C1BE0">
        <w:rPr>
          <w:sz w:val="24"/>
          <w:szCs w:val="24"/>
        </w:rPr>
        <w:t>Management</w:t>
      </w:r>
      <w:bookmarkEnd w:id="163"/>
    </w:p>
    <w:p w14:paraId="2408FBAA" w14:textId="1AC03C21" w:rsidR="00AE0549" w:rsidRDefault="00AE0549" w:rsidP="00AE0549">
      <w:pPr>
        <w:pStyle w:val="ListParagraph"/>
        <w:numPr>
          <w:ilvl w:val="0"/>
          <w:numId w:val="13"/>
        </w:numPr>
        <w:rPr>
          <w:sz w:val="22"/>
          <w:szCs w:val="22"/>
        </w:rPr>
      </w:pPr>
      <w:r w:rsidRPr="00EF6C50">
        <w:rPr>
          <w:sz w:val="22"/>
          <w:szCs w:val="22"/>
        </w:rPr>
        <w:t xml:space="preserve">This section is to </w:t>
      </w:r>
      <w:r>
        <w:rPr>
          <w:sz w:val="22"/>
          <w:szCs w:val="22"/>
        </w:rPr>
        <w:t>manage</w:t>
      </w:r>
      <w:r w:rsidRPr="00EF6C50">
        <w:rPr>
          <w:sz w:val="22"/>
          <w:szCs w:val="22"/>
        </w:rPr>
        <w:t xml:space="preserve"> the </w:t>
      </w:r>
      <w:r>
        <w:rPr>
          <w:sz w:val="22"/>
          <w:szCs w:val="22"/>
        </w:rPr>
        <w:t>second factor authentications for the features within the application.</w:t>
      </w:r>
    </w:p>
    <w:p w14:paraId="448502C2" w14:textId="715BD917" w:rsidR="00AE0549" w:rsidRDefault="00AE0549" w:rsidP="00AE0549">
      <w:pPr>
        <w:pStyle w:val="ListParagraph"/>
        <w:numPr>
          <w:ilvl w:val="0"/>
          <w:numId w:val="13"/>
        </w:numPr>
        <w:rPr>
          <w:sz w:val="22"/>
          <w:szCs w:val="22"/>
        </w:rPr>
      </w:pPr>
      <w:r>
        <w:rPr>
          <w:sz w:val="22"/>
          <w:szCs w:val="22"/>
        </w:rPr>
        <w:t>By default, the following details will be displayed:</w:t>
      </w:r>
    </w:p>
    <w:p w14:paraId="38F85DB9" w14:textId="14D28A8B" w:rsidR="00AE0549" w:rsidRDefault="00AE0549" w:rsidP="00AE0549">
      <w:pPr>
        <w:pStyle w:val="ListParagraph"/>
        <w:numPr>
          <w:ilvl w:val="1"/>
          <w:numId w:val="13"/>
        </w:numPr>
        <w:rPr>
          <w:sz w:val="22"/>
          <w:szCs w:val="22"/>
        </w:rPr>
      </w:pPr>
      <w:r>
        <w:rPr>
          <w:sz w:val="22"/>
          <w:szCs w:val="22"/>
        </w:rPr>
        <w:t>List of configured features</w:t>
      </w:r>
    </w:p>
    <w:p w14:paraId="31E7CC9E" w14:textId="6E0BD7F5" w:rsidR="00AE0549" w:rsidRDefault="001039D1" w:rsidP="00AE0549">
      <w:pPr>
        <w:pStyle w:val="ListParagraph"/>
        <w:numPr>
          <w:ilvl w:val="1"/>
          <w:numId w:val="13"/>
        </w:numPr>
        <w:rPr>
          <w:sz w:val="22"/>
          <w:szCs w:val="22"/>
        </w:rPr>
      </w:pPr>
      <w:r>
        <w:rPr>
          <w:sz w:val="22"/>
          <w:szCs w:val="22"/>
        </w:rPr>
        <w:t>Type of Second factor Authentication Enabled (OTP / TPIN / Password / Biometric)</w:t>
      </w:r>
    </w:p>
    <w:p w14:paraId="68780DE7" w14:textId="79D3707B" w:rsidR="001039D1" w:rsidRPr="00AE0549" w:rsidRDefault="001039D1" w:rsidP="001039D1">
      <w:pPr>
        <w:pStyle w:val="ListParagraph"/>
        <w:numPr>
          <w:ilvl w:val="0"/>
          <w:numId w:val="13"/>
        </w:numPr>
        <w:rPr>
          <w:sz w:val="22"/>
          <w:szCs w:val="22"/>
        </w:rPr>
      </w:pPr>
      <w:r>
        <w:rPr>
          <w:sz w:val="22"/>
          <w:szCs w:val="22"/>
        </w:rPr>
        <w:t xml:space="preserve">On click edit, user can </w:t>
      </w:r>
      <w:r w:rsidR="00FE793A">
        <w:rPr>
          <w:sz w:val="22"/>
          <w:szCs w:val="22"/>
        </w:rPr>
        <w:t>enable / disable any SFAs</w:t>
      </w:r>
      <w:r>
        <w:rPr>
          <w:sz w:val="22"/>
          <w:szCs w:val="22"/>
        </w:rPr>
        <w:t xml:space="preserve"> among them</w:t>
      </w:r>
      <w:r w:rsidR="00FE793A">
        <w:rPr>
          <w:sz w:val="22"/>
          <w:szCs w:val="22"/>
        </w:rPr>
        <w:t>.</w:t>
      </w:r>
    </w:p>
    <w:p w14:paraId="3133646F" w14:textId="3E92B0B8" w:rsidR="007035A3" w:rsidRDefault="00D11002" w:rsidP="005C1BE0">
      <w:pPr>
        <w:pStyle w:val="Heading3"/>
        <w:numPr>
          <w:ilvl w:val="2"/>
          <w:numId w:val="4"/>
        </w:numPr>
        <w:rPr>
          <w:sz w:val="24"/>
          <w:szCs w:val="24"/>
        </w:rPr>
      </w:pPr>
      <w:bookmarkStart w:id="164" w:name="_Toc117274686"/>
      <w:r w:rsidRPr="005C1BE0">
        <w:rPr>
          <w:sz w:val="24"/>
          <w:szCs w:val="24"/>
        </w:rPr>
        <w:t>Limit Management</w:t>
      </w:r>
      <w:bookmarkEnd w:id="164"/>
    </w:p>
    <w:p w14:paraId="692C672A" w14:textId="03D5B25D" w:rsidR="005F59D2" w:rsidRPr="005F59D2" w:rsidRDefault="005F59D2" w:rsidP="005F59D2">
      <w:pPr>
        <w:pStyle w:val="ListParagraph"/>
        <w:numPr>
          <w:ilvl w:val="0"/>
          <w:numId w:val="13"/>
        </w:numPr>
        <w:rPr>
          <w:sz w:val="22"/>
          <w:szCs w:val="22"/>
        </w:rPr>
      </w:pPr>
      <w:r w:rsidRPr="00EF6C50">
        <w:rPr>
          <w:sz w:val="22"/>
          <w:szCs w:val="22"/>
        </w:rPr>
        <w:t xml:space="preserve">This section is to </w:t>
      </w:r>
      <w:r>
        <w:rPr>
          <w:sz w:val="22"/>
          <w:szCs w:val="22"/>
        </w:rPr>
        <w:t>manage</w:t>
      </w:r>
      <w:r w:rsidRPr="00EF6C50">
        <w:rPr>
          <w:sz w:val="22"/>
          <w:szCs w:val="22"/>
        </w:rPr>
        <w:t xml:space="preserve"> the </w:t>
      </w:r>
      <w:r>
        <w:rPr>
          <w:sz w:val="22"/>
          <w:szCs w:val="22"/>
        </w:rPr>
        <w:t>limits configured in the application.</w:t>
      </w:r>
    </w:p>
    <w:p w14:paraId="677EB6D5" w14:textId="375763FA" w:rsidR="005F59D2" w:rsidRPr="00EF6C50" w:rsidRDefault="005F59D2" w:rsidP="005F59D2">
      <w:pPr>
        <w:pStyle w:val="ListParagraph"/>
        <w:numPr>
          <w:ilvl w:val="0"/>
          <w:numId w:val="13"/>
        </w:numPr>
        <w:rPr>
          <w:sz w:val="22"/>
          <w:szCs w:val="22"/>
        </w:rPr>
      </w:pPr>
      <w:r w:rsidRPr="00EF6C50">
        <w:rPr>
          <w:sz w:val="22"/>
          <w:szCs w:val="22"/>
        </w:rPr>
        <w:t xml:space="preserve">On click the </w:t>
      </w:r>
      <w:r>
        <w:rPr>
          <w:sz w:val="22"/>
          <w:szCs w:val="22"/>
        </w:rPr>
        <w:t>limit</w:t>
      </w:r>
      <w:r w:rsidRPr="00EF6C50">
        <w:rPr>
          <w:sz w:val="22"/>
          <w:szCs w:val="22"/>
        </w:rPr>
        <w:t xml:space="preserve"> management</w:t>
      </w:r>
      <w:r>
        <w:rPr>
          <w:sz w:val="22"/>
          <w:szCs w:val="22"/>
        </w:rPr>
        <w:t xml:space="preserve"> in the menu</w:t>
      </w:r>
      <w:r w:rsidRPr="00EF6C50">
        <w:rPr>
          <w:sz w:val="22"/>
          <w:szCs w:val="22"/>
        </w:rPr>
        <w:t>, the following details will be displayed:</w:t>
      </w:r>
    </w:p>
    <w:p w14:paraId="0338FDE5" w14:textId="2D2424BB" w:rsidR="005F59D2" w:rsidRDefault="005F59D2" w:rsidP="005F59D2">
      <w:pPr>
        <w:pStyle w:val="ListParagraph"/>
        <w:numPr>
          <w:ilvl w:val="1"/>
          <w:numId w:val="13"/>
        </w:numPr>
        <w:rPr>
          <w:sz w:val="22"/>
          <w:szCs w:val="22"/>
        </w:rPr>
      </w:pPr>
      <w:r w:rsidRPr="00EF6C50">
        <w:rPr>
          <w:sz w:val="22"/>
          <w:szCs w:val="22"/>
        </w:rPr>
        <w:t xml:space="preserve">List of </w:t>
      </w:r>
      <w:r>
        <w:rPr>
          <w:sz w:val="22"/>
          <w:szCs w:val="22"/>
        </w:rPr>
        <w:t>segments</w:t>
      </w:r>
    </w:p>
    <w:p w14:paraId="2E5AD0B1" w14:textId="6B6513A0" w:rsidR="001809B4" w:rsidRDefault="001809B4" w:rsidP="005F59D2">
      <w:pPr>
        <w:pStyle w:val="ListParagraph"/>
        <w:numPr>
          <w:ilvl w:val="1"/>
          <w:numId w:val="13"/>
        </w:numPr>
        <w:rPr>
          <w:sz w:val="22"/>
          <w:szCs w:val="22"/>
        </w:rPr>
      </w:pPr>
      <w:r>
        <w:rPr>
          <w:sz w:val="22"/>
          <w:szCs w:val="22"/>
        </w:rPr>
        <w:t>Fund Transfer and Bill Payment limits within each segment.</w:t>
      </w:r>
    </w:p>
    <w:p w14:paraId="0FF0A8C1" w14:textId="6C498983" w:rsidR="001809B4" w:rsidRPr="00EF6C50" w:rsidRDefault="001809B4" w:rsidP="001809B4">
      <w:pPr>
        <w:pStyle w:val="ListParagraph"/>
        <w:numPr>
          <w:ilvl w:val="0"/>
          <w:numId w:val="13"/>
        </w:numPr>
        <w:rPr>
          <w:sz w:val="22"/>
          <w:szCs w:val="22"/>
        </w:rPr>
      </w:pPr>
      <w:r>
        <w:rPr>
          <w:sz w:val="22"/>
          <w:szCs w:val="22"/>
        </w:rPr>
        <w:t>On click edit button, all the limits will be in editable mode and user can update the limit and submit.</w:t>
      </w:r>
      <w:r w:rsidR="00D24708">
        <w:rPr>
          <w:sz w:val="22"/>
          <w:szCs w:val="22"/>
        </w:rPr>
        <w:t xml:space="preserve"> Once the new limit is updated, the same will reflect in the application.</w:t>
      </w:r>
    </w:p>
    <w:p w14:paraId="49771B2B" w14:textId="1FA94FF6" w:rsidR="00D11002" w:rsidRDefault="00D11002" w:rsidP="005C1BE0">
      <w:pPr>
        <w:pStyle w:val="Heading3"/>
        <w:numPr>
          <w:ilvl w:val="2"/>
          <w:numId w:val="4"/>
        </w:numPr>
        <w:rPr>
          <w:sz w:val="24"/>
          <w:szCs w:val="24"/>
        </w:rPr>
      </w:pPr>
      <w:bookmarkStart w:id="165" w:name="_Toc117274687"/>
      <w:r w:rsidRPr="005C1BE0">
        <w:rPr>
          <w:sz w:val="24"/>
          <w:szCs w:val="24"/>
        </w:rPr>
        <w:lastRenderedPageBreak/>
        <w:t>Promotion Management</w:t>
      </w:r>
      <w:bookmarkEnd w:id="165"/>
    </w:p>
    <w:p w14:paraId="7554FA48" w14:textId="38C9081C" w:rsidR="00D24708" w:rsidRDefault="00D24708" w:rsidP="00D24708">
      <w:pPr>
        <w:pStyle w:val="ListParagraph"/>
        <w:numPr>
          <w:ilvl w:val="0"/>
          <w:numId w:val="13"/>
        </w:numPr>
        <w:rPr>
          <w:sz w:val="22"/>
          <w:szCs w:val="22"/>
        </w:rPr>
      </w:pPr>
      <w:r w:rsidRPr="00EF6C50">
        <w:rPr>
          <w:sz w:val="22"/>
          <w:szCs w:val="22"/>
        </w:rPr>
        <w:t xml:space="preserve">This section is to </w:t>
      </w:r>
      <w:r>
        <w:rPr>
          <w:sz w:val="22"/>
          <w:szCs w:val="22"/>
        </w:rPr>
        <w:t>manage</w:t>
      </w:r>
      <w:r w:rsidRPr="00EF6C50">
        <w:rPr>
          <w:sz w:val="22"/>
          <w:szCs w:val="22"/>
        </w:rPr>
        <w:t xml:space="preserve"> the </w:t>
      </w:r>
      <w:r>
        <w:rPr>
          <w:sz w:val="22"/>
          <w:szCs w:val="22"/>
        </w:rPr>
        <w:t>promotions configured in the application.</w:t>
      </w:r>
    </w:p>
    <w:p w14:paraId="6DFA28F6" w14:textId="2CCD046D" w:rsidR="00D24708" w:rsidRDefault="00D24708" w:rsidP="00D24708">
      <w:pPr>
        <w:pStyle w:val="ListParagraph"/>
        <w:numPr>
          <w:ilvl w:val="0"/>
          <w:numId w:val="13"/>
        </w:numPr>
        <w:rPr>
          <w:sz w:val="22"/>
          <w:szCs w:val="22"/>
        </w:rPr>
      </w:pPr>
      <w:r>
        <w:rPr>
          <w:sz w:val="22"/>
          <w:szCs w:val="22"/>
        </w:rPr>
        <w:t xml:space="preserve">By </w:t>
      </w:r>
      <w:r w:rsidR="003D1EE0">
        <w:rPr>
          <w:sz w:val="22"/>
          <w:szCs w:val="22"/>
        </w:rPr>
        <w:t>default,</w:t>
      </w:r>
      <w:r>
        <w:rPr>
          <w:sz w:val="22"/>
          <w:szCs w:val="22"/>
        </w:rPr>
        <w:t xml:space="preserve"> the list of promotions configured will be displayed including the following:</w:t>
      </w:r>
    </w:p>
    <w:p w14:paraId="719B4B3D" w14:textId="560F0D73" w:rsidR="00D24708" w:rsidRDefault="00D24708" w:rsidP="00D24708">
      <w:pPr>
        <w:pStyle w:val="ListParagraph"/>
        <w:numPr>
          <w:ilvl w:val="1"/>
          <w:numId w:val="13"/>
        </w:numPr>
        <w:rPr>
          <w:sz w:val="22"/>
          <w:szCs w:val="22"/>
        </w:rPr>
      </w:pPr>
      <w:r>
        <w:rPr>
          <w:sz w:val="22"/>
          <w:szCs w:val="22"/>
        </w:rPr>
        <w:t>Promotion Name</w:t>
      </w:r>
    </w:p>
    <w:p w14:paraId="516E88F8" w14:textId="38B2753E" w:rsidR="00D24708" w:rsidRDefault="00D24708" w:rsidP="00D24708">
      <w:pPr>
        <w:pStyle w:val="ListParagraph"/>
        <w:numPr>
          <w:ilvl w:val="1"/>
          <w:numId w:val="13"/>
        </w:numPr>
        <w:rPr>
          <w:sz w:val="22"/>
          <w:szCs w:val="22"/>
        </w:rPr>
      </w:pPr>
      <w:r>
        <w:rPr>
          <w:sz w:val="22"/>
          <w:szCs w:val="22"/>
        </w:rPr>
        <w:t>Promotion Start Date and Time</w:t>
      </w:r>
    </w:p>
    <w:p w14:paraId="47CF370E" w14:textId="183BAE2C" w:rsidR="00D24708" w:rsidRDefault="00D24708" w:rsidP="00D24708">
      <w:pPr>
        <w:pStyle w:val="ListParagraph"/>
        <w:numPr>
          <w:ilvl w:val="1"/>
          <w:numId w:val="13"/>
        </w:numPr>
        <w:rPr>
          <w:sz w:val="22"/>
          <w:szCs w:val="22"/>
        </w:rPr>
      </w:pPr>
      <w:r>
        <w:rPr>
          <w:sz w:val="22"/>
          <w:szCs w:val="22"/>
        </w:rPr>
        <w:t>Promotion End Date and Time</w:t>
      </w:r>
    </w:p>
    <w:p w14:paraId="35E5056E" w14:textId="2F30C4C6" w:rsidR="00D24708" w:rsidRDefault="003D1EE0" w:rsidP="003D1EE0">
      <w:pPr>
        <w:pStyle w:val="ListParagraph"/>
        <w:numPr>
          <w:ilvl w:val="0"/>
          <w:numId w:val="13"/>
        </w:numPr>
        <w:rPr>
          <w:sz w:val="22"/>
          <w:szCs w:val="22"/>
        </w:rPr>
      </w:pPr>
      <w:r>
        <w:rPr>
          <w:sz w:val="22"/>
          <w:szCs w:val="22"/>
        </w:rPr>
        <w:t>On click of a promotion, the following details will be displayed</w:t>
      </w:r>
    </w:p>
    <w:p w14:paraId="4FCE9470" w14:textId="77777777" w:rsidR="003D1EE0" w:rsidRDefault="003D1EE0" w:rsidP="003D1EE0">
      <w:pPr>
        <w:pStyle w:val="ListParagraph"/>
        <w:numPr>
          <w:ilvl w:val="1"/>
          <w:numId w:val="13"/>
        </w:numPr>
        <w:rPr>
          <w:sz w:val="22"/>
          <w:szCs w:val="22"/>
        </w:rPr>
      </w:pPr>
      <w:r>
        <w:rPr>
          <w:sz w:val="22"/>
          <w:szCs w:val="22"/>
        </w:rPr>
        <w:t>Promotion Name</w:t>
      </w:r>
    </w:p>
    <w:p w14:paraId="43217E21" w14:textId="7C4882F7" w:rsidR="003D1EE0" w:rsidRDefault="003D1EE0" w:rsidP="003D1EE0">
      <w:pPr>
        <w:pStyle w:val="ListParagraph"/>
        <w:numPr>
          <w:ilvl w:val="1"/>
          <w:numId w:val="13"/>
        </w:numPr>
        <w:rPr>
          <w:sz w:val="22"/>
          <w:szCs w:val="22"/>
        </w:rPr>
      </w:pPr>
      <w:r>
        <w:rPr>
          <w:sz w:val="22"/>
          <w:szCs w:val="22"/>
        </w:rPr>
        <w:t>Promotion Start Date and Time</w:t>
      </w:r>
    </w:p>
    <w:p w14:paraId="76F091F9" w14:textId="77777777" w:rsidR="003D1EE0" w:rsidRDefault="003D1EE0" w:rsidP="003D1EE0">
      <w:pPr>
        <w:pStyle w:val="ListParagraph"/>
        <w:numPr>
          <w:ilvl w:val="1"/>
          <w:numId w:val="13"/>
        </w:numPr>
        <w:rPr>
          <w:sz w:val="22"/>
          <w:szCs w:val="22"/>
        </w:rPr>
      </w:pPr>
      <w:r>
        <w:rPr>
          <w:sz w:val="22"/>
          <w:szCs w:val="22"/>
        </w:rPr>
        <w:t>Promotion End Date and Time</w:t>
      </w:r>
    </w:p>
    <w:p w14:paraId="146DB53D" w14:textId="52D52C81" w:rsidR="003D1EE0" w:rsidRDefault="003D1EE0" w:rsidP="003D1EE0">
      <w:pPr>
        <w:pStyle w:val="ListParagraph"/>
        <w:numPr>
          <w:ilvl w:val="1"/>
          <w:numId w:val="13"/>
        </w:numPr>
        <w:rPr>
          <w:sz w:val="22"/>
          <w:szCs w:val="22"/>
        </w:rPr>
      </w:pPr>
      <w:r>
        <w:rPr>
          <w:sz w:val="22"/>
          <w:szCs w:val="22"/>
        </w:rPr>
        <w:t>Promotion Content details</w:t>
      </w:r>
    </w:p>
    <w:p w14:paraId="7B938C8B" w14:textId="5836363D" w:rsidR="003D1EE0" w:rsidRDefault="003D1EE0" w:rsidP="003D1EE0">
      <w:pPr>
        <w:pStyle w:val="ListParagraph"/>
        <w:numPr>
          <w:ilvl w:val="1"/>
          <w:numId w:val="13"/>
        </w:numPr>
        <w:rPr>
          <w:sz w:val="22"/>
          <w:szCs w:val="22"/>
        </w:rPr>
      </w:pPr>
      <w:r>
        <w:rPr>
          <w:sz w:val="22"/>
          <w:szCs w:val="22"/>
        </w:rPr>
        <w:t>Promotion created by</w:t>
      </w:r>
    </w:p>
    <w:p w14:paraId="6F0539F9" w14:textId="24122967" w:rsidR="006C6C8E" w:rsidRDefault="006C6C8E" w:rsidP="006C6C8E">
      <w:pPr>
        <w:pStyle w:val="ListParagraph"/>
        <w:numPr>
          <w:ilvl w:val="0"/>
          <w:numId w:val="13"/>
        </w:numPr>
        <w:rPr>
          <w:sz w:val="22"/>
          <w:szCs w:val="22"/>
        </w:rPr>
      </w:pPr>
      <w:r>
        <w:rPr>
          <w:sz w:val="22"/>
          <w:szCs w:val="22"/>
        </w:rPr>
        <w:t xml:space="preserve">User will have the option to </w:t>
      </w:r>
    </w:p>
    <w:p w14:paraId="1A0B5A07" w14:textId="77777777" w:rsidR="00E7363E" w:rsidRDefault="00E7363E" w:rsidP="00E7363E">
      <w:pPr>
        <w:pStyle w:val="ListParagraph"/>
        <w:numPr>
          <w:ilvl w:val="1"/>
          <w:numId w:val="13"/>
        </w:numPr>
        <w:rPr>
          <w:sz w:val="22"/>
          <w:szCs w:val="22"/>
        </w:rPr>
      </w:pPr>
      <w:r>
        <w:rPr>
          <w:sz w:val="22"/>
          <w:szCs w:val="22"/>
        </w:rPr>
        <w:t>Add New - On click add new promotions, user needs to provide the following details and on click submit, the promotion will be displayed to the customer:</w:t>
      </w:r>
    </w:p>
    <w:p w14:paraId="408988A6" w14:textId="77777777" w:rsidR="00E7363E" w:rsidRDefault="00E7363E" w:rsidP="00E7363E">
      <w:pPr>
        <w:pStyle w:val="ListParagraph"/>
        <w:numPr>
          <w:ilvl w:val="2"/>
          <w:numId w:val="13"/>
        </w:numPr>
        <w:rPr>
          <w:sz w:val="22"/>
          <w:szCs w:val="22"/>
        </w:rPr>
      </w:pPr>
      <w:r>
        <w:rPr>
          <w:sz w:val="22"/>
          <w:szCs w:val="22"/>
        </w:rPr>
        <w:t>Promotion Name</w:t>
      </w:r>
    </w:p>
    <w:p w14:paraId="311AB95B" w14:textId="77777777" w:rsidR="00E7363E" w:rsidRPr="00E23116" w:rsidRDefault="00E7363E" w:rsidP="00E7363E">
      <w:pPr>
        <w:pStyle w:val="ListParagraph"/>
        <w:numPr>
          <w:ilvl w:val="2"/>
          <w:numId w:val="13"/>
        </w:numPr>
        <w:rPr>
          <w:sz w:val="22"/>
          <w:szCs w:val="22"/>
        </w:rPr>
      </w:pPr>
      <w:r w:rsidRPr="00E23116">
        <w:rPr>
          <w:sz w:val="22"/>
          <w:szCs w:val="22"/>
        </w:rPr>
        <w:t>Promotion Content details</w:t>
      </w:r>
      <w:r>
        <w:rPr>
          <w:sz w:val="22"/>
          <w:szCs w:val="22"/>
        </w:rPr>
        <w:t xml:space="preserve"> (Text / Images)</w:t>
      </w:r>
    </w:p>
    <w:p w14:paraId="774C146E" w14:textId="77777777" w:rsidR="00E7363E" w:rsidRDefault="00E7363E" w:rsidP="00E7363E">
      <w:pPr>
        <w:pStyle w:val="ListParagraph"/>
        <w:numPr>
          <w:ilvl w:val="2"/>
          <w:numId w:val="13"/>
        </w:numPr>
        <w:rPr>
          <w:sz w:val="22"/>
          <w:szCs w:val="22"/>
        </w:rPr>
      </w:pPr>
      <w:r>
        <w:rPr>
          <w:sz w:val="22"/>
          <w:szCs w:val="22"/>
        </w:rPr>
        <w:t>Promotion Start Date and Time</w:t>
      </w:r>
    </w:p>
    <w:p w14:paraId="3CB8AEC8" w14:textId="77777777" w:rsidR="00E7363E" w:rsidRDefault="00E7363E" w:rsidP="00E7363E">
      <w:pPr>
        <w:pStyle w:val="ListParagraph"/>
        <w:numPr>
          <w:ilvl w:val="2"/>
          <w:numId w:val="13"/>
        </w:numPr>
        <w:rPr>
          <w:sz w:val="22"/>
          <w:szCs w:val="22"/>
        </w:rPr>
      </w:pPr>
      <w:r>
        <w:rPr>
          <w:sz w:val="22"/>
          <w:szCs w:val="22"/>
        </w:rPr>
        <w:t>Promotion End Date and Time</w:t>
      </w:r>
    </w:p>
    <w:p w14:paraId="76088AAF" w14:textId="697E2CDC" w:rsidR="006C6C8E" w:rsidRDefault="006C6C8E" w:rsidP="006C6C8E">
      <w:pPr>
        <w:pStyle w:val="ListParagraph"/>
        <w:numPr>
          <w:ilvl w:val="1"/>
          <w:numId w:val="13"/>
        </w:numPr>
        <w:rPr>
          <w:sz w:val="22"/>
          <w:szCs w:val="22"/>
        </w:rPr>
      </w:pPr>
      <w:r>
        <w:rPr>
          <w:sz w:val="22"/>
          <w:szCs w:val="22"/>
        </w:rPr>
        <w:t xml:space="preserve">Edit – On click edit, the </w:t>
      </w:r>
      <w:r w:rsidR="00E23116">
        <w:rPr>
          <w:sz w:val="22"/>
          <w:szCs w:val="22"/>
        </w:rPr>
        <w:t xml:space="preserve">promotions creation screen will be launched will all the promotion details </w:t>
      </w:r>
      <w:r w:rsidR="00A85138">
        <w:rPr>
          <w:sz w:val="22"/>
          <w:szCs w:val="22"/>
        </w:rPr>
        <w:t>prefilled,</w:t>
      </w:r>
      <w:r w:rsidR="00E23116">
        <w:rPr>
          <w:sz w:val="22"/>
          <w:szCs w:val="22"/>
        </w:rPr>
        <w:t xml:space="preserve"> and user can change any details and update the same. </w:t>
      </w:r>
    </w:p>
    <w:p w14:paraId="6BD2F096" w14:textId="42F05AB4" w:rsidR="006C6C8E" w:rsidRDefault="006C6C8E" w:rsidP="006C6C8E">
      <w:pPr>
        <w:pStyle w:val="ListParagraph"/>
        <w:numPr>
          <w:ilvl w:val="1"/>
          <w:numId w:val="13"/>
        </w:numPr>
        <w:rPr>
          <w:sz w:val="22"/>
          <w:szCs w:val="22"/>
        </w:rPr>
      </w:pPr>
      <w:r>
        <w:rPr>
          <w:sz w:val="22"/>
          <w:szCs w:val="22"/>
        </w:rPr>
        <w:t>Delete – On click delete, app will prompt to delete and on successful confirmation, the promotion will be deleted.</w:t>
      </w:r>
    </w:p>
    <w:p w14:paraId="3AE1696C" w14:textId="401E4683" w:rsidR="00D11002" w:rsidRPr="005C1BE0" w:rsidRDefault="00D11002" w:rsidP="005C1BE0">
      <w:pPr>
        <w:pStyle w:val="Heading3"/>
        <w:numPr>
          <w:ilvl w:val="2"/>
          <w:numId w:val="4"/>
        </w:numPr>
        <w:rPr>
          <w:sz w:val="24"/>
          <w:szCs w:val="24"/>
        </w:rPr>
      </w:pPr>
      <w:bookmarkStart w:id="166" w:name="_Toc117274688"/>
      <w:r w:rsidRPr="005C1BE0">
        <w:rPr>
          <w:sz w:val="24"/>
          <w:szCs w:val="24"/>
        </w:rPr>
        <w:t>Announcement Management</w:t>
      </w:r>
      <w:bookmarkEnd w:id="166"/>
    </w:p>
    <w:p w14:paraId="12AF8115" w14:textId="1CFD4574" w:rsidR="00A010D6" w:rsidRDefault="00A010D6" w:rsidP="00A010D6">
      <w:pPr>
        <w:pStyle w:val="ListParagraph"/>
        <w:numPr>
          <w:ilvl w:val="0"/>
          <w:numId w:val="13"/>
        </w:numPr>
        <w:rPr>
          <w:sz w:val="22"/>
          <w:szCs w:val="22"/>
        </w:rPr>
      </w:pPr>
      <w:r w:rsidRPr="00EF6C50">
        <w:rPr>
          <w:sz w:val="22"/>
          <w:szCs w:val="22"/>
        </w:rPr>
        <w:t xml:space="preserve">This section is to </w:t>
      </w:r>
      <w:r>
        <w:rPr>
          <w:sz w:val="22"/>
          <w:szCs w:val="22"/>
        </w:rPr>
        <w:t>manage</w:t>
      </w:r>
      <w:r w:rsidRPr="00EF6C50">
        <w:rPr>
          <w:sz w:val="22"/>
          <w:szCs w:val="22"/>
        </w:rPr>
        <w:t xml:space="preserve"> the </w:t>
      </w:r>
      <w:r>
        <w:rPr>
          <w:sz w:val="22"/>
          <w:szCs w:val="22"/>
        </w:rPr>
        <w:t>announcements configured in the application.</w:t>
      </w:r>
    </w:p>
    <w:p w14:paraId="71F7B67A" w14:textId="40C24889" w:rsidR="00A010D6" w:rsidRDefault="00A010D6" w:rsidP="00A010D6">
      <w:pPr>
        <w:pStyle w:val="ListParagraph"/>
        <w:numPr>
          <w:ilvl w:val="0"/>
          <w:numId w:val="13"/>
        </w:numPr>
        <w:rPr>
          <w:sz w:val="22"/>
          <w:szCs w:val="22"/>
        </w:rPr>
      </w:pPr>
      <w:r>
        <w:rPr>
          <w:sz w:val="22"/>
          <w:szCs w:val="22"/>
        </w:rPr>
        <w:t>By default, the list of announcements configured will be displayed including the following:</w:t>
      </w:r>
    </w:p>
    <w:p w14:paraId="47205AD5" w14:textId="0CE83F2A" w:rsidR="00A010D6" w:rsidRDefault="00A010D6" w:rsidP="00A010D6">
      <w:pPr>
        <w:pStyle w:val="ListParagraph"/>
        <w:numPr>
          <w:ilvl w:val="1"/>
          <w:numId w:val="13"/>
        </w:numPr>
        <w:rPr>
          <w:sz w:val="22"/>
          <w:szCs w:val="22"/>
        </w:rPr>
      </w:pPr>
      <w:r>
        <w:rPr>
          <w:sz w:val="22"/>
          <w:szCs w:val="22"/>
        </w:rPr>
        <w:t>Announcements Name</w:t>
      </w:r>
    </w:p>
    <w:p w14:paraId="3F49889A" w14:textId="49C72318" w:rsidR="00A010D6" w:rsidRDefault="00A010D6" w:rsidP="00A010D6">
      <w:pPr>
        <w:pStyle w:val="ListParagraph"/>
        <w:numPr>
          <w:ilvl w:val="1"/>
          <w:numId w:val="13"/>
        </w:numPr>
        <w:rPr>
          <w:sz w:val="22"/>
          <w:szCs w:val="22"/>
        </w:rPr>
      </w:pPr>
      <w:r>
        <w:rPr>
          <w:sz w:val="22"/>
          <w:szCs w:val="22"/>
        </w:rPr>
        <w:t>Announcements Start Date and Time</w:t>
      </w:r>
    </w:p>
    <w:p w14:paraId="030A5304" w14:textId="6E61B9D4" w:rsidR="00A010D6" w:rsidRDefault="00A010D6" w:rsidP="00A010D6">
      <w:pPr>
        <w:pStyle w:val="ListParagraph"/>
        <w:numPr>
          <w:ilvl w:val="1"/>
          <w:numId w:val="13"/>
        </w:numPr>
        <w:rPr>
          <w:sz w:val="22"/>
          <w:szCs w:val="22"/>
        </w:rPr>
      </w:pPr>
      <w:r>
        <w:rPr>
          <w:sz w:val="22"/>
          <w:szCs w:val="22"/>
        </w:rPr>
        <w:t>Announcements End Date and Time</w:t>
      </w:r>
    </w:p>
    <w:p w14:paraId="74A721F4" w14:textId="46F7EBB5" w:rsidR="00A010D6" w:rsidRDefault="00A010D6" w:rsidP="00A010D6">
      <w:pPr>
        <w:pStyle w:val="ListParagraph"/>
        <w:numPr>
          <w:ilvl w:val="1"/>
          <w:numId w:val="13"/>
        </w:numPr>
        <w:rPr>
          <w:sz w:val="22"/>
          <w:szCs w:val="22"/>
        </w:rPr>
      </w:pPr>
      <w:r>
        <w:rPr>
          <w:sz w:val="22"/>
          <w:szCs w:val="22"/>
        </w:rPr>
        <w:t>Announcement Section (</w:t>
      </w:r>
      <w:proofErr w:type="spellStart"/>
      <w:r>
        <w:rPr>
          <w:sz w:val="22"/>
          <w:szCs w:val="22"/>
        </w:rPr>
        <w:t>Prelogin</w:t>
      </w:r>
      <w:proofErr w:type="spellEnd"/>
      <w:r>
        <w:rPr>
          <w:sz w:val="22"/>
          <w:szCs w:val="22"/>
        </w:rPr>
        <w:t xml:space="preserve"> / </w:t>
      </w:r>
      <w:proofErr w:type="spellStart"/>
      <w:r>
        <w:rPr>
          <w:sz w:val="22"/>
          <w:szCs w:val="22"/>
        </w:rPr>
        <w:t>Postlogin</w:t>
      </w:r>
      <w:proofErr w:type="spellEnd"/>
      <w:r>
        <w:rPr>
          <w:sz w:val="22"/>
          <w:szCs w:val="22"/>
        </w:rPr>
        <w:t xml:space="preserve"> / Both)</w:t>
      </w:r>
    </w:p>
    <w:p w14:paraId="3E1F767A" w14:textId="77777777" w:rsidR="00A010D6" w:rsidRDefault="00A010D6" w:rsidP="00A010D6">
      <w:pPr>
        <w:pStyle w:val="ListParagraph"/>
        <w:numPr>
          <w:ilvl w:val="0"/>
          <w:numId w:val="13"/>
        </w:numPr>
        <w:rPr>
          <w:sz w:val="22"/>
          <w:szCs w:val="22"/>
        </w:rPr>
      </w:pPr>
      <w:r>
        <w:rPr>
          <w:sz w:val="22"/>
          <w:szCs w:val="22"/>
        </w:rPr>
        <w:t>On click of a promotion, the following details will be displayed</w:t>
      </w:r>
    </w:p>
    <w:p w14:paraId="5810FEBD" w14:textId="43EFAE63" w:rsidR="00A010D6" w:rsidRDefault="00A010D6" w:rsidP="00A010D6">
      <w:pPr>
        <w:pStyle w:val="ListParagraph"/>
        <w:numPr>
          <w:ilvl w:val="1"/>
          <w:numId w:val="13"/>
        </w:numPr>
        <w:rPr>
          <w:sz w:val="22"/>
          <w:szCs w:val="22"/>
        </w:rPr>
      </w:pPr>
      <w:r>
        <w:rPr>
          <w:sz w:val="22"/>
          <w:szCs w:val="22"/>
        </w:rPr>
        <w:t>Announcements Name</w:t>
      </w:r>
    </w:p>
    <w:p w14:paraId="1F097007" w14:textId="2ADA3888" w:rsidR="00A010D6" w:rsidRDefault="00A010D6" w:rsidP="00A010D6">
      <w:pPr>
        <w:pStyle w:val="ListParagraph"/>
        <w:numPr>
          <w:ilvl w:val="1"/>
          <w:numId w:val="13"/>
        </w:numPr>
        <w:rPr>
          <w:sz w:val="22"/>
          <w:szCs w:val="22"/>
        </w:rPr>
      </w:pPr>
      <w:r>
        <w:rPr>
          <w:sz w:val="22"/>
          <w:szCs w:val="22"/>
        </w:rPr>
        <w:t>Announcements Start Date and Time</w:t>
      </w:r>
    </w:p>
    <w:p w14:paraId="481B8E70" w14:textId="6879E487" w:rsidR="00A010D6" w:rsidRDefault="00A010D6" w:rsidP="00A010D6">
      <w:pPr>
        <w:pStyle w:val="ListParagraph"/>
        <w:numPr>
          <w:ilvl w:val="1"/>
          <w:numId w:val="13"/>
        </w:numPr>
        <w:rPr>
          <w:sz w:val="22"/>
          <w:szCs w:val="22"/>
        </w:rPr>
      </w:pPr>
      <w:r>
        <w:rPr>
          <w:sz w:val="22"/>
          <w:szCs w:val="22"/>
        </w:rPr>
        <w:t>Announcements End Date and Time</w:t>
      </w:r>
    </w:p>
    <w:p w14:paraId="64344CFB" w14:textId="6203ADA3" w:rsidR="00A010D6" w:rsidRDefault="00A010D6" w:rsidP="00A010D6">
      <w:pPr>
        <w:pStyle w:val="ListParagraph"/>
        <w:numPr>
          <w:ilvl w:val="1"/>
          <w:numId w:val="13"/>
        </w:numPr>
        <w:rPr>
          <w:sz w:val="22"/>
          <w:szCs w:val="22"/>
        </w:rPr>
      </w:pPr>
      <w:r>
        <w:rPr>
          <w:sz w:val="22"/>
          <w:szCs w:val="22"/>
        </w:rPr>
        <w:t>Announcements Content details</w:t>
      </w:r>
    </w:p>
    <w:p w14:paraId="457A2169" w14:textId="451C5CFE" w:rsidR="00A010D6" w:rsidRDefault="00A010D6" w:rsidP="00A010D6">
      <w:pPr>
        <w:pStyle w:val="ListParagraph"/>
        <w:numPr>
          <w:ilvl w:val="1"/>
          <w:numId w:val="13"/>
        </w:numPr>
        <w:rPr>
          <w:sz w:val="22"/>
          <w:szCs w:val="22"/>
        </w:rPr>
      </w:pPr>
      <w:r>
        <w:rPr>
          <w:sz w:val="22"/>
          <w:szCs w:val="22"/>
        </w:rPr>
        <w:t>Announcements created by</w:t>
      </w:r>
    </w:p>
    <w:p w14:paraId="79608605" w14:textId="77777777" w:rsidR="00A010D6" w:rsidRDefault="00A010D6" w:rsidP="00A010D6">
      <w:pPr>
        <w:pStyle w:val="ListParagraph"/>
        <w:numPr>
          <w:ilvl w:val="0"/>
          <w:numId w:val="13"/>
        </w:numPr>
        <w:rPr>
          <w:sz w:val="22"/>
          <w:szCs w:val="22"/>
        </w:rPr>
      </w:pPr>
      <w:r>
        <w:rPr>
          <w:sz w:val="22"/>
          <w:szCs w:val="22"/>
        </w:rPr>
        <w:t xml:space="preserve">User will have the option to </w:t>
      </w:r>
    </w:p>
    <w:p w14:paraId="677F93F9" w14:textId="1A90E6CF" w:rsidR="00A010D6" w:rsidRDefault="00A010D6" w:rsidP="00A010D6">
      <w:pPr>
        <w:pStyle w:val="ListParagraph"/>
        <w:numPr>
          <w:ilvl w:val="1"/>
          <w:numId w:val="13"/>
        </w:numPr>
        <w:rPr>
          <w:sz w:val="22"/>
          <w:szCs w:val="22"/>
        </w:rPr>
      </w:pPr>
      <w:r>
        <w:rPr>
          <w:sz w:val="22"/>
          <w:szCs w:val="22"/>
        </w:rPr>
        <w:lastRenderedPageBreak/>
        <w:t xml:space="preserve">Add New - On click add new </w:t>
      </w:r>
      <w:r w:rsidR="00E7363E">
        <w:rPr>
          <w:sz w:val="22"/>
          <w:szCs w:val="22"/>
        </w:rPr>
        <w:t>announcement</w:t>
      </w:r>
      <w:r>
        <w:rPr>
          <w:sz w:val="22"/>
          <w:szCs w:val="22"/>
        </w:rPr>
        <w:t>, user needs to provide the following details and on click submit, the promotion will be displayed to the customer:</w:t>
      </w:r>
    </w:p>
    <w:p w14:paraId="245CABF9" w14:textId="702B2283" w:rsidR="00A010D6" w:rsidRDefault="00E7363E" w:rsidP="00A010D6">
      <w:pPr>
        <w:pStyle w:val="ListParagraph"/>
        <w:numPr>
          <w:ilvl w:val="2"/>
          <w:numId w:val="13"/>
        </w:numPr>
        <w:rPr>
          <w:sz w:val="22"/>
          <w:szCs w:val="22"/>
        </w:rPr>
      </w:pPr>
      <w:r>
        <w:rPr>
          <w:sz w:val="22"/>
          <w:szCs w:val="22"/>
        </w:rPr>
        <w:t xml:space="preserve">Announcement </w:t>
      </w:r>
      <w:r w:rsidR="00A010D6">
        <w:rPr>
          <w:sz w:val="22"/>
          <w:szCs w:val="22"/>
        </w:rPr>
        <w:t>Name</w:t>
      </w:r>
    </w:p>
    <w:p w14:paraId="1FC6DD4C" w14:textId="77777777" w:rsidR="00E7363E" w:rsidRDefault="00E7363E" w:rsidP="00E7363E">
      <w:pPr>
        <w:pStyle w:val="ListParagraph"/>
        <w:numPr>
          <w:ilvl w:val="2"/>
          <w:numId w:val="13"/>
        </w:numPr>
        <w:rPr>
          <w:sz w:val="22"/>
          <w:szCs w:val="22"/>
        </w:rPr>
      </w:pPr>
      <w:r>
        <w:rPr>
          <w:sz w:val="22"/>
          <w:szCs w:val="22"/>
        </w:rPr>
        <w:t>Announcement Section (</w:t>
      </w:r>
      <w:proofErr w:type="spellStart"/>
      <w:r>
        <w:rPr>
          <w:sz w:val="22"/>
          <w:szCs w:val="22"/>
        </w:rPr>
        <w:t>Prelogin</w:t>
      </w:r>
      <w:proofErr w:type="spellEnd"/>
      <w:r>
        <w:rPr>
          <w:sz w:val="22"/>
          <w:szCs w:val="22"/>
        </w:rPr>
        <w:t xml:space="preserve"> / </w:t>
      </w:r>
      <w:proofErr w:type="spellStart"/>
      <w:r>
        <w:rPr>
          <w:sz w:val="22"/>
          <w:szCs w:val="22"/>
        </w:rPr>
        <w:t>Postlogin</w:t>
      </w:r>
      <w:proofErr w:type="spellEnd"/>
      <w:r>
        <w:rPr>
          <w:sz w:val="22"/>
          <w:szCs w:val="22"/>
        </w:rPr>
        <w:t xml:space="preserve"> / Both)</w:t>
      </w:r>
    </w:p>
    <w:p w14:paraId="02F81DEF" w14:textId="16D4E1A2" w:rsidR="00E7363E" w:rsidRPr="00E23116" w:rsidRDefault="00E7363E" w:rsidP="00E7363E">
      <w:pPr>
        <w:pStyle w:val="ListParagraph"/>
        <w:numPr>
          <w:ilvl w:val="2"/>
          <w:numId w:val="13"/>
        </w:numPr>
        <w:rPr>
          <w:sz w:val="22"/>
          <w:szCs w:val="22"/>
        </w:rPr>
      </w:pPr>
      <w:r>
        <w:rPr>
          <w:sz w:val="22"/>
          <w:szCs w:val="22"/>
        </w:rPr>
        <w:t xml:space="preserve">Announcement </w:t>
      </w:r>
      <w:r w:rsidRPr="00E23116">
        <w:rPr>
          <w:sz w:val="22"/>
          <w:szCs w:val="22"/>
        </w:rPr>
        <w:t>Content details</w:t>
      </w:r>
      <w:r>
        <w:rPr>
          <w:sz w:val="22"/>
          <w:szCs w:val="22"/>
        </w:rPr>
        <w:t xml:space="preserve"> (Text / Images)</w:t>
      </w:r>
    </w:p>
    <w:p w14:paraId="123E343F" w14:textId="6BBD797C" w:rsidR="00A010D6" w:rsidRDefault="00E7363E" w:rsidP="00A010D6">
      <w:pPr>
        <w:pStyle w:val="ListParagraph"/>
        <w:numPr>
          <w:ilvl w:val="2"/>
          <w:numId w:val="13"/>
        </w:numPr>
        <w:rPr>
          <w:sz w:val="22"/>
          <w:szCs w:val="22"/>
        </w:rPr>
      </w:pPr>
      <w:r>
        <w:rPr>
          <w:sz w:val="22"/>
          <w:szCs w:val="22"/>
        </w:rPr>
        <w:t xml:space="preserve">Announcement </w:t>
      </w:r>
      <w:r w:rsidR="00A010D6">
        <w:rPr>
          <w:sz w:val="22"/>
          <w:szCs w:val="22"/>
        </w:rPr>
        <w:t>Start Date and Time</w:t>
      </w:r>
    </w:p>
    <w:p w14:paraId="7766FE9E" w14:textId="6664CF64" w:rsidR="00A010D6" w:rsidRDefault="00E7363E" w:rsidP="00A010D6">
      <w:pPr>
        <w:pStyle w:val="ListParagraph"/>
        <w:numPr>
          <w:ilvl w:val="2"/>
          <w:numId w:val="13"/>
        </w:numPr>
        <w:rPr>
          <w:sz w:val="22"/>
          <w:szCs w:val="22"/>
        </w:rPr>
      </w:pPr>
      <w:r>
        <w:rPr>
          <w:sz w:val="22"/>
          <w:szCs w:val="22"/>
        </w:rPr>
        <w:t xml:space="preserve">Announcement </w:t>
      </w:r>
      <w:r w:rsidR="00A010D6">
        <w:rPr>
          <w:sz w:val="22"/>
          <w:szCs w:val="22"/>
        </w:rPr>
        <w:t>End Date and Time</w:t>
      </w:r>
    </w:p>
    <w:p w14:paraId="07025599" w14:textId="501C9051" w:rsidR="00A010D6" w:rsidRDefault="00A010D6" w:rsidP="00A010D6">
      <w:pPr>
        <w:pStyle w:val="ListParagraph"/>
        <w:numPr>
          <w:ilvl w:val="1"/>
          <w:numId w:val="13"/>
        </w:numPr>
        <w:rPr>
          <w:sz w:val="22"/>
          <w:szCs w:val="22"/>
        </w:rPr>
      </w:pPr>
      <w:r>
        <w:rPr>
          <w:sz w:val="22"/>
          <w:szCs w:val="22"/>
        </w:rPr>
        <w:t xml:space="preserve">Edit – On click edit, the promotions creation screen will be launched will all the promotion details prefilled, and user can change any details and update the same. </w:t>
      </w:r>
    </w:p>
    <w:p w14:paraId="31BEFF27" w14:textId="7B9809BC" w:rsidR="00D11002" w:rsidRDefault="00A010D6" w:rsidP="00D11002">
      <w:pPr>
        <w:pStyle w:val="ListParagraph"/>
        <w:numPr>
          <w:ilvl w:val="1"/>
          <w:numId w:val="13"/>
        </w:numPr>
        <w:rPr>
          <w:sz w:val="22"/>
          <w:szCs w:val="22"/>
        </w:rPr>
      </w:pPr>
      <w:r>
        <w:rPr>
          <w:sz w:val="22"/>
          <w:szCs w:val="22"/>
        </w:rPr>
        <w:t>Delete – On click delete, app will prompt to delete and on successful confirmation, the promotion will be deleted.</w:t>
      </w:r>
    </w:p>
    <w:p w14:paraId="27A14241" w14:textId="2DA4D29A" w:rsidR="00780F51" w:rsidRDefault="00780F51" w:rsidP="00780F51">
      <w:pPr>
        <w:pStyle w:val="Heading3"/>
        <w:numPr>
          <w:ilvl w:val="2"/>
          <w:numId w:val="4"/>
        </w:numPr>
        <w:rPr>
          <w:sz w:val="24"/>
          <w:szCs w:val="24"/>
        </w:rPr>
      </w:pPr>
      <w:bookmarkStart w:id="167" w:name="_Toc117274689"/>
      <w:r w:rsidRPr="00780F51">
        <w:rPr>
          <w:sz w:val="24"/>
          <w:szCs w:val="24"/>
        </w:rPr>
        <w:t>Survey Managemen</w:t>
      </w:r>
      <w:r>
        <w:rPr>
          <w:sz w:val="24"/>
          <w:szCs w:val="24"/>
        </w:rPr>
        <w:t>t</w:t>
      </w:r>
      <w:bookmarkEnd w:id="167"/>
    </w:p>
    <w:p w14:paraId="5DB45BD3" w14:textId="22DD0D58" w:rsidR="00780F51" w:rsidRDefault="00780F51" w:rsidP="00780F51">
      <w:pPr>
        <w:pStyle w:val="ListParagraph"/>
        <w:numPr>
          <w:ilvl w:val="0"/>
          <w:numId w:val="13"/>
        </w:numPr>
        <w:rPr>
          <w:sz w:val="22"/>
          <w:szCs w:val="22"/>
        </w:rPr>
      </w:pPr>
      <w:r>
        <w:rPr>
          <w:sz w:val="22"/>
          <w:szCs w:val="22"/>
        </w:rPr>
        <w:t>This section is for the bank users to configure the survey questionnaires and view survey answers for the following:</w:t>
      </w:r>
    </w:p>
    <w:p w14:paraId="7268DF45" w14:textId="5BB419BE" w:rsidR="00780F51" w:rsidRDefault="00780F51" w:rsidP="00780F51">
      <w:pPr>
        <w:pStyle w:val="ListParagraph"/>
        <w:numPr>
          <w:ilvl w:val="1"/>
          <w:numId w:val="13"/>
        </w:numPr>
        <w:rPr>
          <w:sz w:val="22"/>
          <w:szCs w:val="22"/>
        </w:rPr>
      </w:pPr>
      <w:r>
        <w:rPr>
          <w:sz w:val="22"/>
          <w:szCs w:val="22"/>
        </w:rPr>
        <w:t xml:space="preserve">Channel rating survey – This is to gather the feedback at the channel level. </w:t>
      </w:r>
      <w:r w:rsidR="0070496C">
        <w:rPr>
          <w:sz w:val="22"/>
          <w:szCs w:val="22"/>
        </w:rPr>
        <w:t xml:space="preserve"> This will be prompted when a user logout of the application.</w:t>
      </w:r>
    </w:p>
    <w:p w14:paraId="4BF58395" w14:textId="6EA06275" w:rsidR="00780F51" w:rsidRDefault="00780F51" w:rsidP="00780F51">
      <w:pPr>
        <w:pStyle w:val="ListParagraph"/>
        <w:numPr>
          <w:ilvl w:val="1"/>
          <w:numId w:val="13"/>
        </w:numPr>
        <w:rPr>
          <w:sz w:val="22"/>
          <w:szCs w:val="22"/>
        </w:rPr>
      </w:pPr>
      <w:r>
        <w:rPr>
          <w:sz w:val="22"/>
          <w:szCs w:val="22"/>
        </w:rPr>
        <w:t>Transactional survey</w:t>
      </w:r>
      <w:r w:rsidR="0070496C">
        <w:rPr>
          <w:sz w:val="22"/>
          <w:szCs w:val="22"/>
        </w:rPr>
        <w:t xml:space="preserve"> – This is to gather the feedback at the transaction level.  This will be prompted when a user completes a transaction and navigates to the success screen. This will be again prompted only for the configured features in admin.</w:t>
      </w:r>
    </w:p>
    <w:p w14:paraId="67809317" w14:textId="5B37FB2A" w:rsidR="00124BF1" w:rsidRPr="0067370C" w:rsidRDefault="00780F51" w:rsidP="00780F51">
      <w:pPr>
        <w:pStyle w:val="ListParagraph"/>
        <w:numPr>
          <w:ilvl w:val="1"/>
          <w:numId w:val="13"/>
        </w:numPr>
        <w:rPr>
          <w:sz w:val="22"/>
          <w:szCs w:val="22"/>
        </w:rPr>
      </w:pPr>
      <w:r>
        <w:rPr>
          <w:sz w:val="22"/>
          <w:szCs w:val="22"/>
        </w:rPr>
        <w:t>Push Survey</w:t>
      </w:r>
      <w:r w:rsidR="0070496C">
        <w:rPr>
          <w:sz w:val="22"/>
          <w:szCs w:val="22"/>
        </w:rPr>
        <w:t xml:space="preserve"> – This is to gather the generic feedback from customer from time-to-time basis.  This will be prompted when a user login into the application.</w:t>
      </w:r>
    </w:p>
    <w:sectPr w:rsidR="00124BF1" w:rsidRPr="0067370C" w:rsidSect="00505061">
      <w:headerReference w:type="default" r:id="rId22"/>
      <w:footerReference w:type="default" r:id="rId23"/>
      <w:headerReference w:type="first" r:id="rId24"/>
      <w:footerReference w:type="first" r:id="rId25"/>
      <w:pgSz w:w="12240" w:h="15840"/>
      <w:pgMar w:top="858"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4CEA3" w14:textId="77777777" w:rsidR="00A73729" w:rsidRDefault="00A73729" w:rsidP="0041430F">
      <w:pPr>
        <w:spacing w:before="0" w:after="0" w:line="240" w:lineRule="auto"/>
      </w:pPr>
      <w:r>
        <w:separator/>
      </w:r>
    </w:p>
  </w:endnote>
  <w:endnote w:type="continuationSeparator" w:id="0">
    <w:p w14:paraId="21BC4D6C" w14:textId="77777777" w:rsidR="00A73729" w:rsidRDefault="00A73729" w:rsidP="0041430F">
      <w:pPr>
        <w:spacing w:before="0" w:after="0" w:line="240" w:lineRule="auto"/>
      </w:pPr>
      <w:r>
        <w:continuationSeparator/>
      </w:r>
    </w:p>
  </w:endnote>
  <w:endnote w:type="continuationNotice" w:id="1">
    <w:p w14:paraId="370E16CF" w14:textId="77777777" w:rsidR="00A73729" w:rsidRDefault="00A7372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38D6556" w14:paraId="12AC25EF" w14:textId="77777777" w:rsidTr="738D6556">
      <w:tc>
        <w:tcPr>
          <w:tcW w:w="3600" w:type="dxa"/>
        </w:tcPr>
        <w:p w14:paraId="1E1A9946" w14:textId="564DA0B6" w:rsidR="738D6556" w:rsidRDefault="738D6556" w:rsidP="738D6556">
          <w:pPr>
            <w:pStyle w:val="Header"/>
            <w:ind w:left="-115"/>
          </w:pPr>
        </w:p>
      </w:tc>
      <w:tc>
        <w:tcPr>
          <w:tcW w:w="3600" w:type="dxa"/>
        </w:tcPr>
        <w:p w14:paraId="39BADA40" w14:textId="18FBCAA3" w:rsidR="738D6556" w:rsidRDefault="738D6556" w:rsidP="738D6556">
          <w:pPr>
            <w:pStyle w:val="Header"/>
            <w:jc w:val="center"/>
          </w:pPr>
        </w:p>
      </w:tc>
      <w:tc>
        <w:tcPr>
          <w:tcW w:w="3600" w:type="dxa"/>
        </w:tcPr>
        <w:p w14:paraId="201E3F57" w14:textId="4E8026FA" w:rsidR="738D6556" w:rsidRDefault="738D6556" w:rsidP="738D6556">
          <w:pPr>
            <w:pStyle w:val="Header"/>
            <w:ind w:right="-115"/>
            <w:jc w:val="right"/>
          </w:pPr>
        </w:p>
      </w:tc>
    </w:tr>
  </w:tbl>
  <w:p w14:paraId="4813E7CA" w14:textId="5838AAE5" w:rsidR="738D6556" w:rsidRDefault="738D6556" w:rsidP="738D65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38D6556" w14:paraId="4F84FF09" w14:textId="77777777" w:rsidTr="738D6556">
      <w:tc>
        <w:tcPr>
          <w:tcW w:w="3600" w:type="dxa"/>
        </w:tcPr>
        <w:p w14:paraId="0AB3D13A" w14:textId="6E7E1B56" w:rsidR="738D6556" w:rsidRDefault="738D6556" w:rsidP="738D6556">
          <w:pPr>
            <w:pStyle w:val="Header"/>
            <w:ind w:left="-115"/>
          </w:pPr>
        </w:p>
      </w:tc>
      <w:tc>
        <w:tcPr>
          <w:tcW w:w="3600" w:type="dxa"/>
        </w:tcPr>
        <w:p w14:paraId="20A39903" w14:textId="75EEEC35" w:rsidR="738D6556" w:rsidRDefault="738D6556" w:rsidP="738D6556">
          <w:pPr>
            <w:pStyle w:val="Header"/>
            <w:jc w:val="center"/>
          </w:pPr>
        </w:p>
      </w:tc>
      <w:tc>
        <w:tcPr>
          <w:tcW w:w="3600" w:type="dxa"/>
        </w:tcPr>
        <w:p w14:paraId="1FDA3860" w14:textId="5B4F0D02" w:rsidR="738D6556" w:rsidRDefault="738D6556" w:rsidP="738D6556">
          <w:pPr>
            <w:pStyle w:val="Header"/>
            <w:ind w:right="-115"/>
            <w:jc w:val="right"/>
          </w:pPr>
        </w:p>
      </w:tc>
    </w:tr>
  </w:tbl>
  <w:p w14:paraId="6CDE553A" w14:textId="5C0D9B35" w:rsidR="738D6556" w:rsidRDefault="738D6556" w:rsidP="738D6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6C518" w14:textId="77777777" w:rsidR="00A73729" w:rsidRDefault="00A73729" w:rsidP="0041430F">
      <w:pPr>
        <w:spacing w:before="0" w:after="0" w:line="240" w:lineRule="auto"/>
      </w:pPr>
      <w:r>
        <w:separator/>
      </w:r>
    </w:p>
  </w:footnote>
  <w:footnote w:type="continuationSeparator" w:id="0">
    <w:p w14:paraId="7EE60F2C" w14:textId="77777777" w:rsidR="00A73729" w:rsidRDefault="00A73729" w:rsidP="0041430F">
      <w:pPr>
        <w:spacing w:before="0" w:after="0" w:line="240" w:lineRule="auto"/>
      </w:pPr>
      <w:r>
        <w:continuationSeparator/>
      </w:r>
    </w:p>
  </w:footnote>
  <w:footnote w:type="continuationNotice" w:id="1">
    <w:p w14:paraId="07C19364" w14:textId="77777777" w:rsidR="00A73729" w:rsidRDefault="00A7372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9C9BF" w14:textId="6D1C8587" w:rsidR="00053342" w:rsidRDefault="008A734B" w:rsidP="008A734B">
    <w:pPr>
      <w:pStyle w:val="Header"/>
      <w:jc w:val="right"/>
      <w:rPr>
        <w:caps/>
        <w:color w:val="5B9BD5" w:themeColor="accent1"/>
      </w:rPr>
    </w:pPr>
    <w:r w:rsidRPr="001C0526">
      <w:rPr>
        <w:rFonts w:asciiTheme="majorHAnsi" w:hAnsiTheme="majorHAnsi" w:cs="Arial"/>
        <w:b/>
        <w:noProof/>
        <w:color w:val="0070C0"/>
        <w:shd w:val="clear" w:color="auto" w:fill="E6E6E6"/>
        <w:lang w:val="en-IN" w:eastAsia="en-IN"/>
      </w:rPr>
      <w:drawing>
        <wp:anchor distT="0" distB="0" distL="114300" distR="114300" simplePos="0" relativeHeight="251658240" behindDoc="0" locked="0" layoutInCell="1" allowOverlap="1" wp14:anchorId="4CD5D54E" wp14:editId="7D74F086">
          <wp:simplePos x="0" y="0"/>
          <wp:positionH relativeFrom="column">
            <wp:posOffset>8135</wp:posOffset>
          </wp:positionH>
          <wp:positionV relativeFrom="paragraph">
            <wp:posOffset>-39094</wp:posOffset>
          </wp:positionV>
          <wp:extent cx="1345565" cy="676275"/>
          <wp:effectExtent l="0" t="0" r="6985"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5565"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053342">
      <w:rPr>
        <w:rFonts w:ascii="Roboto" w:hAnsi="Roboto"/>
        <w:noProof/>
        <w:color w:val="2962FF"/>
        <w:shd w:val="clear" w:color="auto" w:fill="E6E6E6"/>
      </w:rPr>
      <w:drawing>
        <wp:inline distT="0" distB="0" distL="0" distR="0" wp14:anchorId="00A8AA26" wp14:editId="619420B0">
          <wp:extent cx="1905000" cy="581025"/>
          <wp:effectExtent l="0" t="0" r="0" b="9525"/>
          <wp:docPr id="2" name="Picture 2" descr="المصرف العربي للاستثمار والتجارة الخارجية &quot;المصرف&quot; | الاقتصاد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مصرف العربي للاستثمار والتجارة الخارجية &quot;المصرف&quot; | الاقتصادي">
                    <a:hlinkClick r:id="rId2" tgtFrame="&quot;_blank&quot;"/>
                  </pic:cNvPr>
                  <pic:cNvPicPr>
                    <a:picLocks noChangeAspect="1" noChangeArrowheads="1"/>
                  </pic:cNvPicPr>
                </pic:nvPicPr>
                <pic:blipFill rotWithShape="1">
                  <a:blip r:embed="rId3">
                    <a:extLst>
                      <a:ext uri="{28A0092B-C50C-407E-A947-70E740481C1C}">
                        <a14:useLocalDpi xmlns:a14="http://schemas.microsoft.com/office/drawing/2010/main" val="0"/>
                      </a:ext>
                    </a:extLst>
                  </a:blip>
                  <a:srcRect t="34000" b="35500"/>
                  <a:stretch/>
                </pic:blipFill>
                <pic:spPr bwMode="auto">
                  <a:xfrm>
                    <a:off x="0" y="0"/>
                    <a:ext cx="1905000" cy="58102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38D6556" w14:paraId="78E6F7F9" w14:textId="77777777" w:rsidTr="738D6556">
      <w:tc>
        <w:tcPr>
          <w:tcW w:w="3600" w:type="dxa"/>
        </w:tcPr>
        <w:p w14:paraId="7E33F9B5" w14:textId="395B9F7F" w:rsidR="738D6556" w:rsidRDefault="738D6556" w:rsidP="738D6556">
          <w:pPr>
            <w:pStyle w:val="Header"/>
            <w:ind w:left="-115"/>
          </w:pPr>
        </w:p>
      </w:tc>
      <w:tc>
        <w:tcPr>
          <w:tcW w:w="3600" w:type="dxa"/>
        </w:tcPr>
        <w:p w14:paraId="0787A5A4" w14:textId="5E6BEF6E" w:rsidR="738D6556" w:rsidRDefault="738D6556" w:rsidP="738D6556">
          <w:pPr>
            <w:pStyle w:val="Header"/>
            <w:jc w:val="center"/>
          </w:pPr>
        </w:p>
      </w:tc>
      <w:tc>
        <w:tcPr>
          <w:tcW w:w="3600" w:type="dxa"/>
        </w:tcPr>
        <w:p w14:paraId="3CF82D20" w14:textId="56417030" w:rsidR="738D6556" w:rsidRDefault="738D6556" w:rsidP="738D6556">
          <w:pPr>
            <w:pStyle w:val="Header"/>
            <w:ind w:right="-115"/>
            <w:jc w:val="right"/>
          </w:pPr>
        </w:p>
      </w:tc>
    </w:tr>
  </w:tbl>
  <w:p w14:paraId="60A603BC" w14:textId="12B9B836" w:rsidR="738D6556" w:rsidRDefault="738D6556" w:rsidP="738D6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E7A1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D0C832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9C0E8B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300E50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A0CA13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9BC853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E42CDB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524B3D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1AE9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0CF95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14623B"/>
    <w:multiLevelType w:val="hybridMultilevel"/>
    <w:tmpl w:val="98406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3D5F65"/>
    <w:multiLevelType w:val="multilevel"/>
    <w:tmpl w:val="25C8C9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046E266C"/>
    <w:multiLevelType w:val="hybridMultilevel"/>
    <w:tmpl w:val="6C5451F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CE7D18"/>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F1B3D15"/>
    <w:multiLevelType w:val="hybridMultilevel"/>
    <w:tmpl w:val="A70883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1872893"/>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2BB437D"/>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A51C32"/>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5BA3029"/>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5D82868"/>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C6F166A"/>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FB35A85"/>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0203659"/>
    <w:multiLevelType w:val="hybridMultilevel"/>
    <w:tmpl w:val="867CE14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23A46F3"/>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A97354"/>
    <w:multiLevelType w:val="multilevel"/>
    <w:tmpl w:val="6A5A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FE22DA"/>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6C91DE8"/>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90A0E9D"/>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9932732"/>
    <w:multiLevelType w:val="hybridMultilevel"/>
    <w:tmpl w:val="7522368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2A68250F"/>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2AFC43F5"/>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B190CFE"/>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271B2B"/>
    <w:multiLevelType w:val="hybridMultilevel"/>
    <w:tmpl w:val="6C5451F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C2F4BC4"/>
    <w:multiLevelType w:val="hybridMultilevel"/>
    <w:tmpl w:val="EBD4E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C7D6B59"/>
    <w:multiLevelType w:val="multilevel"/>
    <w:tmpl w:val="F6165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3745C7"/>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E4002A5"/>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EFC2ABE"/>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2F1D25CC"/>
    <w:multiLevelType w:val="hybridMultilevel"/>
    <w:tmpl w:val="535441B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085091C"/>
    <w:multiLevelType w:val="hybridMultilevel"/>
    <w:tmpl w:val="63201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16243B9"/>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2E3630B"/>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3A91CEE"/>
    <w:multiLevelType w:val="hybridMultilevel"/>
    <w:tmpl w:val="1FA67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414D53"/>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46C4F11"/>
    <w:multiLevelType w:val="hybridMultilevel"/>
    <w:tmpl w:val="176853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832985"/>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36296FB6"/>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38346C25"/>
    <w:multiLevelType w:val="hybridMultilevel"/>
    <w:tmpl w:val="1A8E3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552B34"/>
    <w:multiLevelType w:val="hybridMultilevel"/>
    <w:tmpl w:val="582E7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B655882"/>
    <w:multiLevelType w:val="hybridMultilevel"/>
    <w:tmpl w:val="6C5451F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6C25621"/>
    <w:multiLevelType w:val="hybridMultilevel"/>
    <w:tmpl w:val="E8AEDB48"/>
    <w:lvl w:ilvl="0" w:tplc="ABC4F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9F343A"/>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1F60A8"/>
    <w:multiLevelType w:val="hybridMultilevel"/>
    <w:tmpl w:val="54EA2F8E"/>
    <w:lvl w:ilvl="0" w:tplc="EA4AA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E085A41"/>
    <w:multiLevelType w:val="hybridMultilevel"/>
    <w:tmpl w:val="6C5451F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2C50964"/>
    <w:multiLevelType w:val="hybridMultilevel"/>
    <w:tmpl w:val="BF8C15D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52D4508B"/>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31E69BD"/>
    <w:multiLevelType w:val="hybridMultilevel"/>
    <w:tmpl w:val="93127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060EBA"/>
    <w:multiLevelType w:val="hybridMultilevel"/>
    <w:tmpl w:val="E8AEDB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69E441F"/>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8DE0888"/>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ADD2C41"/>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5C835F43"/>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0F0C01"/>
    <w:multiLevelType w:val="hybridMultilevel"/>
    <w:tmpl w:val="6AB8B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6C5D0D"/>
    <w:multiLevelType w:val="hybridMultilevel"/>
    <w:tmpl w:val="1BDC511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4" w15:restartNumberingAfterBreak="0">
    <w:nsid w:val="629407EC"/>
    <w:multiLevelType w:val="hybridMultilevel"/>
    <w:tmpl w:val="6C5451F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2C0277B"/>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3A456D9"/>
    <w:multiLevelType w:val="hybridMultilevel"/>
    <w:tmpl w:val="4760B1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56C2B20"/>
    <w:multiLevelType w:val="hybridMultilevel"/>
    <w:tmpl w:val="6C5451F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61037CA"/>
    <w:multiLevelType w:val="hybridMultilevel"/>
    <w:tmpl w:val="E4A416E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663716EB"/>
    <w:multiLevelType w:val="multilevel"/>
    <w:tmpl w:val="9D9CE5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0" w15:restartNumberingAfterBreak="0">
    <w:nsid w:val="691F08CC"/>
    <w:multiLevelType w:val="hybridMultilevel"/>
    <w:tmpl w:val="3816F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C044DF"/>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8166C1"/>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EB30B5C"/>
    <w:multiLevelType w:val="hybridMultilevel"/>
    <w:tmpl w:val="16007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1A559E"/>
    <w:multiLevelType w:val="hybridMultilevel"/>
    <w:tmpl w:val="60FE4846"/>
    <w:lvl w:ilvl="0" w:tplc="2E781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18706D8"/>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74176786"/>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69D3034"/>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86E6FFD"/>
    <w:multiLevelType w:val="hybridMultilevel"/>
    <w:tmpl w:val="4760B1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7A7F1A1B"/>
    <w:multiLevelType w:val="hybridMultilevel"/>
    <w:tmpl w:val="1E24D66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CF638CF"/>
    <w:multiLevelType w:val="hybridMultilevel"/>
    <w:tmpl w:val="1A20AD7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D003584"/>
    <w:multiLevelType w:val="hybridMultilevel"/>
    <w:tmpl w:val="6C5451F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150652">
    <w:abstractNumId w:val="69"/>
  </w:num>
  <w:num w:numId="2" w16cid:durableId="245458371">
    <w:abstractNumId w:val="14"/>
  </w:num>
  <w:num w:numId="3" w16cid:durableId="226115555">
    <w:abstractNumId w:val="10"/>
  </w:num>
  <w:num w:numId="4" w16cid:durableId="208804657">
    <w:abstractNumId w:val="11"/>
  </w:num>
  <w:num w:numId="5" w16cid:durableId="275715605">
    <w:abstractNumId w:val="22"/>
  </w:num>
  <w:num w:numId="6" w16cid:durableId="1893079457">
    <w:abstractNumId w:val="44"/>
  </w:num>
  <w:num w:numId="7" w16cid:durableId="1385980809">
    <w:abstractNumId w:val="28"/>
  </w:num>
  <w:num w:numId="8" w16cid:durableId="1509099069">
    <w:abstractNumId w:val="80"/>
  </w:num>
  <w:num w:numId="9" w16cid:durableId="232547744">
    <w:abstractNumId w:val="68"/>
  </w:num>
  <w:num w:numId="10" w16cid:durableId="1784759956">
    <w:abstractNumId w:val="54"/>
  </w:num>
  <w:num w:numId="11" w16cid:durableId="1962804578">
    <w:abstractNumId w:val="38"/>
  </w:num>
  <w:num w:numId="12" w16cid:durableId="395131851">
    <w:abstractNumId w:val="33"/>
  </w:num>
  <w:num w:numId="13" w16cid:durableId="886184196">
    <w:abstractNumId w:val="62"/>
  </w:num>
  <w:num w:numId="14" w16cid:durableId="1502234988">
    <w:abstractNumId w:val="49"/>
  </w:num>
  <w:num w:numId="15" w16cid:durableId="294483487">
    <w:abstractNumId w:val="56"/>
  </w:num>
  <w:num w:numId="16" w16cid:durableId="504394477">
    <w:abstractNumId w:val="76"/>
  </w:num>
  <w:num w:numId="17" w16cid:durableId="604921399">
    <w:abstractNumId w:val="48"/>
  </w:num>
  <w:num w:numId="18" w16cid:durableId="1334185934">
    <w:abstractNumId w:val="66"/>
  </w:num>
  <w:num w:numId="19" w16cid:durableId="1375351347">
    <w:abstractNumId w:val="16"/>
  </w:num>
  <w:num w:numId="20" w16cid:durableId="812137962">
    <w:abstractNumId w:val="70"/>
  </w:num>
  <w:num w:numId="21" w16cid:durableId="1043865349">
    <w:abstractNumId w:val="53"/>
  </w:num>
  <w:num w:numId="22" w16cid:durableId="1462383080">
    <w:abstractNumId w:val="27"/>
  </w:num>
  <w:num w:numId="23" w16cid:durableId="1222868374">
    <w:abstractNumId w:val="81"/>
  </w:num>
  <w:num w:numId="24" w16cid:durableId="1816022879">
    <w:abstractNumId w:val="32"/>
  </w:num>
  <w:num w:numId="25" w16cid:durableId="2134715240">
    <w:abstractNumId w:val="73"/>
  </w:num>
  <w:num w:numId="26" w16cid:durableId="970401375">
    <w:abstractNumId w:val="25"/>
  </w:num>
  <w:num w:numId="27" w16cid:durableId="82529086">
    <w:abstractNumId w:val="60"/>
  </w:num>
  <w:num w:numId="28" w16cid:durableId="1349527366">
    <w:abstractNumId w:val="61"/>
  </w:num>
  <w:num w:numId="29" w16cid:durableId="508525866">
    <w:abstractNumId w:val="45"/>
  </w:num>
  <w:num w:numId="30" w16cid:durableId="750396702">
    <w:abstractNumId w:val="79"/>
  </w:num>
  <w:num w:numId="31" w16cid:durableId="2050325">
    <w:abstractNumId w:val="26"/>
  </w:num>
  <w:num w:numId="32" w16cid:durableId="1480463448">
    <w:abstractNumId w:val="47"/>
  </w:num>
  <w:num w:numId="33" w16cid:durableId="849754345">
    <w:abstractNumId w:val="55"/>
  </w:num>
  <w:num w:numId="34" w16cid:durableId="274796993">
    <w:abstractNumId w:val="50"/>
  </w:num>
  <w:num w:numId="35" w16cid:durableId="1441872497">
    <w:abstractNumId w:val="15"/>
  </w:num>
  <w:num w:numId="36" w16cid:durableId="428814462">
    <w:abstractNumId w:val="35"/>
  </w:num>
  <w:num w:numId="37" w16cid:durableId="1714764531">
    <w:abstractNumId w:val="21"/>
  </w:num>
  <w:num w:numId="38" w16cid:durableId="1921136151">
    <w:abstractNumId w:val="71"/>
  </w:num>
  <w:num w:numId="39" w16cid:durableId="1820728599">
    <w:abstractNumId w:val="77"/>
  </w:num>
  <w:num w:numId="40" w16cid:durableId="1792892720">
    <w:abstractNumId w:val="17"/>
  </w:num>
  <w:num w:numId="41" w16cid:durableId="1219709313">
    <w:abstractNumId w:val="18"/>
  </w:num>
  <w:num w:numId="42" w16cid:durableId="485823979">
    <w:abstractNumId w:val="36"/>
  </w:num>
  <w:num w:numId="43" w16cid:durableId="215052416">
    <w:abstractNumId w:val="31"/>
  </w:num>
  <w:num w:numId="44" w16cid:durableId="1237545007">
    <w:abstractNumId w:val="65"/>
  </w:num>
  <w:num w:numId="45" w16cid:durableId="1288854067">
    <w:abstractNumId w:val="39"/>
  </w:num>
  <w:num w:numId="46" w16cid:durableId="2146005380">
    <w:abstractNumId w:val="9"/>
  </w:num>
  <w:num w:numId="47" w16cid:durableId="182675254">
    <w:abstractNumId w:val="7"/>
  </w:num>
  <w:num w:numId="48" w16cid:durableId="651520967">
    <w:abstractNumId w:val="6"/>
  </w:num>
  <w:num w:numId="49" w16cid:durableId="845830311">
    <w:abstractNumId w:val="5"/>
  </w:num>
  <w:num w:numId="50" w16cid:durableId="657853558">
    <w:abstractNumId w:val="4"/>
  </w:num>
  <w:num w:numId="51" w16cid:durableId="1033388771">
    <w:abstractNumId w:val="8"/>
  </w:num>
  <w:num w:numId="52" w16cid:durableId="494414946">
    <w:abstractNumId w:val="3"/>
  </w:num>
  <w:num w:numId="53" w16cid:durableId="508526173">
    <w:abstractNumId w:val="2"/>
  </w:num>
  <w:num w:numId="54" w16cid:durableId="1258711677">
    <w:abstractNumId w:val="1"/>
  </w:num>
  <w:num w:numId="55" w16cid:durableId="579675684">
    <w:abstractNumId w:val="0"/>
  </w:num>
  <w:num w:numId="56" w16cid:durableId="1089545969">
    <w:abstractNumId w:val="40"/>
  </w:num>
  <w:num w:numId="57" w16cid:durableId="1881359621">
    <w:abstractNumId w:val="59"/>
  </w:num>
  <w:num w:numId="58" w16cid:durableId="295526838">
    <w:abstractNumId w:val="23"/>
  </w:num>
  <w:num w:numId="59" w16cid:durableId="1018847271">
    <w:abstractNumId w:val="72"/>
  </w:num>
  <w:num w:numId="60" w16cid:durableId="495271005">
    <w:abstractNumId w:val="57"/>
  </w:num>
  <w:num w:numId="61" w16cid:durableId="1825588828">
    <w:abstractNumId w:val="29"/>
  </w:num>
  <w:num w:numId="62" w16cid:durableId="652369001">
    <w:abstractNumId w:val="64"/>
  </w:num>
  <w:num w:numId="63" w16cid:durableId="1621254153">
    <w:abstractNumId w:val="46"/>
  </w:num>
  <w:num w:numId="64" w16cid:durableId="1337659229">
    <w:abstractNumId w:val="13"/>
  </w:num>
  <w:num w:numId="65" w16cid:durableId="225143220">
    <w:abstractNumId w:val="20"/>
  </w:num>
  <w:num w:numId="66" w16cid:durableId="1257590598">
    <w:abstractNumId w:val="75"/>
  </w:num>
  <w:num w:numId="67" w16cid:durableId="249701551">
    <w:abstractNumId w:val="78"/>
  </w:num>
  <w:num w:numId="68" w16cid:durableId="563180307">
    <w:abstractNumId w:val="67"/>
  </w:num>
  <w:num w:numId="69" w16cid:durableId="1653555849">
    <w:abstractNumId w:val="19"/>
  </w:num>
  <w:num w:numId="70" w16cid:durableId="978924580">
    <w:abstractNumId w:val="12"/>
  </w:num>
  <w:num w:numId="71" w16cid:durableId="2014648462">
    <w:abstractNumId w:val="37"/>
  </w:num>
  <w:num w:numId="72" w16cid:durableId="1534879230">
    <w:abstractNumId w:val="41"/>
  </w:num>
  <w:num w:numId="73" w16cid:durableId="1268999152">
    <w:abstractNumId w:val="51"/>
  </w:num>
  <w:num w:numId="74" w16cid:durableId="1118522669">
    <w:abstractNumId w:val="30"/>
  </w:num>
  <w:num w:numId="75" w16cid:durableId="513737227">
    <w:abstractNumId w:val="43"/>
  </w:num>
  <w:num w:numId="76" w16cid:durableId="651519416">
    <w:abstractNumId w:val="58"/>
  </w:num>
  <w:num w:numId="77" w16cid:durableId="1639916228">
    <w:abstractNumId w:val="52"/>
  </w:num>
  <w:num w:numId="78" w16cid:durableId="414088209">
    <w:abstractNumId w:val="63"/>
  </w:num>
  <w:num w:numId="79" w16cid:durableId="1797260658">
    <w:abstractNumId w:val="74"/>
  </w:num>
  <w:num w:numId="80" w16cid:durableId="1999841178">
    <w:abstractNumId w:val="34"/>
  </w:num>
  <w:num w:numId="81" w16cid:durableId="1987932967">
    <w:abstractNumId w:val="24"/>
  </w:num>
  <w:num w:numId="82" w16cid:durableId="1487479503">
    <w:abstractNumId w:val="4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30F"/>
    <w:rsid w:val="000005C7"/>
    <w:rsid w:val="0000072F"/>
    <w:rsid w:val="00001CA4"/>
    <w:rsid w:val="00003E9B"/>
    <w:rsid w:val="00004E5D"/>
    <w:rsid w:val="00005FB9"/>
    <w:rsid w:val="00011EA3"/>
    <w:rsid w:val="000120BC"/>
    <w:rsid w:val="000131DE"/>
    <w:rsid w:val="00013B93"/>
    <w:rsid w:val="00015AC8"/>
    <w:rsid w:val="0002106D"/>
    <w:rsid w:val="00022A46"/>
    <w:rsid w:val="00022C28"/>
    <w:rsid w:val="00023E8C"/>
    <w:rsid w:val="00026CF8"/>
    <w:rsid w:val="00027413"/>
    <w:rsid w:val="00027792"/>
    <w:rsid w:val="000322E4"/>
    <w:rsid w:val="00034849"/>
    <w:rsid w:val="00036AE3"/>
    <w:rsid w:val="00037834"/>
    <w:rsid w:val="00040284"/>
    <w:rsid w:val="00040FA5"/>
    <w:rsid w:val="0004162E"/>
    <w:rsid w:val="00042A1C"/>
    <w:rsid w:val="0004319F"/>
    <w:rsid w:val="00043AD0"/>
    <w:rsid w:val="000448D3"/>
    <w:rsid w:val="00045FB8"/>
    <w:rsid w:val="00046703"/>
    <w:rsid w:val="00047862"/>
    <w:rsid w:val="00047DA6"/>
    <w:rsid w:val="000505AB"/>
    <w:rsid w:val="00052314"/>
    <w:rsid w:val="00053342"/>
    <w:rsid w:val="0005436C"/>
    <w:rsid w:val="0005449A"/>
    <w:rsid w:val="00056B28"/>
    <w:rsid w:val="000577C3"/>
    <w:rsid w:val="00060700"/>
    <w:rsid w:val="00061635"/>
    <w:rsid w:val="00063394"/>
    <w:rsid w:val="0006448A"/>
    <w:rsid w:val="000648E1"/>
    <w:rsid w:val="00065CCC"/>
    <w:rsid w:val="00066502"/>
    <w:rsid w:val="00066CD6"/>
    <w:rsid w:val="00067B2D"/>
    <w:rsid w:val="000717A9"/>
    <w:rsid w:val="00071BB0"/>
    <w:rsid w:val="0007304A"/>
    <w:rsid w:val="00074972"/>
    <w:rsid w:val="000752D4"/>
    <w:rsid w:val="00076241"/>
    <w:rsid w:val="000763AA"/>
    <w:rsid w:val="0008154B"/>
    <w:rsid w:val="0008187E"/>
    <w:rsid w:val="00082191"/>
    <w:rsid w:val="000829A4"/>
    <w:rsid w:val="0008679E"/>
    <w:rsid w:val="00090655"/>
    <w:rsid w:val="00091927"/>
    <w:rsid w:val="000929CB"/>
    <w:rsid w:val="000931AC"/>
    <w:rsid w:val="00094DBB"/>
    <w:rsid w:val="00095D23"/>
    <w:rsid w:val="000975D5"/>
    <w:rsid w:val="000A095F"/>
    <w:rsid w:val="000A33F5"/>
    <w:rsid w:val="000A5013"/>
    <w:rsid w:val="000A7E9B"/>
    <w:rsid w:val="000B040E"/>
    <w:rsid w:val="000B0AA3"/>
    <w:rsid w:val="000B42D1"/>
    <w:rsid w:val="000B5D4E"/>
    <w:rsid w:val="000C0F38"/>
    <w:rsid w:val="000C1E2E"/>
    <w:rsid w:val="000C35E5"/>
    <w:rsid w:val="000C41CD"/>
    <w:rsid w:val="000C5467"/>
    <w:rsid w:val="000C7071"/>
    <w:rsid w:val="000D0196"/>
    <w:rsid w:val="000D1134"/>
    <w:rsid w:val="000D1352"/>
    <w:rsid w:val="000D1534"/>
    <w:rsid w:val="000D1B90"/>
    <w:rsid w:val="000D24BD"/>
    <w:rsid w:val="000D2B0B"/>
    <w:rsid w:val="000D2C40"/>
    <w:rsid w:val="000D413E"/>
    <w:rsid w:val="000D5B53"/>
    <w:rsid w:val="000D70BF"/>
    <w:rsid w:val="000D78DF"/>
    <w:rsid w:val="000E0CF0"/>
    <w:rsid w:val="000E4FE4"/>
    <w:rsid w:val="000E54A5"/>
    <w:rsid w:val="000F025D"/>
    <w:rsid w:val="000F14F2"/>
    <w:rsid w:val="000F3B3C"/>
    <w:rsid w:val="000F5324"/>
    <w:rsid w:val="000F53AF"/>
    <w:rsid w:val="00100551"/>
    <w:rsid w:val="0010122F"/>
    <w:rsid w:val="001026D4"/>
    <w:rsid w:val="0010289D"/>
    <w:rsid w:val="001033CB"/>
    <w:rsid w:val="001039D1"/>
    <w:rsid w:val="0010687B"/>
    <w:rsid w:val="00110288"/>
    <w:rsid w:val="001128FA"/>
    <w:rsid w:val="00113313"/>
    <w:rsid w:val="001140C7"/>
    <w:rsid w:val="00122A7C"/>
    <w:rsid w:val="00124691"/>
    <w:rsid w:val="00124BF1"/>
    <w:rsid w:val="001250B4"/>
    <w:rsid w:val="00125905"/>
    <w:rsid w:val="00130D82"/>
    <w:rsid w:val="001335D0"/>
    <w:rsid w:val="00134E4E"/>
    <w:rsid w:val="00135134"/>
    <w:rsid w:val="001355CD"/>
    <w:rsid w:val="0013677E"/>
    <w:rsid w:val="00136E65"/>
    <w:rsid w:val="001378A6"/>
    <w:rsid w:val="00137DFD"/>
    <w:rsid w:val="001411C2"/>
    <w:rsid w:val="001419C2"/>
    <w:rsid w:val="0014390B"/>
    <w:rsid w:val="00143D5A"/>
    <w:rsid w:val="00143DC9"/>
    <w:rsid w:val="00144E11"/>
    <w:rsid w:val="0014669C"/>
    <w:rsid w:val="001535DC"/>
    <w:rsid w:val="00155FF8"/>
    <w:rsid w:val="0015685B"/>
    <w:rsid w:val="00157D79"/>
    <w:rsid w:val="00161AE9"/>
    <w:rsid w:val="00162B1C"/>
    <w:rsid w:val="001631A3"/>
    <w:rsid w:val="00163FA5"/>
    <w:rsid w:val="00164A4E"/>
    <w:rsid w:val="0016721F"/>
    <w:rsid w:val="00172A66"/>
    <w:rsid w:val="00175222"/>
    <w:rsid w:val="00175405"/>
    <w:rsid w:val="001809B4"/>
    <w:rsid w:val="0018227E"/>
    <w:rsid w:val="0018278C"/>
    <w:rsid w:val="001828A4"/>
    <w:rsid w:val="00183751"/>
    <w:rsid w:val="0019205C"/>
    <w:rsid w:val="00193C73"/>
    <w:rsid w:val="00194EB6"/>
    <w:rsid w:val="00196100"/>
    <w:rsid w:val="001967F2"/>
    <w:rsid w:val="001A0323"/>
    <w:rsid w:val="001A0ED7"/>
    <w:rsid w:val="001A193E"/>
    <w:rsid w:val="001A1A83"/>
    <w:rsid w:val="001A1B20"/>
    <w:rsid w:val="001A2459"/>
    <w:rsid w:val="001B13AA"/>
    <w:rsid w:val="001B32F6"/>
    <w:rsid w:val="001B5952"/>
    <w:rsid w:val="001B6DF0"/>
    <w:rsid w:val="001C3280"/>
    <w:rsid w:val="001C3EA8"/>
    <w:rsid w:val="001C7AC2"/>
    <w:rsid w:val="001C7D38"/>
    <w:rsid w:val="001D0BEF"/>
    <w:rsid w:val="001D1476"/>
    <w:rsid w:val="001D36C2"/>
    <w:rsid w:val="001D3EF1"/>
    <w:rsid w:val="001D51B9"/>
    <w:rsid w:val="001D6A3D"/>
    <w:rsid w:val="001D7AAA"/>
    <w:rsid w:val="001E06CC"/>
    <w:rsid w:val="001E5787"/>
    <w:rsid w:val="001F4A7A"/>
    <w:rsid w:val="001F4B5D"/>
    <w:rsid w:val="001F5109"/>
    <w:rsid w:val="001F5572"/>
    <w:rsid w:val="001F5D0A"/>
    <w:rsid w:val="001F5E07"/>
    <w:rsid w:val="001F6B62"/>
    <w:rsid w:val="001F7C32"/>
    <w:rsid w:val="00201CBB"/>
    <w:rsid w:val="00205C5C"/>
    <w:rsid w:val="0020711F"/>
    <w:rsid w:val="0020755E"/>
    <w:rsid w:val="00207817"/>
    <w:rsid w:val="00212AFE"/>
    <w:rsid w:val="00213706"/>
    <w:rsid w:val="00214B69"/>
    <w:rsid w:val="00214D00"/>
    <w:rsid w:val="00215044"/>
    <w:rsid w:val="002178D4"/>
    <w:rsid w:val="00217B38"/>
    <w:rsid w:val="0023100A"/>
    <w:rsid w:val="00231778"/>
    <w:rsid w:val="00232CBC"/>
    <w:rsid w:val="00234175"/>
    <w:rsid w:val="002341CD"/>
    <w:rsid w:val="00240222"/>
    <w:rsid w:val="002402D5"/>
    <w:rsid w:val="00242CB1"/>
    <w:rsid w:val="002507B4"/>
    <w:rsid w:val="00253B6B"/>
    <w:rsid w:val="00254D7C"/>
    <w:rsid w:val="0025540D"/>
    <w:rsid w:val="0025763C"/>
    <w:rsid w:val="002613E5"/>
    <w:rsid w:val="002622A5"/>
    <w:rsid w:val="00262A90"/>
    <w:rsid w:val="00264A46"/>
    <w:rsid w:val="00265085"/>
    <w:rsid w:val="00266E15"/>
    <w:rsid w:val="00273061"/>
    <w:rsid w:val="00273DE1"/>
    <w:rsid w:val="002764B3"/>
    <w:rsid w:val="002805B4"/>
    <w:rsid w:val="002807DA"/>
    <w:rsid w:val="002816CA"/>
    <w:rsid w:val="002822B4"/>
    <w:rsid w:val="00282B39"/>
    <w:rsid w:val="0028463B"/>
    <w:rsid w:val="0028481B"/>
    <w:rsid w:val="00284951"/>
    <w:rsid w:val="0028578E"/>
    <w:rsid w:val="0028776C"/>
    <w:rsid w:val="00287C6E"/>
    <w:rsid w:val="002901A7"/>
    <w:rsid w:val="00291424"/>
    <w:rsid w:val="00291542"/>
    <w:rsid w:val="002933E7"/>
    <w:rsid w:val="0029658A"/>
    <w:rsid w:val="00296D6A"/>
    <w:rsid w:val="002A163C"/>
    <w:rsid w:val="002A1D09"/>
    <w:rsid w:val="002A1F18"/>
    <w:rsid w:val="002A51E3"/>
    <w:rsid w:val="002A5BCA"/>
    <w:rsid w:val="002A7D34"/>
    <w:rsid w:val="002A7FF6"/>
    <w:rsid w:val="002B2CCB"/>
    <w:rsid w:val="002B35A5"/>
    <w:rsid w:val="002B498E"/>
    <w:rsid w:val="002B5838"/>
    <w:rsid w:val="002B6931"/>
    <w:rsid w:val="002C015B"/>
    <w:rsid w:val="002C13EE"/>
    <w:rsid w:val="002C5365"/>
    <w:rsid w:val="002C6CB2"/>
    <w:rsid w:val="002D0A52"/>
    <w:rsid w:val="002D0EE2"/>
    <w:rsid w:val="002D16E5"/>
    <w:rsid w:val="002D18AF"/>
    <w:rsid w:val="002D22AC"/>
    <w:rsid w:val="002D414A"/>
    <w:rsid w:val="002D53CD"/>
    <w:rsid w:val="002E23EB"/>
    <w:rsid w:val="002E2EC4"/>
    <w:rsid w:val="002E352E"/>
    <w:rsid w:val="002E501B"/>
    <w:rsid w:val="002E6145"/>
    <w:rsid w:val="002E698A"/>
    <w:rsid w:val="002E7702"/>
    <w:rsid w:val="002F339B"/>
    <w:rsid w:val="002F3872"/>
    <w:rsid w:val="002F5B89"/>
    <w:rsid w:val="002F5FC5"/>
    <w:rsid w:val="002F6974"/>
    <w:rsid w:val="002F6F2B"/>
    <w:rsid w:val="0030206A"/>
    <w:rsid w:val="00303A8D"/>
    <w:rsid w:val="003060D7"/>
    <w:rsid w:val="00306AF0"/>
    <w:rsid w:val="003072EF"/>
    <w:rsid w:val="003108AE"/>
    <w:rsid w:val="00311491"/>
    <w:rsid w:val="00314A34"/>
    <w:rsid w:val="00315915"/>
    <w:rsid w:val="003159B2"/>
    <w:rsid w:val="003169CD"/>
    <w:rsid w:val="00316D82"/>
    <w:rsid w:val="00322B13"/>
    <w:rsid w:val="00322D95"/>
    <w:rsid w:val="003247B4"/>
    <w:rsid w:val="0032675D"/>
    <w:rsid w:val="0033080A"/>
    <w:rsid w:val="0033311B"/>
    <w:rsid w:val="00334379"/>
    <w:rsid w:val="00335FE4"/>
    <w:rsid w:val="003368BD"/>
    <w:rsid w:val="0033702E"/>
    <w:rsid w:val="003410BF"/>
    <w:rsid w:val="00341B50"/>
    <w:rsid w:val="003421AE"/>
    <w:rsid w:val="003422A8"/>
    <w:rsid w:val="00342EE0"/>
    <w:rsid w:val="00344BCD"/>
    <w:rsid w:val="00345665"/>
    <w:rsid w:val="00347134"/>
    <w:rsid w:val="00353919"/>
    <w:rsid w:val="00353D8C"/>
    <w:rsid w:val="00353F89"/>
    <w:rsid w:val="00354C8A"/>
    <w:rsid w:val="0035530D"/>
    <w:rsid w:val="003570FB"/>
    <w:rsid w:val="0036136B"/>
    <w:rsid w:val="003620C2"/>
    <w:rsid w:val="00363B64"/>
    <w:rsid w:val="00364025"/>
    <w:rsid w:val="0036485B"/>
    <w:rsid w:val="00367B27"/>
    <w:rsid w:val="00370976"/>
    <w:rsid w:val="00374237"/>
    <w:rsid w:val="00374BDD"/>
    <w:rsid w:val="00374CCD"/>
    <w:rsid w:val="00375285"/>
    <w:rsid w:val="00375DD8"/>
    <w:rsid w:val="00377591"/>
    <w:rsid w:val="00377DD9"/>
    <w:rsid w:val="00381227"/>
    <w:rsid w:val="0038185A"/>
    <w:rsid w:val="0038211B"/>
    <w:rsid w:val="00382554"/>
    <w:rsid w:val="0038313C"/>
    <w:rsid w:val="00383CBF"/>
    <w:rsid w:val="0038417E"/>
    <w:rsid w:val="00384A8C"/>
    <w:rsid w:val="00384FCB"/>
    <w:rsid w:val="0038549D"/>
    <w:rsid w:val="0038637B"/>
    <w:rsid w:val="003867B5"/>
    <w:rsid w:val="00387FCB"/>
    <w:rsid w:val="0039560D"/>
    <w:rsid w:val="00396878"/>
    <w:rsid w:val="0039711B"/>
    <w:rsid w:val="003979C8"/>
    <w:rsid w:val="003A016F"/>
    <w:rsid w:val="003A31A4"/>
    <w:rsid w:val="003A4164"/>
    <w:rsid w:val="003A6082"/>
    <w:rsid w:val="003A625A"/>
    <w:rsid w:val="003A7661"/>
    <w:rsid w:val="003B0AE4"/>
    <w:rsid w:val="003B1D1A"/>
    <w:rsid w:val="003B26DF"/>
    <w:rsid w:val="003B2E0E"/>
    <w:rsid w:val="003B46ED"/>
    <w:rsid w:val="003B5897"/>
    <w:rsid w:val="003B6396"/>
    <w:rsid w:val="003B75B6"/>
    <w:rsid w:val="003B7BF9"/>
    <w:rsid w:val="003C24B7"/>
    <w:rsid w:val="003C291E"/>
    <w:rsid w:val="003C3B3E"/>
    <w:rsid w:val="003C3B4D"/>
    <w:rsid w:val="003C3E60"/>
    <w:rsid w:val="003C45A9"/>
    <w:rsid w:val="003C4895"/>
    <w:rsid w:val="003C6B14"/>
    <w:rsid w:val="003C6CD7"/>
    <w:rsid w:val="003D18E9"/>
    <w:rsid w:val="003D1EE0"/>
    <w:rsid w:val="003D294D"/>
    <w:rsid w:val="003D397F"/>
    <w:rsid w:val="003D3DB2"/>
    <w:rsid w:val="003D48EF"/>
    <w:rsid w:val="003D5054"/>
    <w:rsid w:val="003D6378"/>
    <w:rsid w:val="003D6F19"/>
    <w:rsid w:val="003E0FC7"/>
    <w:rsid w:val="003E14CF"/>
    <w:rsid w:val="003E443B"/>
    <w:rsid w:val="003E5907"/>
    <w:rsid w:val="003F03C6"/>
    <w:rsid w:val="003F03EC"/>
    <w:rsid w:val="003F2785"/>
    <w:rsid w:val="003F2922"/>
    <w:rsid w:val="003F3B12"/>
    <w:rsid w:val="003F7507"/>
    <w:rsid w:val="00400D1C"/>
    <w:rsid w:val="0040330F"/>
    <w:rsid w:val="0040419F"/>
    <w:rsid w:val="004115B9"/>
    <w:rsid w:val="00411B99"/>
    <w:rsid w:val="00412260"/>
    <w:rsid w:val="00412F23"/>
    <w:rsid w:val="0041430F"/>
    <w:rsid w:val="00414E98"/>
    <w:rsid w:val="004155E9"/>
    <w:rsid w:val="004156BC"/>
    <w:rsid w:val="0041711F"/>
    <w:rsid w:val="00421BC8"/>
    <w:rsid w:val="004240A4"/>
    <w:rsid w:val="0042428B"/>
    <w:rsid w:val="0042491E"/>
    <w:rsid w:val="00431A15"/>
    <w:rsid w:val="0043354B"/>
    <w:rsid w:val="00433FBD"/>
    <w:rsid w:val="004350F6"/>
    <w:rsid w:val="004352DD"/>
    <w:rsid w:val="00442B17"/>
    <w:rsid w:val="00443293"/>
    <w:rsid w:val="004436A1"/>
    <w:rsid w:val="00443963"/>
    <w:rsid w:val="0044442A"/>
    <w:rsid w:val="00445F21"/>
    <w:rsid w:val="00445F97"/>
    <w:rsid w:val="00446A5F"/>
    <w:rsid w:val="00450C59"/>
    <w:rsid w:val="00453734"/>
    <w:rsid w:val="004542A6"/>
    <w:rsid w:val="00454C94"/>
    <w:rsid w:val="004564E2"/>
    <w:rsid w:val="00456CFB"/>
    <w:rsid w:val="00460698"/>
    <w:rsid w:val="004612BF"/>
    <w:rsid w:val="004623FE"/>
    <w:rsid w:val="00463A06"/>
    <w:rsid w:val="0046449A"/>
    <w:rsid w:val="00466A95"/>
    <w:rsid w:val="00471B8D"/>
    <w:rsid w:val="00471E69"/>
    <w:rsid w:val="0047346D"/>
    <w:rsid w:val="0047451D"/>
    <w:rsid w:val="004779DD"/>
    <w:rsid w:val="004814C8"/>
    <w:rsid w:val="00481E22"/>
    <w:rsid w:val="00483380"/>
    <w:rsid w:val="00483B7D"/>
    <w:rsid w:val="004873AE"/>
    <w:rsid w:val="004902F2"/>
    <w:rsid w:val="0049236D"/>
    <w:rsid w:val="004955E1"/>
    <w:rsid w:val="004970BC"/>
    <w:rsid w:val="004971E0"/>
    <w:rsid w:val="00497EC8"/>
    <w:rsid w:val="004A0291"/>
    <w:rsid w:val="004A1F71"/>
    <w:rsid w:val="004A3433"/>
    <w:rsid w:val="004A4364"/>
    <w:rsid w:val="004A5584"/>
    <w:rsid w:val="004B02F2"/>
    <w:rsid w:val="004B0D8B"/>
    <w:rsid w:val="004B2105"/>
    <w:rsid w:val="004B213A"/>
    <w:rsid w:val="004B2E4E"/>
    <w:rsid w:val="004B41C3"/>
    <w:rsid w:val="004B4CD6"/>
    <w:rsid w:val="004B5534"/>
    <w:rsid w:val="004B61E6"/>
    <w:rsid w:val="004C03A3"/>
    <w:rsid w:val="004C0D09"/>
    <w:rsid w:val="004C6834"/>
    <w:rsid w:val="004C71E5"/>
    <w:rsid w:val="004D14E8"/>
    <w:rsid w:val="004D1E9F"/>
    <w:rsid w:val="004D2AD5"/>
    <w:rsid w:val="004D3B5E"/>
    <w:rsid w:val="004D4687"/>
    <w:rsid w:val="004D4A7D"/>
    <w:rsid w:val="004D5306"/>
    <w:rsid w:val="004D6C6A"/>
    <w:rsid w:val="004D73DA"/>
    <w:rsid w:val="004E4BDB"/>
    <w:rsid w:val="004E4FD0"/>
    <w:rsid w:val="004E7225"/>
    <w:rsid w:val="004E7DDB"/>
    <w:rsid w:val="004F0099"/>
    <w:rsid w:val="004F0361"/>
    <w:rsid w:val="004F2264"/>
    <w:rsid w:val="004F42F2"/>
    <w:rsid w:val="004F514F"/>
    <w:rsid w:val="005003A6"/>
    <w:rsid w:val="00505061"/>
    <w:rsid w:val="00510FC5"/>
    <w:rsid w:val="00511D55"/>
    <w:rsid w:val="00512B73"/>
    <w:rsid w:val="0051419D"/>
    <w:rsid w:val="0051568B"/>
    <w:rsid w:val="00515D83"/>
    <w:rsid w:val="00520199"/>
    <w:rsid w:val="00520625"/>
    <w:rsid w:val="00520FB1"/>
    <w:rsid w:val="005220DB"/>
    <w:rsid w:val="005229D5"/>
    <w:rsid w:val="00523887"/>
    <w:rsid w:val="00532B04"/>
    <w:rsid w:val="00534273"/>
    <w:rsid w:val="00535B8E"/>
    <w:rsid w:val="00536335"/>
    <w:rsid w:val="00536840"/>
    <w:rsid w:val="00536C8B"/>
    <w:rsid w:val="005400AF"/>
    <w:rsid w:val="005436F9"/>
    <w:rsid w:val="00544473"/>
    <w:rsid w:val="005473C3"/>
    <w:rsid w:val="0055199D"/>
    <w:rsid w:val="00552AF5"/>
    <w:rsid w:val="00552D5B"/>
    <w:rsid w:val="0055658C"/>
    <w:rsid w:val="00557C29"/>
    <w:rsid w:val="00560187"/>
    <w:rsid w:val="00565741"/>
    <w:rsid w:val="00566967"/>
    <w:rsid w:val="0056715A"/>
    <w:rsid w:val="00567AC7"/>
    <w:rsid w:val="00570633"/>
    <w:rsid w:val="005709D3"/>
    <w:rsid w:val="00572173"/>
    <w:rsid w:val="00576919"/>
    <w:rsid w:val="005776FC"/>
    <w:rsid w:val="00577E86"/>
    <w:rsid w:val="005850F6"/>
    <w:rsid w:val="005908AC"/>
    <w:rsid w:val="00591941"/>
    <w:rsid w:val="00594771"/>
    <w:rsid w:val="00595226"/>
    <w:rsid w:val="0059530A"/>
    <w:rsid w:val="0059622C"/>
    <w:rsid w:val="00596EA5"/>
    <w:rsid w:val="005A0EF9"/>
    <w:rsid w:val="005A17E8"/>
    <w:rsid w:val="005A218D"/>
    <w:rsid w:val="005A24E1"/>
    <w:rsid w:val="005A3B33"/>
    <w:rsid w:val="005A4CD0"/>
    <w:rsid w:val="005A4D48"/>
    <w:rsid w:val="005B15F1"/>
    <w:rsid w:val="005B2ED6"/>
    <w:rsid w:val="005B4FF1"/>
    <w:rsid w:val="005B5866"/>
    <w:rsid w:val="005B6191"/>
    <w:rsid w:val="005C0185"/>
    <w:rsid w:val="005C1BE0"/>
    <w:rsid w:val="005C72E9"/>
    <w:rsid w:val="005C792F"/>
    <w:rsid w:val="005C7B1B"/>
    <w:rsid w:val="005D08EA"/>
    <w:rsid w:val="005D10EE"/>
    <w:rsid w:val="005D615A"/>
    <w:rsid w:val="005D6838"/>
    <w:rsid w:val="005D7579"/>
    <w:rsid w:val="005E0520"/>
    <w:rsid w:val="005E0BE6"/>
    <w:rsid w:val="005E3508"/>
    <w:rsid w:val="005E5C0F"/>
    <w:rsid w:val="005E5C50"/>
    <w:rsid w:val="005E7B25"/>
    <w:rsid w:val="005E7E1E"/>
    <w:rsid w:val="005F1C4D"/>
    <w:rsid w:val="005F2F6E"/>
    <w:rsid w:val="005F3607"/>
    <w:rsid w:val="005F4293"/>
    <w:rsid w:val="005F5856"/>
    <w:rsid w:val="005F59D2"/>
    <w:rsid w:val="005F5D5F"/>
    <w:rsid w:val="005F7DAA"/>
    <w:rsid w:val="00600CFF"/>
    <w:rsid w:val="00601F08"/>
    <w:rsid w:val="0060279E"/>
    <w:rsid w:val="00602F2A"/>
    <w:rsid w:val="00605FD2"/>
    <w:rsid w:val="00606E0A"/>
    <w:rsid w:val="00607C8D"/>
    <w:rsid w:val="00610A3B"/>
    <w:rsid w:val="00610E66"/>
    <w:rsid w:val="0061413E"/>
    <w:rsid w:val="00614967"/>
    <w:rsid w:val="0061524C"/>
    <w:rsid w:val="00615A38"/>
    <w:rsid w:val="00617331"/>
    <w:rsid w:val="0061742A"/>
    <w:rsid w:val="00620D7D"/>
    <w:rsid w:val="006226BC"/>
    <w:rsid w:val="0062348D"/>
    <w:rsid w:val="006237C8"/>
    <w:rsid w:val="00624762"/>
    <w:rsid w:val="0062489B"/>
    <w:rsid w:val="00626E91"/>
    <w:rsid w:val="00627460"/>
    <w:rsid w:val="00630A7D"/>
    <w:rsid w:val="0063139F"/>
    <w:rsid w:val="00631F8F"/>
    <w:rsid w:val="0063397D"/>
    <w:rsid w:val="00637B7C"/>
    <w:rsid w:val="0064204F"/>
    <w:rsid w:val="00643A02"/>
    <w:rsid w:val="00645426"/>
    <w:rsid w:val="00646ED5"/>
    <w:rsid w:val="006476C2"/>
    <w:rsid w:val="0065033A"/>
    <w:rsid w:val="00652A08"/>
    <w:rsid w:val="00652E49"/>
    <w:rsid w:val="00653110"/>
    <w:rsid w:val="006547A2"/>
    <w:rsid w:val="00657D2A"/>
    <w:rsid w:val="00660688"/>
    <w:rsid w:val="00660B09"/>
    <w:rsid w:val="00661D03"/>
    <w:rsid w:val="00664C12"/>
    <w:rsid w:val="00665137"/>
    <w:rsid w:val="00666234"/>
    <w:rsid w:val="00667A51"/>
    <w:rsid w:val="0067008D"/>
    <w:rsid w:val="00671F7A"/>
    <w:rsid w:val="006726AF"/>
    <w:rsid w:val="00672D1D"/>
    <w:rsid w:val="0067370C"/>
    <w:rsid w:val="0068000D"/>
    <w:rsid w:val="006803C9"/>
    <w:rsid w:val="006805AD"/>
    <w:rsid w:val="006808D3"/>
    <w:rsid w:val="006808E4"/>
    <w:rsid w:val="00681FCD"/>
    <w:rsid w:val="006830C0"/>
    <w:rsid w:val="00683E2D"/>
    <w:rsid w:val="00685645"/>
    <w:rsid w:val="00685B72"/>
    <w:rsid w:val="00687340"/>
    <w:rsid w:val="00690569"/>
    <w:rsid w:val="00691182"/>
    <w:rsid w:val="006921BF"/>
    <w:rsid w:val="00692A01"/>
    <w:rsid w:val="00692D2D"/>
    <w:rsid w:val="00692FDC"/>
    <w:rsid w:val="00694B3C"/>
    <w:rsid w:val="00695903"/>
    <w:rsid w:val="0069696A"/>
    <w:rsid w:val="00696CE4"/>
    <w:rsid w:val="00697126"/>
    <w:rsid w:val="006A0EC1"/>
    <w:rsid w:val="006A134A"/>
    <w:rsid w:val="006A2DA1"/>
    <w:rsid w:val="006A5B3C"/>
    <w:rsid w:val="006A5F32"/>
    <w:rsid w:val="006A7AB2"/>
    <w:rsid w:val="006B0CA2"/>
    <w:rsid w:val="006B2A2E"/>
    <w:rsid w:val="006B30A5"/>
    <w:rsid w:val="006B35FA"/>
    <w:rsid w:val="006B3F51"/>
    <w:rsid w:val="006B6673"/>
    <w:rsid w:val="006B7760"/>
    <w:rsid w:val="006C34E6"/>
    <w:rsid w:val="006C5D42"/>
    <w:rsid w:val="006C6C8E"/>
    <w:rsid w:val="006C7E47"/>
    <w:rsid w:val="006D1816"/>
    <w:rsid w:val="006D1FEA"/>
    <w:rsid w:val="006D5015"/>
    <w:rsid w:val="006D5E6A"/>
    <w:rsid w:val="006D64DE"/>
    <w:rsid w:val="006D6660"/>
    <w:rsid w:val="006D7887"/>
    <w:rsid w:val="006E045C"/>
    <w:rsid w:val="006E073C"/>
    <w:rsid w:val="006E1307"/>
    <w:rsid w:val="006E2690"/>
    <w:rsid w:val="006E3E3A"/>
    <w:rsid w:val="006E45EB"/>
    <w:rsid w:val="006E6607"/>
    <w:rsid w:val="006E6B1D"/>
    <w:rsid w:val="006E72E4"/>
    <w:rsid w:val="006F2493"/>
    <w:rsid w:val="006F3144"/>
    <w:rsid w:val="006F5B1B"/>
    <w:rsid w:val="006F7BCE"/>
    <w:rsid w:val="00701DA3"/>
    <w:rsid w:val="00702837"/>
    <w:rsid w:val="00703252"/>
    <w:rsid w:val="007035A3"/>
    <w:rsid w:val="00703893"/>
    <w:rsid w:val="00703CAF"/>
    <w:rsid w:val="0070440E"/>
    <w:rsid w:val="007047C9"/>
    <w:rsid w:val="0070496C"/>
    <w:rsid w:val="00704A1C"/>
    <w:rsid w:val="007052EA"/>
    <w:rsid w:val="007057A1"/>
    <w:rsid w:val="00707B7C"/>
    <w:rsid w:val="00707DB7"/>
    <w:rsid w:val="0071147F"/>
    <w:rsid w:val="00717229"/>
    <w:rsid w:val="00720156"/>
    <w:rsid w:val="007215A7"/>
    <w:rsid w:val="007227F5"/>
    <w:rsid w:val="00722886"/>
    <w:rsid w:val="00722D8B"/>
    <w:rsid w:val="0073076D"/>
    <w:rsid w:val="007317DF"/>
    <w:rsid w:val="00732A20"/>
    <w:rsid w:val="007347AF"/>
    <w:rsid w:val="007369DB"/>
    <w:rsid w:val="00736F4C"/>
    <w:rsid w:val="007372FC"/>
    <w:rsid w:val="0073736D"/>
    <w:rsid w:val="00742A8A"/>
    <w:rsid w:val="0074411B"/>
    <w:rsid w:val="00744745"/>
    <w:rsid w:val="00745645"/>
    <w:rsid w:val="00745789"/>
    <w:rsid w:val="007460B1"/>
    <w:rsid w:val="007466C5"/>
    <w:rsid w:val="00747751"/>
    <w:rsid w:val="00753F8C"/>
    <w:rsid w:val="007572FD"/>
    <w:rsid w:val="007618F8"/>
    <w:rsid w:val="00761DB7"/>
    <w:rsid w:val="0076241B"/>
    <w:rsid w:val="00762639"/>
    <w:rsid w:val="007646D5"/>
    <w:rsid w:val="00766C28"/>
    <w:rsid w:val="00767A44"/>
    <w:rsid w:val="00770CE5"/>
    <w:rsid w:val="0077284C"/>
    <w:rsid w:val="00772919"/>
    <w:rsid w:val="00776A7D"/>
    <w:rsid w:val="007778B9"/>
    <w:rsid w:val="00780F51"/>
    <w:rsid w:val="007837FA"/>
    <w:rsid w:val="0078543F"/>
    <w:rsid w:val="00785B6D"/>
    <w:rsid w:val="00787032"/>
    <w:rsid w:val="0078708D"/>
    <w:rsid w:val="0079184F"/>
    <w:rsid w:val="00793480"/>
    <w:rsid w:val="00795964"/>
    <w:rsid w:val="00795CFC"/>
    <w:rsid w:val="00796145"/>
    <w:rsid w:val="007A24AB"/>
    <w:rsid w:val="007A2A83"/>
    <w:rsid w:val="007A4C45"/>
    <w:rsid w:val="007A76D2"/>
    <w:rsid w:val="007B1543"/>
    <w:rsid w:val="007B1650"/>
    <w:rsid w:val="007B180E"/>
    <w:rsid w:val="007B1831"/>
    <w:rsid w:val="007B5B03"/>
    <w:rsid w:val="007B7289"/>
    <w:rsid w:val="007C22A0"/>
    <w:rsid w:val="007C3978"/>
    <w:rsid w:val="007C3E22"/>
    <w:rsid w:val="007C4513"/>
    <w:rsid w:val="007C5507"/>
    <w:rsid w:val="007C66B0"/>
    <w:rsid w:val="007C671B"/>
    <w:rsid w:val="007C7705"/>
    <w:rsid w:val="007D45BF"/>
    <w:rsid w:val="007D5E1B"/>
    <w:rsid w:val="007D6A12"/>
    <w:rsid w:val="007D7679"/>
    <w:rsid w:val="007E01B8"/>
    <w:rsid w:val="007E3DE0"/>
    <w:rsid w:val="007E415F"/>
    <w:rsid w:val="007E6212"/>
    <w:rsid w:val="007F030C"/>
    <w:rsid w:val="007F0572"/>
    <w:rsid w:val="007F0F75"/>
    <w:rsid w:val="007F4061"/>
    <w:rsid w:val="007F54A9"/>
    <w:rsid w:val="007F74DC"/>
    <w:rsid w:val="007F7959"/>
    <w:rsid w:val="007F7A38"/>
    <w:rsid w:val="008004F6"/>
    <w:rsid w:val="00803A55"/>
    <w:rsid w:val="0080499E"/>
    <w:rsid w:val="008049D0"/>
    <w:rsid w:val="00804D65"/>
    <w:rsid w:val="00804DBF"/>
    <w:rsid w:val="008067DF"/>
    <w:rsid w:val="0080798E"/>
    <w:rsid w:val="008104D0"/>
    <w:rsid w:val="008108FE"/>
    <w:rsid w:val="0081214A"/>
    <w:rsid w:val="008136D1"/>
    <w:rsid w:val="00816B83"/>
    <w:rsid w:val="0081783C"/>
    <w:rsid w:val="008178D2"/>
    <w:rsid w:val="008201A2"/>
    <w:rsid w:val="0082070C"/>
    <w:rsid w:val="00820F02"/>
    <w:rsid w:val="00821A32"/>
    <w:rsid w:val="008221A3"/>
    <w:rsid w:val="008229D5"/>
    <w:rsid w:val="00823634"/>
    <w:rsid w:val="00826CE6"/>
    <w:rsid w:val="00827FB0"/>
    <w:rsid w:val="008322FF"/>
    <w:rsid w:val="00832377"/>
    <w:rsid w:val="00833364"/>
    <w:rsid w:val="00836DF8"/>
    <w:rsid w:val="008378FB"/>
    <w:rsid w:val="0084356B"/>
    <w:rsid w:val="008449C6"/>
    <w:rsid w:val="00844C32"/>
    <w:rsid w:val="008456A8"/>
    <w:rsid w:val="008456B3"/>
    <w:rsid w:val="00845EDF"/>
    <w:rsid w:val="00846EDF"/>
    <w:rsid w:val="008511BF"/>
    <w:rsid w:val="00855134"/>
    <w:rsid w:val="00855D98"/>
    <w:rsid w:val="0085612D"/>
    <w:rsid w:val="008567D7"/>
    <w:rsid w:val="00857290"/>
    <w:rsid w:val="00862C9B"/>
    <w:rsid w:val="00862E1B"/>
    <w:rsid w:val="008632A5"/>
    <w:rsid w:val="00863E9A"/>
    <w:rsid w:val="0086552D"/>
    <w:rsid w:val="008660D0"/>
    <w:rsid w:val="00866649"/>
    <w:rsid w:val="00870581"/>
    <w:rsid w:val="008718A8"/>
    <w:rsid w:val="00872582"/>
    <w:rsid w:val="00873B39"/>
    <w:rsid w:val="00880E2E"/>
    <w:rsid w:val="00881423"/>
    <w:rsid w:val="00881910"/>
    <w:rsid w:val="0088290C"/>
    <w:rsid w:val="00884858"/>
    <w:rsid w:val="0088592F"/>
    <w:rsid w:val="008859A1"/>
    <w:rsid w:val="00885DAC"/>
    <w:rsid w:val="00885DDE"/>
    <w:rsid w:val="00886C73"/>
    <w:rsid w:val="0089162B"/>
    <w:rsid w:val="00891A20"/>
    <w:rsid w:val="008948C2"/>
    <w:rsid w:val="00895B50"/>
    <w:rsid w:val="00896F08"/>
    <w:rsid w:val="00897F34"/>
    <w:rsid w:val="008A4C84"/>
    <w:rsid w:val="008A5214"/>
    <w:rsid w:val="008A5EFA"/>
    <w:rsid w:val="008A6D05"/>
    <w:rsid w:val="008A734B"/>
    <w:rsid w:val="008A7647"/>
    <w:rsid w:val="008B004A"/>
    <w:rsid w:val="008B06F0"/>
    <w:rsid w:val="008B0F8D"/>
    <w:rsid w:val="008B345F"/>
    <w:rsid w:val="008C09D0"/>
    <w:rsid w:val="008C0A58"/>
    <w:rsid w:val="008C32CA"/>
    <w:rsid w:val="008C5001"/>
    <w:rsid w:val="008D069A"/>
    <w:rsid w:val="008D082B"/>
    <w:rsid w:val="008D27CC"/>
    <w:rsid w:val="008D495D"/>
    <w:rsid w:val="008D4A7B"/>
    <w:rsid w:val="008D52D7"/>
    <w:rsid w:val="008F1A91"/>
    <w:rsid w:val="008F58A4"/>
    <w:rsid w:val="008F66CD"/>
    <w:rsid w:val="008F7B87"/>
    <w:rsid w:val="008F7FC7"/>
    <w:rsid w:val="00902145"/>
    <w:rsid w:val="00902A78"/>
    <w:rsid w:val="00903EA9"/>
    <w:rsid w:val="0090478C"/>
    <w:rsid w:val="00904D05"/>
    <w:rsid w:val="00904D93"/>
    <w:rsid w:val="00907ACA"/>
    <w:rsid w:val="009105D1"/>
    <w:rsid w:val="009179CE"/>
    <w:rsid w:val="00921526"/>
    <w:rsid w:val="009225BB"/>
    <w:rsid w:val="009225FF"/>
    <w:rsid w:val="00922B44"/>
    <w:rsid w:val="00923996"/>
    <w:rsid w:val="00923F9C"/>
    <w:rsid w:val="00924127"/>
    <w:rsid w:val="00930817"/>
    <w:rsid w:val="00932ABF"/>
    <w:rsid w:val="0094129B"/>
    <w:rsid w:val="009427CA"/>
    <w:rsid w:val="0094329D"/>
    <w:rsid w:val="0094366E"/>
    <w:rsid w:val="00953419"/>
    <w:rsid w:val="009560E2"/>
    <w:rsid w:val="00957C5E"/>
    <w:rsid w:val="00960153"/>
    <w:rsid w:val="009607E7"/>
    <w:rsid w:val="009616A4"/>
    <w:rsid w:val="009639B7"/>
    <w:rsid w:val="00964DCD"/>
    <w:rsid w:val="00965F15"/>
    <w:rsid w:val="009660E9"/>
    <w:rsid w:val="0096686A"/>
    <w:rsid w:val="00970433"/>
    <w:rsid w:val="00974B1C"/>
    <w:rsid w:val="00976F56"/>
    <w:rsid w:val="00981563"/>
    <w:rsid w:val="009816EE"/>
    <w:rsid w:val="00984CBD"/>
    <w:rsid w:val="0098619A"/>
    <w:rsid w:val="0098674E"/>
    <w:rsid w:val="00990C25"/>
    <w:rsid w:val="0099195F"/>
    <w:rsid w:val="00991C49"/>
    <w:rsid w:val="00991E2F"/>
    <w:rsid w:val="00992BB2"/>
    <w:rsid w:val="00993212"/>
    <w:rsid w:val="00993808"/>
    <w:rsid w:val="00993892"/>
    <w:rsid w:val="00993FA0"/>
    <w:rsid w:val="00994415"/>
    <w:rsid w:val="00994F11"/>
    <w:rsid w:val="00995175"/>
    <w:rsid w:val="009965BF"/>
    <w:rsid w:val="00997773"/>
    <w:rsid w:val="009A1819"/>
    <w:rsid w:val="009A1E41"/>
    <w:rsid w:val="009A20A1"/>
    <w:rsid w:val="009A7EB1"/>
    <w:rsid w:val="009B05CA"/>
    <w:rsid w:val="009B10AF"/>
    <w:rsid w:val="009B2561"/>
    <w:rsid w:val="009B34E6"/>
    <w:rsid w:val="009B538F"/>
    <w:rsid w:val="009B5436"/>
    <w:rsid w:val="009B6970"/>
    <w:rsid w:val="009B75F7"/>
    <w:rsid w:val="009B7F5C"/>
    <w:rsid w:val="009C0BFA"/>
    <w:rsid w:val="009C1FA7"/>
    <w:rsid w:val="009C2D6A"/>
    <w:rsid w:val="009C331D"/>
    <w:rsid w:val="009C3331"/>
    <w:rsid w:val="009C3649"/>
    <w:rsid w:val="009C5630"/>
    <w:rsid w:val="009C5D8A"/>
    <w:rsid w:val="009D31AC"/>
    <w:rsid w:val="009D3343"/>
    <w:rsid w:val="009D5156"/>
    <w:rsid w:val="009D5883"/>
    <w:rsid w:val="009D77D1"/>
    <w:rsid w:val="009D7812"/>
    <w:rsid w:val="009E09C3"/>
    <w:rsid w:val="009E13AD"/>
    <w:rsid w:val="009E58B8"/>
    <w:rsid w:val="009E7921"/>
    <w:rsid w:val="009E793F"/>
    <w:rsid w:val="009F2911"/>
    <w:rsid w:val="009F2DC9"/>
    <w:rsid w:val="009F2FAF"/>
    <w:rsid w:val="009F390F"/>
    <w:rsid w:val="009F41C0"/>
    <w:rsid w:val="009F4BAF"/>
    <w:rsid w:val="009F6738"/>
    <w:rsid w:val="009F6FFA"/>
    <w:rsid w:val="00A010D6"/>
    <w:rsid w:val="00A039C1"/>
    <w:rsid w:val="00A05CB9"/>
    <w:rsid w:val="00A11E58"/>
    <w:rsid w:val="00A1445A"/>
    <w:rsid w:val="00A17AD8"/>
    <w:rsid w:val="00A20254"/>
    <w:rsid w:val="00A20D9E"/>
    <w:rsid w:val="00A216EA"/>
    <w:rsid w:val="00A21BB0"/>
    <w:rsid w:val="00A25D61"/>
    <w:rsid w:val="00A260AF"/>
    <w:rsid w:val="00A266D9"/>
    <w:rsid w:val="00A2778A"/>
    <w:rsid w:val="00A3326B"/>
    <w:rsid w:val="00A33B7A"/>
    <w:rsid w:val="00A33BD7"/>
    <w:rsid w:val="00A35B78"/>
    <w:rsid w:val="00A35FE0"/>
    <w:rsid w:val="00A365E4"/>
    <w:rsid w:val="00A417CC"/>
    <w:rsid w:val="00A43FFB"/>
    <w:rsid w:val="00A44546"/>
    <w:rsid w:val="00A456DE"/>
    <w:rsid w:val="00A5266C"/>
    <w:rsid w:val="00A5406C"/>
    <w:rsid w:val="00A563C7"/>
    <w:rsid w:val="00A567CE"/>
    <w:rsid w:val="00A62D6D"/>
    <w:rsid w:val="00A62F17"/>
    <w:rsid w:val="00A6471A"/>
    <w:rsid w:val="00A65CF1"/>
    <w:rsid w:val="00A73729"/>
    <w:rsid w:val="00A746EE"/>
    <w:rsid w:val="00A77979"/>
    <w:rsid w:val="00A81265"/>
    <w:rsid w:val="00A81590"/>
    <w:rsid w:val="00A84444"/>
    <w:rsid w:val="00A844E0"/>
    <w:rsid w:val="00A85138"/>
    <w:rsid w:val="00A85A7F"/>
    <w:rsid w:val="00A9217C"/>
    <w:rsid w:val="00A93341"/>
    <w:rsid w:val="00A956A6"/>
    <w:rsid w:val="00AA01C6"/>
    <w:rsid w:val="00AA07D7"/>
    <w:rsid w:val="00AA14A9"/>
    <w:rsid w:val="00AA4CFB"/>
    <w:rsid w:val="00AA6B43"/>
    <w:rsid w:val="00AA73BA"/>
    <w:rsid w:val="00AB273F"/>
    <w:rsid w:val="00AB55A3"/>
    <w:rsid w:val="00AB6955"/>
    <w:rsid w:val="00AB74D5"/>
    <w:rsid w:val="00AC05A4"/>
    <w:rsid w:val="00AC0D46"/>
    <w:rsid w:val="00AD0128"/>
    <w:rsid w:val="00AD2973"/>
    <w:rsid w:val="00AD380D"/>
    <w:rsid w:val="00AD51AA"/>
    <w:rsid w:val="00AD5718"/>
    <w:rsid w:val="00AD5922"/>
    <w:rsid w:val="00AD623D"/>
    <w:rsid w:val="00AD6FB7"/>
    <w:rsid w:val="00AE0549"/>
    <w:rsid w:val="00AE0A47"/>
    <w:rsid w:val="00AE1EC3"/>
    <w:rsid w:val="00AE37AA"/>
    <w:rsid w:val="00AE5006"/>
    <w:rsid w:val="00AE5A7C"/>
    <w:rsid w:val="00AE67B4"/>
    <w:rsid w:val="00AE7A57"/>
    <w:rsid w:val="00AF5295"/>
    <w:rsid w:val="00AF6A03"/>
    <w:rsid w:val="00AF6EA5"/>
    <w:rsid w:val="00AF7C25"/>
    <w:rsid w:val="00B0541C"/>
    <w:rsid w:val="00B05E33"/>
    <w:rsid w:val="00B062E4"/>
    <w:rsid w:val="00B0697F"/>
    <w:rsid w:val="00B12550"/>
    <w:rsid w:val="00B14706"/>
    <w:rsid w:val="00B15039"/>
    <w:rsid w:val="00B15CC0"/>
    <w:rsid w:val="00B20AFC"/>
    <w:rsid w:val="00B21BC5"/>
    <w:rsid w:val="00B2262E"/>
    <w:rsid w:val="00B24CFD"/>
    <w:rsid w:val="00B24FB3"/>
    <w:rsid w:val="00B269CF"/>
    <w:rsid w:val="00B3013B"/>
    <w:rsid w:val="00B303F4"/>
    <w:rsid w:val="00B325B0"/>
    <w:rsid w:val="00B32604"/>
    <w:rsid w:val="00B37583"/>
    <w:rsid w:val="00B37737"/>
    <w:rsid w:val="00B419E6"/>
    <w:rsid w:val="00B421E5"/>
    <w:rsid w:val="00B4278C"/>
    <w:rsid w:val="00B4423C"/>
    <w:rsid w:val="00B458FE"/>
    <w:rsid w:val="00B46C02"/>
    <w:rsid w:val="00B475F1"/>
    <w:rsid w:val="00B50103"/>
    <w:rsid w:val="00B5219D"/>
    <w:rsid w:val="00B53BDA"/>
    <w:rsid w:val="00B54FF1"/>
    <w:rsid w:val="00B5552B"/>
    <w:rsid w:val="00B56633"/>
    <w:rsid w:val="00B568A1"/>
    <w:rsid w:val="00B612E2"/>
    <w:rsid w:val="00B63917"/>
    <w:rsid w:val="00B63B20"/>
    <w:rsid w:val="00B63E5F"/>
    <w:rsid w:val="00B65325"/>
    <w:rsid w:val="00B66381"/>
    <w:rsid w:val="00B669BA"/>
    <w:rsid w:val="00B66D97"/>
    <w:rsid w:val="00B678F6"/>
    <w:rsid w:val="00B72908"/>
    <w:rsid w:val="00B73B7A"/>
    <w:rsid w:val="00B7513A"/>
    <w:rsid w:val="00B75140"/>
    <w:rsid w:val="00B84D64"/>
    <w:rsid w:val="00B85D5C"/>
    <w:rsid w:val="00B860BD"/>
    <w:rsid w:val="00B868AF"/>
    <w:rsid w:val="00B869DD"/>
    <w:rsid w:val="00B901A0"/>
    <w:rsid w:val="00B90A1B"/>
    <w:rsid w:val="00B9338D"/>
    <w:rsid w:val="00B945F2"/>
    <w:rsid w:val="00B948C8"/>
    <w:rsid w:val="00B95422"/>
    <w:rsid w:val="00B97C54"/>
    <w:rsid w:val="00BA1702"/>
    <w:rsid w:val="00BA17B8"/>
    <w:rsid w:val="00BA1F23"/>
    <w:rsid w:val="00BA2A0F"/>
    <w:rsid w:val="00BA5D96"/>
    <w:rsid w:val="00BA67E9"/>
    <w:rsid w:val="00BA6A08"/>
    <w:rsid w:val="00BB0048"/>
    <w:rsid w:val="00BB3DEA"/>
    <w:rsid w:val="00BB622F"/>
    <w:rsid w:val="00BC0E12"/>
    <w:rsid w:val="00BC492A"/>
    <w:rsid w:val="00BC6FA5"/>
    <w:rsid w:val="00BD1270"/>
    <w:rsid w:val="00BD2255"/>
    <w:rsid w:val="00BD5AF3"/>
    <w:rsid w:val="00BD5C0F"/>
    <w:rsid w:val="00BD611B"/>
    <w:rsid w:val="00BD6668"/>
    <w:rsid w:val="00BE01FF"/>
    <w:rsid w:val="00BE1E53"/>
    <w:rsid w:val="00BE2922"/>
    <w:rsid w:val="00BE2A5B"/>
    <w:rsid w:val="00BE3264"/>
    <w:rsid w:val="00BE329C"/>
    <w:rsid w:val="00BE361A"/>
    <w:rsid w:val="00BE4497"/>
    <w:rsid w:val="00BE5F90"/>
    <w:rsid w:val="00BF0660"/>
    <w:rsid w:val="00BF2288"/>
    <w:rsid w:val="00BF3BF9"/>
    <w:rsid w:val="00BF57D5"/>
    <w:rsid w:val="00C0103D"/>
    <w:rsid w:val="00C04FC5"/>
    <w:rsid w:val="00C05C8C"/>
    <w:rsid w:val="00C10301"/>
    <w:rsid w:val="00C108CE"/>
    <w:rsid w:val="00C12348"/>
    <w:rsid w:val="00C12FAB"/>
    <w:rsid w:val="00C141FD"/>
    <w:rsid w:val="00C20078"/>
    <w:rsid w:val="00C21130"/>
    <w:rsid w:val="00C2509E"/>
    <w:rsid w:val="00C257F5"/>
    <w:rsid w:val="00C27F22"/>
    <w:rsid w:val="00C31CD2"/>
    <w:rsid w:val="00C33193"/>
    <w:rsid w:val="00C34832"/>
    <w:rsid w:val="00C360C6"/>
    <w:rsid w:val="00C36225"/>
    <w:rsid w:val="00C36394"/>
    <w:rsid w:val="00C371E6"/>
    <w:rsid w:val="00C37E75"/>
    <w:rsid w:val="00C404E3"/>
    <w:rsid w:val="00C434E4"/>
    <w:rsid w:val="00C43C92"/>
    <w:rsid w:val="00C45630"/>
    <w:rsid w:val="00C468D6"/>
    <w:rsid w:val="00C477F4"/>
    <w:rsid w:val="00C50D68"/>
    <w:rsid w:val="00C52459"/>
    <w:rsid w:val="00C52800"/>
    <w:rsid w:val="00C53E17"/>
    <w:rsid w:val="00C54B1E"/>
    <w:rsid w:val="00C61672"/>
    <w:rsid w:val="00C623D7"/>
    <w:rsid w:val="00C638AD"/>
    <w:rsid w:val="00C6498B"/>
    <w:rsid w:val="00C652E0"/>
    <w:rsid w:val="00C658E1"/>
    <w:rsid w:val="00C65AEF"/>
    <w:rsid w:val="00C66343"/>
    <w:rsid w:val="00C678EF"/>
    <w:rsid w:val="00C67C63"/>
    <w:rsid w:val="00C71FAC"/>
    <w:rsid w:val="00C809CC"/>
    <w:rsid w:val="00C8147D"/>
    <w:rsid w:val="00C82321"/>
    <w:rsid w:val="00C87479"/>
    <w:rsid w:val="00C87E2A"/>
    <w:rsid w:val="00C9123B"/>
    <w:rsid w:val="00C94A5E"/>
    <w:rsid w:val="00CA036C"/>
    <w:rsid w:val="00CA194E"/>
    <w:rsid w:val="00CA1CF8"/>
    <w:rsid w:val="00CA4983"/>
    <w:rsid w:val="00CA661A"/>
    <w:rsid w:val="00CA7082"/>
    <w:rsid w:val="00CB1092"/>
    <w:rsid w:val="00CB12D3"/>
    <w:rsid w:val="00CB155B"/>
    <w:rsid w:val="00CB4ADF"/>
    <w:rsid w:val="00CB51F1"/>
    <w:rsid w:val="00CB5369"/>
    <w:rsid w:val="00CB5620"/>
    <w:rsid w:val="00CB5B6F"/>
    <w:rsid w:val="00CB74B7"/>
    <w:rsid w:val="00CB768E"/>
    <w:rsid w:val="00CC4278"/>
    <w:rsid w:val="00CC5D25"/>
    <w:rsid w:val="00CC6CE1"/>
    <w:rsid w:val="00CD0614"/>
    <w:rsid w:val="00CE1A84"/>
    <w:rsid w:val="00CE3021"/>
    <w:rsid w:val="00CE4CA7"/>
    <w:rsid w:val="00CE4FCC"/>
    <w:rsid w:val="00CE669B"/>
    <w:rsid w:val="00CE725D"/>
    <w:rsid w:val="00CE727D"/>
    <w:rsid w:val="00CF0546"/>
    <w:rsid w:val="00CF0726"/>
    <w:rsid w:val="00CF1C7A"/>
    <w:rsid w:val="00CF2EBB"/>
    <w:rsid w:val="00CF3621"/>
    <w:rsid w:val="00CF4A1F"/>
    <w:rsid w:val="00CF55F0"/>
    <w:rsid w:val="00CF56B7"/>
    <w:rsid w:val="00D00941"/>
    <w:rsid w:val="00D009C0"/>
    <w:rsid w:val="00D0658A"/>
    <w:rsid w:val="00D06678"/>
    <w:rsid w:val="00D108B4"/>
    <w:rsid w:val="00D108C7"/>
    <w:rsid w:val="00D11002"/>
    <w:rsid w:val="00D1392C"/>
    <w:rsid w:val="00D141B6"/>
    <w:rsid w:val="00D14C31"/>
    <w:rsid w:val="00D22EDD"/>
    <w:rsid w:val="00D24708"/>
    <w:rsid w:val="00D24AD9"/>
    <w:rsid w:val="00D26EFD"/>
    <w:rsid w:val="00D30192"/>
    <w:rsid w:val="00D323E9"/>
    <w:rsid w:val="00D32A66"/>
    <w:rsid w:val="00D34B55"/>
    <w:rsid w:val="00D36874"/>
    <w:rsid w:val="00D37FC5"/>
    <w:rsid w:val="00D40540"/>
    <w:rsid w:val="00D416C5"/>
    <w:rsid w:val="00D428BD"/>
    <w:rsid w:val="00D455C9"/>
    <w:rsid w:val="00D45FA0"/>
    <w:rsid w:val="00D462FC"/>
    <w:rsid w:val="00D47B05"/>
    <w:rsid w:val="00D47E59"/>
    <w:rsid w:val="00D51692"/>
    <w:rsid w:val="00D525F1"/>
    <w:rsid w:val="00D544ED"/>
    <w:rsid w:val="00D56369"/>
    <w:rsid w:val="00D574AC"/>
    <w:rsid w:val="00D60237"/>
    <w:rsid w:val="00D6232E"/>
    <w:rsid w:val="00D62B9B"/>
    <w:rsid w:val="00D664E1"/>
    <w:rsid w:val="00D666C7"/>
    <w:rsid w:val="00D66887"/>
    <w:rsid w:val="00D66FA4"/>
    <w:rsid w:val="00D709C3"/>
    <w:rsid w:val="00D73544"/>
    <w:rsid w:val="00D7356B"/>
    <w:rsid w:val="00D7414D"/>
    <w:rsid w:val="00D74942"/>
    <w:rsid w:val="00D749F4"/>
    <w:rsid w:val="00D759E5"/>
    <w:rsid w:val="00D75CCC"/>
    <w:rsid w:val="00D80FE1"/>
    <w:rsid w:val="00D84F5F"/>
    <w:rsid w:val="00D855CA"/>
    <w:rsid w:val="00D86102"/>
    <w:rsid w:val="00D90200"/>
    <w:rsid w:val="00D908C3"/>
    <w:rsid w:val="00D90CD4"/>
    <w:rsid w:val="00D9180E"/>
    <w:rsid w:val="00D91FD8"/>
    <w:rsid w:val="00D9204B"/>
    <w:rsid w:val="00D9366E"/>
    <w:rsid w:val="00D93691"/>
    <w:rsid w:val="00D94C19"/>
    <w:rsid w:val="00D94EA9"/>
    <w:rsid w:val="00D96A53"/>
    <w:rsid w:val="00DA03CE"/>
    <w:rsid w:val="00DA04C3"/>
    <w:rsid w:val="00DA173B"/>
    <w:rsid w:val="00DA5665"/>
    <w:rsid w:val="00DA7D3F"/>
    <w:rsid w:val="00DB40FB"/>
    <w:rsid w:val="00DB512D"/>
    <w:rsid w:val="00DB5ED0"/>
    <w:rsid w:val="00DB6D18"/>
    <w:rsid w:val="00DC1392"/>
    <w:rsid w:val="00DC2CED"/>
    <w:rsid w:val="00DC2EAD"/>
    <w:rsid w:val="00DC32BE"/>
    <w:rsid w:val="00DC4B0D"/>
    <w:rsid w:val="00DC4F36"/>
    <w:rsid w:val="00DC5672"/>
    <w:rsid w:val="00DC5791"/>
    <w:rsid w:val="00DC6C84"/>
    <w:rsid w:val="00DC7324"/>
    <w:rsid w:val="00DD3221"/>
    <w:rsid w:val="00DD3CB9"/>
    <w:rsid w:val="00DD4C2D"/>
    <w:rsid w:val="00DD5749"/>
    <w:rsid w:val="00DE0007"/>
    <w:rsid w:val="00DE1A4D"/>
    <w:rsid w:val="00DE4271"/>
    <w:rsid w:val="00DE4739"/>
    <w:rsid w:val="00DE52CD"/>
    <w:rsid w:val="00DE75A5"/>
    <w:rsid w:val="00DF0BDA"/>
    <w:rsid w:val="00DF2315"/>
    <w:rsid w:val="00DF441E"/>
    <w:rsid w:val="00DF5153"/>
    <w:rsid w:val="00DF59A5"/>
    <w:rsid w:val="00DF60CC"/>
    <w:rsid w:val="00DF6725"/>
    <w:rsid w:val="00DF756B"/>
    <w:rsid w:val="00DF7D5D"/>
    <w:rsid w:val="00E0003B"/>
    <w:rsid w:val="00E004D6"/>
    <w:rsid w:val="00E0234A"/>
    <w:rsid w:val="00E05C96"/>
    <w:rsid w:val="00E05F73"/>
    <w:rsid w:val="00E07CED"/>
    <w:rsid w:val="00E1071A"/>
    <w:rsid w:val="00E1136F"/>
    <w:rsid w:val="00E14609"/>
    <w:rsid w:val="00E14780"/>
    <w:rsid w:val="00E15F72"/>
    <w:rsid w:val="00E16DB7"/>
    <w:rsid w:val="00E17473"/>
    <w:rsid w:val="00E20134"/>
    <w:rsid w:val="00E210B8"/>
    <w:rsid w:val="00E218CB"/>
    <w:rsid w:val="00E23116"/>
    <w:rsid w:val="00E23547"/>
    <w:rsid w:val="00E24C89"/>
    <w:rsid w:val="00E24ECA"/>
    <w:rsid w:val="00E31100"/>
    <w:rsid w:val="00E31139"/>
    <w:rsid w:val="00E3276D"/>
    <w:rsid w:val="00E32BFA"/>
    <w:rsid w:val="00E33BF6"/>
    <w:rsid w:val="00E34AB6"/>
    <w:rsid w:val="00E3511A"/>
    <w:rsid w:val="00E35E14"/>
    <w:rsid w:val="00E36AB0"/>
    <w:rsid w:val="00E37F1D"/>
    <w:rsid w:val="00E423D5"/>
    <w:rsid w:val="00E43AE5"/>
    <w:rsid w:val="00E45C6E"/>
    <w:rsid w:val="00E45E18"/>
    <w:rsid w:val="00E50D53"/>
    <w:rsid w:val="00E52596"/>
    <w:rsid w:val="00E53861"/>
    <w:rsid w:val="00E546EC"/>
    <w:rsid w:val="00E547DB"/>
    <w:rsid w:val="00E554B6"/>
    <w:rsid w:val="00E563CB"/>
    <w:rsid w:val="00E56B72"/>
    <w:rsid w:val="00E57DC9"/>
    <w:rsid w:val="00E605D6"/>
    <w:rsid w:val="00E60E18"/>
    <w:rsid w:val="00E621E5"/>
    <w:rsid w:val="00E62600"/>
    <w:rsid w:val="00E6503B"/>
    <w:rsid w:val="00E657F7"/>
    <w:rsid w:val="00E66218"/>
    <w:rsid w:val="00E66D15"/>
    <w:rsid w:val="00E67A76"/>
    <w:rsid w:val="00E67BAC"/>
    <w:rsid w:val="00E70707"/>
    <w:rsid w:val="00E70D38"/>
    <w:rsid w:val="00E71680"/>
    <w:rsid w:val="00E7177B"/>
    <w:rsid w:val="00E71987"/>
    <w:rsid w:val="00E71BE9"/>
    <w:rsid w:val="00E72535"/>
    <w:rsid w:val="00E7363E"/>
    <w:rsid w:val="00E74381"/>
    <w:rsid w:val="00E74547"/>
    <w:rsid w:val="00E77B3D"/>
    <w:rsid w:val="00E809E0"/>
    <w:rsid w:val="00E82DC6"/>
    <w:rsid w:val="00E83AA1"/>
    <w:rsid w:val="00E87F22"/>
    <w:rsid w:val="00E95D43"/>
    <w:rsid w:val="00E95FA8"/>
    <w:rsid w:val="00E97E85"/>
    <w:rsid w:val="00EA179B"/>
    <w:rsid w:val="00EA3593"/>
    <w:rsid w:val="00EA776F"/>
    <w:rsid w:val="00EB31E6"/>
    <w:rsid w:val="00EB3923"/>
    <w:rsid w:val="00EB3DE3"/>
    <w:rsid w:val="00EB4135"/>
    <w:rsid w:val="00EB4F74"/>
    <w:rsid w:val="00EB77D5"/>
    <w:rsid w:val="00EC02F3"/>
    <w:rsid w:val="00EC108D"/>
    <w:rsid w:val="00EC1E7C"/>
    <w:rsid w:val="00EC5CB7"/>
    <w:rsid w:val="00ED05D9"/>
    <w:rsid w:val="00ED0886"/>
    <w:rsid w:val="00ED167E"/>
    <w:rsid w:val="00ED1705"/>
    <w:rsid w:val="00ED6159"/>
    <w:rsid w:val="00EE0194"/>
    <w:rsid w:val="00EE0EA3"/>
    <w:rsid w:val="00EE2650"/>
    <w:rsid w:val="00EE4D1A"/>
    <w:rsid w:val="00EE565F"/>
    <w:rsid w:val="00EF078C"/>
    <w:rsid w:val="00EF1755"/>
    <w:rsid w:val="00EF37CD"/>
    <w:rsid w:val="00EF5CB1"/>
    <w:rsid w:val="00EF6B0F"/>
    <w:rsid w:val="00EF6C50"/>
    <w:rsid w:val="00EF78C7"/>
    <w:rsid w:val="00F003A6"/>
    <w:rsid w:val="00F0146E"/>
    <w:rsid w:val="00F0317B"/>
    <w:rsid w:val="00F03C9B"/>
    <w:rsid w:val="00F03CFC"/>
    <w:rsid w:val="00F10880"/>
    <w:rsid w:val="00F11B2A"/>
    <w:rsid w:val="00F15E66"/>
    <w:rsid w:val="00F15EB5"/>
    <w:rsid w:val="00F168C0"/>
    <w:rsid w:val="00F263F5"/>
    <w:rsid w:val="00F27246"/>
    <w:rsid w:val="00F27E8A"/>
    <w:rsid w:val="00F27FD3"/>
    <w:rsid w:val="00F31A86"/>
    <w:rsid w:val="00F32067"/>
    <w:rsid w:val="00F34673"/>
    <w:rsid w:val="00F35A36"/>
    <w:rsid w:val="00F36C94"/>
    <w:rsid w:val="00F36DF8"/>
    <w:rsid w:val="00F37CD7"/>
    <w:rsid w:val="00F40E62"/>
    <w:rsid w:val="00F428EA"/>
    <w:rsid w:val="00F509F3"/>
    <w:rsid w:val="00F55F12"/>
    <w:rsid w:val="00F577EE"/>
    <w:rsid w:val="00F6538C"/>
    <w:rsid w:val="00F656FA"/>
    <w:rsid w:val="00F65CDD"/>
    <w:rsid w:val="00F65E13"/>
    <w:rsid w:val="00F70AF4"/>
    <w:rsid w:val="00F7100A"/>
    <w:rsid w:val="00F737FB"/>
    <w:rsid w:val="00F7386E"/>
    <w:rsid w:val="00F73FBC"/>
    <w:rsid w:val="00F801EE"/>
    <w:rsid w:val="00F85FDA"/>
    <w:rsid w:val="00F86AB4"/>
    <w:rsid w:val="00F86F44"/>
    <w:rsid w:val="00F9137B"/>
    <w:rsid w:val="00F9272B"/>
    <w:rsid w:val="00F92E18"/>
    <w:rsid w:val="00F94263"/>
    <w:rsid w:val="00F94523"/>
    <w:rsid w:val="00FA118B"/>
    <w:rsid w:val="00FA2391"/>
    <w:rsid w:val="00FA2FF1"/>
    <w:rsid w:val="00FA35F2"/>
    <w:rsid w:val="00FA40E1"/>
    <w:rsid w:val="00FA440D"/>
    <w:rsid w:val="00FA487B"/>
    <w:rsid w:val="00FA50F3"/>
    <w:rsid w:val="00FB05C2"/>
    <w:rsid w:val="00FB0E43"/>
    <w:rsid w:val="00FB31A9"/>
    <w:rsid w:val="00FB6C76"/>
    <w:rsid w:val="00FB6F39"/>
    <w:rsid w:val="00FB73B5"/>
    <w:rsid w:val="00FB73BF"/>
    <w:rsid w:val="00FB7E9F"/>
    <w:rsid w:val="00FC00A1"/>
    <w:rsid w:val="00FC240D"/>
    <w:rsid w:val="00FC3515"/>
    <w:rsid w:val="00FC5ABC"/>
    <w:rsid w:val="00FC629A"/>
    <w:rsid w:val="00FC67CF"/>
    <w:rsid w:val="00FD01A3"/>
    <w:rsid w:val="00FD160B"/>
    <w:rsid w:val="00FD1964"/>
    <w:rsid w:val="00FD1C4A"/>
    <w:rsid w:val="00FD1E29"/>
    <w:rsid w:val="00FD2969"/>
    <w:rsid w:val="00FD3447"/>
    <w:rsid w:val="00FD466E"/>
    <w:rsid w:val="00FD4910"/>
    <w:rsid w:val="00FD4DD3"/>
    <w:rsid w:val="00FD5088"/>
    <w:rsid w:val="00FD533E"/>
    <w:rsid w:val="00FD68E2"/>
    <w:rsid w:val="00FE09AF"/>
    <w:rsid w:val="00FE588E"/>
    <w:rsid w:val="00FE6FFF"/>
    <w:rsid w:val="00FE793A"/>
    <w:rsid w:val="00FF2297"/>
    <w:rsid w:val="00FF3694"/>
    <w:rsid w:val="00FF39C1"/>
    <w:rsid w:val="00FF7160"/>
    <w:rsid w:val="00FF7C87"/>
    <w:rsid w:val="0A7F2548"/>
    <w:rsid w:val="0E6E3624"/>
    <w:rsid w:val="0EF48394"/>
    <w:rsid w:val="22675052"/>
    <w:rsid w:val="3CC15FC4"/>
    <w:rsid w:val="3D55BA36"/>
    <w:rsid w:val="3F697087"/>
    <w:rsid w:val="3FC4406C"/>
    <w:rsid w:val="42307E99"/>
    <w:rsid w:val="4CA4555F"/>
    <w:rsid w:val="52DED5D9"/>
    <w:rsid w:val="5D8A76D2"/>
    <w:rsid w:val="6DE8E5F9"/>
    <w:rsid w:val="738D6556"/>
    <w:rsid w:val="7D3673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779D23"/>
  <w15:chartTrackingRefBased/>
  <w15:docId w15:val="{7FC8CEB6-1EEB-4C58-8C84-71C13AF3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6D9"/>
  </w:style>
  <w:style w:type="paragraph" w:styleId="Heading1">
    <w:name w:val="heading 1"/>
    <w:basedOn w:val="Normal"/>
    <w:next w:val="Normal"/>
    <w:link w:val="Heading1Char"/>
    <w:uiPriority w:val="9"/>
    <w:qFormat/>
    <w:rsid w:val="00BA6A08"/>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A6A08"/>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A6A08"/>
    <w:pPr>
      <w:pBdr>
        <w:top w:val="single" w:sz="6" w:space="2" w:color="5B9BD5" w:themeColor="accent1"/>
        <w:bottom w:val="single" w:sz="6" w:space="1"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3D18E9"/>
    <w:pPr>
      <w:framePr w:wrap="notBeside" w:vAnchor="text" w:hAnchor="text" w:y="1"/>
      <w:pBdr>
        <w:left w:val="single" w:sz="4" w:space="4" w:color="auto"/>
        <w:right w:val="single" w:sz="4" w:space="4" w:color="auto"/>
      </w:pBdr>
      <w:shd w:val="clear" w:color="auto" w:fill="DEEAF6" w:themeFill="accent1" w:themeFillTint="33"/>
      <w:spacing w:before="200" w:after="0"/>
      <w:outlineLvl w:val="3"/>
    </w:pPr>
    <w:rPr>
      <w:caps/>
      <w:color w:val="2E74B5" w:themeColor="accent1" w:themeShade="BF"/>
      <w:spacing w:val="10"/>
      <w:sz w:val="24"/>
    </w:rPr>
  </w:style>
  <w:style w:type="paragraph" w:styleId="Heading5">
    <w:name w:val="heading 5"/>
    <w:basedOn w:val="Normal"/>
    <w:next w:val="Normal"/>
    <w:link w:val="Heading5Char"/>
    <w:uiPriority w:val="9"/>
    <w:unhideWhenUsed/>
    <w:qFormat/>
    <w:rsid w:val="00BA6A0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unhideWhenUsed/>
    <w:qFormat/>
    <w:rsid w:val="00BA6A0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BA6A0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BA6A0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A6A0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A08"/>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BA6A08"/>
    <w:rPr>
      <w:caps/>
      <w:spacing w:val="15"/>
      <w:shd w:val="clear" w:color="auto" w:fill="DEEAF6" w:themeFill="accent1" w:themeFillTint="33"/>
    </w:rPr>
  </w:style>
  <w:style w:type="character" w:customStyle="1" w:styleId="Heading3Char">
    <w:name w:val="Heading 3 Char"/>
    <w:basedOn w:val="DefaultParagraphFont"/>
    <w:link w:val="Heading3"/>
    <w:uiPriority w:val="9"/>
    <w:rsid w:val="00BA6A08"/>
    <w:rPr>
      <w:caps/>
      <w:color w:val="1F4D78" w:themeColor="accent1" w:themeShade="7F"/>
      <w:spacing w:val="15"/>
    </w:rPr>
  </w:style>
  <w:style w:type="character" w:customStyle="1" w:styleId="Heading4Char">
    <w:name w:val="Heading 4 Char"/>
    <w:basedOn w:val="DefaultParagraphFont"/>
    <w:link w:val="Heading4"/>
    <w:uiPriority w:val="9"/>
    <w:rsid w:val="003D18E9"/>
    <w:rPr>
      <w:caps/>
      <w:color w:val="2E74B5" w:themeColor="accent1" w:themeShade="BF"/>
      <w:spacing w:val="10"/>
      <w:sz w:val="24"/>
      <w:shd w:val="clear" w:color="auto" w:fill="DEEAF6" w:themeFill="accent1" w:themeFillTint="33"/>
    </w:rPr>
  </w:style>
  <w:style w:type="character" w:customStyle="1" w:styleId="Heading5Char">
    <w:name w:val="Heading 5 Char"/>
    <w:basedOn w:val="DefaultParagraphFont"/>
    <w:link w:val="Heading5"/>
    <w:uiPriority w:val="9"/>
    <w:rsid w:val="00BA6A08"/>
    <w:rPr>
      <w:caps/>
      <w:color w:val="2E74B5" w:themeColor="accent1" w:themeShade="BF"/>
      <w:spacing w:val="10"/>
    </w:rPr>
  </w:style>
  <w:style w:type="character" w:customStyle="1" w:styleId="Heading6Char">
    <w:name w:val="Heading 6 Char"/>
    <w:basedOn w:val="DefaultParagraphFont"/>
    <w:link w:val="Heading6"/>
    <w:uiPriority w:val="9"/>
    <w:rsid w:val="00BA6A08"/>
    <w:rPr>
      <w:caps/>
      <w:color w:val="2E74B5" w:themeColor="accent1" w:themeShade="BF"/>
      <w:spacing w:val="10"/>
    </w:rPr>
  </w:style>
  <w:style w:type="character" w:customStyle="1" w:styleId="Heading7Char">
    <w:name w:val="Heading 7 Char"/>
    <w:basedOn w:val="DefaultParagraphFont"/>
    <w:link w:val="Heading7"/>
    <w:uiPriority w:val="9"/>
    <w:semiHidden/>
    <w:rsid w:val="00BA6A08"/>
    <w:rPr>
      <w:caps/>
      <w:color w:val="2E74B5" w:themeColor="accent1" w:themeShade="BF"/>
      <w:spacing w:val="10"/>
    </w:rPr>
  </w:style>
  <w:style w:type="character" w:customStyle="1" w:styleId="Heading8Char">
    <w:name w:val="Heading 8 Char"/>
    <w:basedOn w:val="DefaultParagraphFont"/>
    <w:link w:val="Heading8"/>
    <w:uiPriority w:val="9"/>
    <w:semiHidden/>
    <w:rsid w:val="00BA6A08"/>
    <w:rPr>
      <w:caps/>
      <w:spacing w:val="10"/>
      <w:sz w:val="18"/>
      <w:szCs w:val="18"/>
    </w:rPr>
  </w:style>
  <w:style w:type="character" w:customStyle="1" w:styleId="Heading9Char">
    <w:name w:val="Heading 9 Char"/>
    <w:basedOn w:val="DefaultParagraphFont"/>
    <w:link w:val="Heading9"/>
    <w:uiPriority w:val="9"/>
    <w:semiHidden/>
    <w:rsid w:val="00BA6A08"/>
    <w:rPr>
      <w:i/>
      <w:iCs/>
      <w:caps/>
      <w:spacing w:val="10"/>
      <w:sz w:val="18"/>
      <w:szCs w:val="18"/>
    </w:rPr>
  </w:style>
  <w:style w:type="paragraph" w:styleId="NoSpacing">
    <w:name w:val="No Spacing"/>
    <w:link w:val="NoSpacingChar"/>
    <w:uiPriority w:val="1"/>
    <w:qFormat/>
    <w:rsid w:val="00BA6A08"/>
    <w:pPr>
      <w:spacing w:after="0" w:line="240" w:lineRule="auto"/>
    </w:pPr>
  </w:style>
  <w:style w:type="character" w:customStyle="1" w:styleId="NoSpacingChar">
    <w:name w:val="No Spacing Char"/>
    <w:basedOn w:val="DefaultParagraphFont"/>
    <w:link w:val="NoSpacing"/>
    <w:uiPriority w:val="1"/>
    <w:rsid w:val="0041430F"/>
  </w:style>
  <w:style w:type="paragraph" w:styleId="Header">
    <w:name w:val="header"/>
    <w:basedOn w:val="Normal"/>
    <w:link w:val="HeaderChar"/>
    <w:uiPriority w:val="99"/>
    <w:unhideWhenUsed/>
    <w:rsid w:val="00414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30F"/>
  </w:style>
  <w:style w:type="paragraph" w:styleId="Footer">
    <w:name w:val="footer"/>
    <w:basedOn w:val="Normal"/>
    <w:link w:val="FooterChar"/>
    <w:uiPriority w:val="99"/>
    <w:unhideWhenUsed/>
    <w:rsid w:val="00414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30F"/>
  </w:style>
  <w:style w:type="paragraph" w:styleId="Caption">
    <w:name w:val="caption"/>
    <w:basedOn w:val="Normal"/>
    <w:next w:val="Normal"/>
    <w:uiPriority w:val="35"/>
    <w:semiHidden/>
    <w:unhideWhenUsed/>
    <w:qFormat/>
    <w:rsid w:val="00BA6A08"/>
    <w:rPr>
      <w:b/>
      <w:bCs/>
      <w:color w:val="2E74B5" w:themeColor="accent1" w:themeShade="BF"/>
      <w:sz w:val="16"/>
      <w:szCs w:val="16"/>
    </w:rPr>
  </w:style>
  <w:style w:type="paragraph" w:styleId="Title">
    <w:name w:val="Title"/>
    <w:basedOn w:val="Normal"/>
    <w:next w:val="Normal"/>
    <w:link w:val="TitleChar"/>
    <w:uiPriority w:val="10"/>
    <w:qFormat/>
    <w:rsid w:val="00BA6A08"/>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BA6A0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BA6A0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A6A08"/>
    <w:rPr>
      <w:caps/>
      <w:color w:val="595959" w:themeColor="text1" w:themeTint="A6"/>
      <w:spacing w:val="10"/>
      <w:sz w:val="21"/>
      <w:szCs w:val="21"/>
    </w:rPr>
  </w:style>
  <w:style w:type="character" w:styleId="Strong">
    <w:name w:val="Strong"/>
    <w:uiPriority w:val="22"/>
    <w:qFormat/>
    <w:rsid w:val="00BA6A08"/>
    <w:rPr>
      <w:b/>
      <w:bCs/>
    </w:rPr>
  </w:style>
  <w:style w:type="character" w:styleId="Emphasis">
    <w:name w:val="Emphasis"/>
    <w:uiPriority w:val="20"/>
    <w:qFormat/>
    <w:rsid w:val="00BA6A08"/>
    <w:rPr>
      <w:caps/>
      <w:color w:val="1F4D78" w:themeColor="accent1" w:themeShade="7F"/>
      <w:spacing w:val="5"/>
    </w:rPr>
  </w:style>
  <w:style w:type="paragraph" w:styleId="Quote">
    <w:name w:val="Quote"/>
    <w:basedOn w:val="Normal"/>
    <w:next w:val="Normal"/>
    <w:link w:val="QuoteChar"/>
    <w:uiPriority w:val="29"/>
    <w:qFormat/>
    <w:rsid w:val="00BA6A08"/>
    <w:rPr>
      <w:i/>
      <w:iCs/>
      <w:sz w:val="24"/>
      <w:szCs w:val="24"/>
    </w:rPr>
  </w:style>
  <w:style w:type="character" w:customStyle="1" w:styleId="QuoteChar">
    <w:name w:val="Quote Char"/>
    <w:basedOn w:val="DefaultParagraphFont"/>
    <w:link w:val="Quote"/>
    <w:uiPriority w:val="29"/>
    <w:rsid w:val="00BA6A08"/>
    <w:rPr>
      <w:i/>
      <w:iCs/>
      <w:sz w:val="24"/>
      <w:szCs w:val="24"/>
    </w:rPr>
  </w:style>
  <w:style w:type="paragraph" w:styleId="IntenseQuote">
    <w:name w:val="Intense Quote"/>
    <w:basedOn w:val="Normal"/>
    <w:next w:val="Normal"/>
    <w:link w:val="IntenseQuoteChar"/>
    <w:uiPriority w:val="30"/>
    <w:qFormat/>
    <w:rsid w:val="00BA6A0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BA6A08"/>
    <w:rPr>
      <w:color w:val="5B9BD5" w:themeColor="accent1"/>
      <w:sz w:val="24"/>
      <w:szCs w:val="24"/>
    </w:rPr>
  </w:style>
  <w:style w:type="character" w:styleId="SubtleEmphasis">
    <w:name w:val="Subtle Emphasis"/>
    <w:uiPriority w:val="19"/>
    <w:qFormat/>
    <w:rsid w:val="00BA6A08"/>
    <w:rPr>
      <w:i/>
      <w:iCs/>
      <w:color w:val="1F4D78" w:themeColor="accent1" w:themeShade="7F"/>
    </w:rPr>
  </w:style>
  <w:style w:type="character" w:styleId="IntenseEmphasis">
    <w:name w:val="Intense Emphasis"/>
    <w:uiPriority w:val="21"/>
    <w:qFormat/>
    <w:rsid w:val="00BA6A08"/>
    <w:rPr>
      <w:b/>
      <w:bCs/>
      <w:caps/>
      <w:color w:val="1F4D78" w:themeColor="accent1" w:themeShade="7F"/>
      <w:spacing w:val="10"/>
    </w:rPr>
  </w:style>
  <w:style w:type="character" w:styleId="SubtleReference">
    <w:name w:val="Subtle Reference"/>
    <w:uiPriority w:val="31"/>
    <w:qFormat/>
    <w:rsid w:val="00BA6A08"/>
    <w:rPr>
      <w:b/>
      <w:bCs/>
      <w:color w:val="5B9BD5" w:themeColor="accent1"/>
    </w:rPr>
  </w:style>
  <w:style w:type="character" w:styleId="IntenseReference">
    <w:name w:val="Intense Reference"/>
    <w:uiPriority w:val="32"/>
    <w:qFormat/>
    <w:rsid w:val="00BA6A08"/>
    <w:rPr>
      <w:b/>
      <w:bCs/>
      <w:i/>
      <w:iCs/>
      <w:caps/>
      <w:color w:val="5B9BD5" w:themeColor="accent1"/>
    </w:rPr>
  </w:style>
  <w:style w:type="character" w:styleId="BookTitle">
    <w:name w:val="Book Title"/>
    <w:uiPriority w:val="33"/>
    <w:qFormat/>
    <w:rsid w:val="00BA6A08"/>
    <w:rPr>
      <w:b/>
      <w:bCs/>
      <w:i/>
      <w:iCs/>
      <w:spacing w:val="0"/>
    </w:rPr>
  </w:style>
  <w:style w:type="paragraph" w:styleId="TOCHeading">
    <w:name w:val="TOC Heading"/>
    <w:basedOn w:val="Heading1"/>
    <w:next w:val="Normal"/>
    <w:uiPriority w:val="39"/>
    <w:unhideWhenUsed/>
    <w:qFormat/>
    <w:rsid w:val="00BA6A08"/>
    <w:pPr>
      <w:outlineLvl w:val="9"/>
    </w:pPr>
  </w:style>
  <w:style w:type="paragraph" w:styleId="ListParagraph">
    <w:name w:val="List Paragraph"/>
    <w:basedOn w:val="Normal"/>
    <w:uiPriority w:val="34"/>
    <w:qFormat/>
    <w:rsid w:val="0094366E"/>
    <w:pPr>
      <w:ind w:left="720"/>
      <w:contextualSpacing/>
    </w:pPr>
  </w:style>
  <w:style w:type="paragraph" w:styleId="TOC1">
    <w:name w:val="toc 1"/>
    <w:basedOn w:val="Normal"/>
    <w:next w:val="Normal"/>
    <w:autoRedefine/>
    <w:uiPriority w:val="39"/>
    <w:unhideWhenUsed/>
    <w:rsid w:val="00C05C8C"/>
    <w:pPr>
      <w:tabs>
        <w:tab w:val="left" w:pos="400"/>
        <w:tab w:val="right" w:leader="dot" w:pos="10790"/>
      </w:tabs>
      <w:spacing w:after="100"/>
      <w:ind w:left="142"/>
    </w:pPr>
  </w:style>
  <w:style w:type="paragraph" w:styleId="TOC2">
    <w:name w:val="toc 2"/>
    <w:basedOn w:val="Normal"/>
    <w:next w:val="Normal"/>
    <w:autoRedefine/>
    <w:uiPriority w:val="39"/>
    <w:unhideWhenUsed/>
    <w:rsid w:val="00232CBC"/>
    <w:pPr>
      <w:spacing w:after="100"/>
      <w:ind w:left="200"/>
    </w:pPr>
  </w:style>
  <w:style w:type="paragraph" w:styleId="TOC3">
    <w:name w:val="toc 3"/>
    <w:basedOn w:val="Normal"/>
    <w:next w:val="Normal"/>
    <w:autoRedefine/>
    <w:uiPriority w:val="39"/>
    <w:unhideWhenUsed/>
    <w:rsid w:val="00C05C8C"/>
    <w:pPr>
      <w:tabs>
        <w:tab w:val="left" w:pos="1100"/>
        <w:tab w:val="right" w:leader="dot" w:pos="10790"/>
      </w:tabs>
      <w:spacing w:after="100"/>
      <w:ind w:left="142"/>
    </w:pPr>
  </w:style>
  <w:style w:type="character" w:styleId="Hyperlink">
    <w:name w:val="Hyperlink"/>
    <w:basedOn w:val="DefaultParagraphFont"/>
    <w:uiPriority w:val="99"/>
    <w:unhideWhenUsed/>
    <w:rsid w:val="00232CBC"/>
    <w:rPr>
      <w:color w:val="0563C1" w:themeColor="hyperlink"/>
      <w:u w:val="single"/>
    </w:rPr>
  </w:style>
  <w:style w:type="table" w:styleId="TableGrid">
    <w:name w:val="Table Grid"/>
    <w:basedOn w:val="TableNormal"/>
    <w:uiPriority w:val="39"/>
    <w:rsid w:val="00E7438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BlueDark">
    <w:name w:val="Bold Blue Dark"/>
    <w:basedOn w:val="Normal"/>
    <w:link w:val="BoldBlueDarkChar"/>
    <w:rsid w:val="008108FE"/>
    <w:pPr>
      <w:spacing w:before="120" w:after="120" w:line="240" w:lineRule="auto"/>
    </w:pPr>
    <w:rPr>
      <w:rFonts w:ascii="Arial" w:eastAsia="Times New Roman" w:hAnsi="Arial" w:cs="Times New Roman"/>
      <w:b/>
      <w:color w:val="005294"/>
      <w:szCs w:val="24"/>
      <w:lang w:val="en-GB" w:eastAsia="en-GB"/>
    </w:rPr>
  </w:style>
  <w:style w:type="character" w:customStyle="1" w:styleId="BoldBlueDarkChar">
    <w:name w:val="Bold Blue Dark Char"/>
    <w:link w:val="BoldBlueDark"/>
    <w:rsid w:val="008108FE"/>
    <w:rPr>
      <w:rFonts w:ascii="Arial" w:eastAsia="Times New Roman" w:hAnsi="Arial" w:cs="Times New Roman"/>
      <w:b/>
      <w:color w:val="005294"/>
      <w:szCs w:val="24"/>
      <w:lang w:val="en-GB" w:eastAsia="en-GB"/>
    </w:rPr>
  </w:style>
  <w:style w:type="paragraph" w:styleId="BalloonText">
    <w:name w:val="Balloon Text"/>
    <w:basedOn w:val="Normal"/>
    <w:link w:val="BalloonTextChar"/>
    <w:uiPriority w:val="99"/>
    <w:semiHidden/>
    <w:unhideWhenUsed/>
    <w:rsid w:val="00134E4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E4E"/>
    <w:rPr>
      <w:rFonts w:ascii="Segoe UI" w:hAnsi="Segoe UI" w:cs="Segoe UI"/>
      <w:sz w:val="18"/>
      <w:szCs w:val="18"/>
    </w:rPr>
  </w:style>
  <w:style w:type="character" w:styleId="CommentReference">
    <w:name w:val="annotation reference"/>
    <w:basedOn w:val="DefaultParagraphFont"/>
    <w:uiPriority w:val="99"/>
    <w:semiHidden/>
    <w:unhideWhenUsed/>
    <w:rsid w:val="00B24FB3"/>
    <w:rPr>
      <w:sz w:val="16"/>
      <w:szCs w:val="16"/>
    </w:rPr>
  </w:style>
  <w:style w:type="paragraph" w:styleId="CommentText">
    <w:name w:val="annotation text"/>
    <w:basedOn w:val="Normal"/>
    <w:link w:val="CommentTextChar"/>
    <w:uiPriority w:val="99"/>
    <w:unhideWhenUsed/>
    <w:rsid w:val="00B24FB3"/>
    <w:pPr>
      <w:spacing w:line="240" w:lineRule="auto"/>
    </w:pPr>
  </w:style>
  <w:style w:type="character" w:customStyle="1" w:styleId="CommentTextChar">
    <w:name w:val="Comment Text Char"/>
    <w:basedOn w:val="DefaultParagraphFont"/>
    <w:link w:val="CommentText"/>
    <w:uiPriority w:val="99"/>
    <w:rsid w:val="00B24FB3"/>
  </w:style>
  <w:style w:type="paragraph" w:styleId="CommentSubject">
    <w:name w:val="annotation subject"/>
    <w:basedOn w:val="CommentText"/>
    <w:next w:val="CommentText"/>
    <w:link w:val="CommentSubjectChar"/>
    <w:uiPriority w:val="99"/>
    <w:semiHidden/>
    <w:unhideWhenUsed/>
    <w:rsid w:val="00B24FB3"/>
    <w:rPr>
      <w:b/>
      <w:bCs/>
    </w:rPr>
  </w:style>
  <w:style w:type="character" w:customStyle="1" w:styleId="CommentSubjectChar">
    <w:name w:val="Comment Subject Char"/>
    <w:basedOn w:val="CommentTextChar"/>
    <w:link w:val="CommentSubject"/>
    <w:uiPriority w:val="99"/>
    <w:semiHidden/>
    <w:rsid w:val="00B24FB3"/>
    <w:rPr>
      <w:b/>
      <w:bCs/>
    </w:rPr>
  </w:style>
  <w:style w:type="table" w:styleId="GridTable4-Accent1">
    <w:name w:val="Grid Table 4 Accent 1"/>
    <w:basedOn w:val="TableNormal"/>
    <w:uiPriority w:val="49"/>
    <w:rsid w:val="009C5D8A"/>
    <w:pPr>
      <w:spacing w:before="0" w:after="0" w:line="240" w:lineRule="auto"/>
    </w:pPr>
    <w:rPr>
      <w:rFonts w:eastAsiaTheme="minorHAnsi"/>
      <w:szCs w:val="22"/>
      <w:lang w:val="en-I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F94263"/>
    <w:pPr>
      <w:spacing w:before="0" w:after="100" w:line="259" w:lineRule="auto"/>
      <w:ind w:left="660"/>
    </w:pPr>
    <w:rPr>
      <w:sz w:val="22"/>
      <w:szCs w:val="22"/>
    </w:rPr>
  </w:style>
  <w:style w:type="paragraph" w:styleId="TOC5">
    <w:name w:val="toc 5"/>
    <w:basedOn w:val="Normal"/>
    <w:next w:val="Normal"/>
    <w:autoRedefine/>
    <w:uiPriority w:val="39"/>
    <w:unhideWhenUsed/>
    <w:rsid w:val="00F94263"/>
    <w:pPr>
      <w:spacing w:before="0" w:after="100" w:line="259" w:lineRule="auto"/>
      <w:ind w:left="880"/>
    </w:pPr>
    <w:rPr>
      <w:sz w:val="22"/>
      <w:szCs w:val="22"/>
    </w:rPr>
  </w:style>
  <w:style w:type="paragraph" w:styleId="TOC6">
    <w:name w:val="toc 6"/>
    <w:basedOn w:val="Normal"/>
    <w:next w:val="Normal"/>
    <w:autoRedefine/>
    <w:uiPriority w:val="39"/>
    <w:unhideWhenUsed/>
    <w:rsid w:val="00F94263"/>
    <w:pPr>
      <w:spacing w:before="0" w:after="100" w:line="259" w:lineRule="auto"/>
      <w:ind w:left="1100"/>
    </w:pPr>
    <w:rPr>
      <w:sz w:val="22"/>
      <w:szCs w:val="22"/>
    </w:rPr>
  </w:style>
  <w:style w:type="paragraph" w:styleId="TOC7">
    <w:name w:val="toc 7"/>
    <w:basedOn w:val="Normal"/>
    <w:next w:val="Normal"/>
    <w:autoRedefine/>
    <w:uiPriority w:val="39"/>
    <w:unhideWhenUsed/>
    <w:rsid w:val="00F94263"/>
    <w:pPr>
      <w:spacing w:before="0" w:after="100" w:line="259" w:lineRule="auto"/>
      <w:ind w:left="1320"/>
    </w:pPr>
    <w:rPr>
      <w:sz w:val="22"/>
      <w:szCs w:val="22"/>
    </w:rPr>
  </w:style>
  <w:style w:type="paragraph" w:styleId="TOC8">
    <w:name w:val="toc 8"/>
    <w:basedOn w:val="Normal"/>
    <w:next w:val="Normal"/>
    <w:autoRedefine/>
    <w:uiPriority w:val="39"/>
    <w:unhideWhenUsed/>
    <w:rsid w:val="00F94263"/>
    <w:pPr>
      <w:spacing w:before="0" w:after="100" w:line="259" w:lineRule="auto"/>
      <w:ind w:left="1540"/>
    </w:pPr>
    <w:rPr>
      <w:sz w:val="22"/>
      <w:szCs w:val="22"/>
    </w:rPr>
  </w:style>
  <w:style w:type="paragraph" w:styleId="TOC9">
    <w:name w:val="toc 9"/>
    <w:basedOn w:val="Normal"/>
    <w:next w:val="Normal"/>
    <w:autoRedefine/>
    <w:uiPriority w:val="39"/>
    <w:unhideWhenUsed/>
    <w:rsid w:val="00F94263"/>
    <w:pPr>
      <w:spacing w:before="0" w:after="100" w:line="259" w:lineRule="auto"/>
      <w:ind w:left="1760"/>
    </w:pPr>
    <w:rPr>
      <w:sz w:val="22"/>
      <w:szCs w:val="22"/>
    </w:rPr>
  </w:style>
  <w:style w:type="character" w:styleId="UnresolvedMention">
    <w:name w:val="Unresolved Mention"/>
    <w:basedOn w:val="DefaultParagraphFont"/>
    <w:uiPriority w:val="99"/>
    <w:semiHidden/>
    <w:unhideWhenUsed/>
    <w:rsid w:val="00F94263"/>
    <w:rPr>
      <w:color w:val="605E5C"/>
      <w:shd w:val="clear" w:color="auto" w:fill="E1DFDD"/>
    </w:rPr>
  </w:style>
  <w:style w:type="paragraph" w:styleId="Bibliography">
    <w:name w:val="Bibliography"/>
    <w:basedOn w:val="Normal"/>
    <w:next w:val="Normal"/>
    <w:uiPriority w:val="37"/>
    <w:semiHidden/>
    <w:unhideWhenUsed/>
    <w:rsid w:val="00904D93"/>
  </w:style>
  <w:style w:type="paragraph" w:styleId="BlockText">
    <w:name w:val="Block Text"/>
    <w:basedOn w:val="Normal"/>
    <w:uiPriority w:val="99"/>
    <w:semiHidden/>
    <w:unhideWhenUsed/>
    <w:rsid w:val="00904D9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BodyText">
    <w:name w:val="Body Text"/>
    <w:basedOn w:val="Normal"/>
    <w:link w:val="BodyTextChar"/>
    <w:uiPriority w:val="99"/>
    <w:semiHidden/>
    <w:unhideWhenUsed/>
    <w:rsid w:val="00904D93"/>
    <w:pPr>
      <w:spacing w:after="120"/>
    </w:pPr>
  </w:style>
  <w:style w:type="character" w:customStyle="1" w:styleId="BodyTextChar">
    <w:name w:val="Body Text Char"/>
    <w:basedOn w:val="DefaultParagraphFont"/>
    <w:link w:val="BodyText"/>
    <w:uiPriority w:val="99"/>
    <w:semiHidden/>
    <w:rsid w:val="00904D93"/>
  </w:style>
  <w:style w:type="paragraph" w:styleId="BodyText2">
    <w:name w:val="Body Text 2"/>
    <w:basedOn w:val="Normal"/>
    <w:link w:val="BodyText2Char"/>
    <w:uiPriority w:val="99"/>
    <w:semiHidden/>
    <w:unhideWhenUsed/>
    <w:rsid w:val="00904D93"/>
    <w:pPr>
      <w:spacing w:after="120" w:line="480" w:lineRule="auto"/>
    </w:pPr>
  </w:style>
  <w:style w:type="character" w:customStyle="1" w:styleId="BodyText2Char">
    <w:name w:val="Body Text 2 Char"/>
    <w:basedOn w:val="DefaultParagraphFont"/>
    <w:link w:val="BodyText2"/>
    <w:uiPriority w:val="99"/>
    <w:semiHidden/>
    <w:rsid w:val="00904D93"/>
  </w:style>
  <w:style w:type="paragraph" w:styleId="BodyText3">
    <w:name w:val="Body Text 3"/>
    <w:basedOn w:val="Normal"/>
    <w:link w:val="BodyText3Char"/>
    <w:uiPriority w:val="99"/>
    <w:semiHidden/>
    <w:unhideWhenUsed/>
    <w:rsid w:val="00904D93"/>
    <w:pPr>
      <w:spacing w:after="120"/>
    </w:pPr>
    <w:rPr>
      <w:sz w:val="16"/>
      <w:szCs w:val="16"/>
    </w:rPr>
  </w:style>
  <w:style w:type="character" w:customStyle="1" w:styleId="BodyText3Char">
    <w:name w:val="Body Text 3 Char"/>
    <w:basedOn w:val="DefaultParagraphFont"/>
    <w:link w:val="BodyText3"/>
    <w:uiPriority w:val="99"/>
    <w:semiHidden/>
    <w:rsid w:val="00904D93"/>
    <w:rPr>
      <w:sz w:val="16"/>
      <w:szCs w:val="16"/>
    </w:rPr>
  </w:style>
  <w:style w:type="paragraph" w:styleId="BodyTextFirstIndent">
    <w:name w:val="Body Text First Indent"/>
    <w:basedOn w:val="BodyText"/>
    <w:link w:val="BodyTextFirstIndentChar"/>
    <w:uiPriority w:val="99"/>
    <w:semiHidden/>
    <w:unhideWhenUsed/>
    <w:rsid w:val="00904D93"/>
    <w:pPr>
      <w:spacing w:after="200"/>
      <w:ind w:firstLine="360"/>
    </w:pPr>
  </w:style>
  <w:style w:type="character" w:customStyle="1" w:styleId="BodyTextFirstIndentChar">
    <w:name w:val="Body Text First Indent Char"/>
    <w:basedOn w:val="BodyTextChar"/>
    <w:link w:val="BodyTextFirstIndent"/>
    <w:uiPriority w:val="99"/>
    <w:semiHidden/>
    <w:rsid w:val="00904D93"/>
  </w:style>
  <w:style w:type="paragraph" w:styleId="BodyTextIndent">
    <w:name w:val="Body Text Indent"/>
    <w:basedOn w:val="Normal"/>
    <w:link w:val="BodyTextIndentChar"/>
    <w:uiPriority w:val="99"/>
    <w:semiHidden/>
    <w:unhideWhenUsed/>
    <w:rsid w:val="00904D93"/>
    <w:pPr>
      <w:spacing w:after="120"/>
      <w:ind w:left="283"/>
    </w:pPr>
  </w:style>
  <w:style w:type="character" w:customStyle="1" w:styleId="BodyTextIndentChar">
    <w:name w:val="Body Text Indent Char"/>
    <w:basedOn w:val="DefaultParagraphFont"/>
    <w:link w:val="BodyTextIndent"/>
    <w:uiPriority w:val="99"/>
    <w:semiHidden/>
    <w:rsid w:val="00904D93"/>
  </w:style>
  <w:style w:type="paragraph" w:styleId="BodyTextFirstIndent2">
    <w:name w:val="Body Text First Indent 2"/>
    <w:basedOn w:val="BodyTextIndent"/>
    <w:link w:val="BodyTextFirstIndent2Char"/>
    <w:uiPriority w:val="99"/>
    <w:semiHidden/>
    <w:unhideWhenUsed/>
    <w:rsid w:val="00904D93"/>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904D93"/>
  </w:style>
  <w:style w:type="paragraph" w:styleId="BodyTextIndent2">
    <w:name w:val="Body Text Indent 2"/>
    <w:basedOn w:val="Normal"/>
    <w:link w:val="BodyTextIndent2Char"/>
    <w:uiPriority w:val="99"/>
    <w:semiHidden/>
    <w:unhideWhenUsed/>
    <w:rsid w:val="00904D93"/>
    <w:pPr>
      <w:spacing w:after="120" w:line="480" w:lineRule="auto"/>
      <w:ind w:left="283"/>
    </w:pPr>
  </w:style>
  <w:style w:type="character" w:customStyle="1" w:styleId="BodyTextIndent2Char">
    <w:name w:val="Body Text Indent 2 Char"/>
    <w:basedOn w:val="DefaultParagraphFont"/>
    <w:link w:val="BodyTextIndent2"/>
    <w:uiPriority w:val="99"/>
    <w:semiHidden/>
    <w:rsid w:val="00904D93"/>
  </w:style>
  <w:style w:type="paragraph" w:styleId="BodyTextIndent3">
    <w:name w:val="Body Text Indent 3"/>
    <w:basedOn w:val="Normal"/>
    <w:link w:val="BodyTextIndent3Char"/>
    <w:uiPriority w:val="99"/>
    <w:semiHidden/>
    <w:unhideWhenUsed/>
    <w:rsid w:val="00904D9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04D93"/>
    <w:rPr>
      <w:sz w:val="16"/>
      <w:szCs w:val="16"/>
    </w:rPr>
  </w:style>
  <w:style w:type="paragraph" w:styleId="Closing">
    <w:name w:val="Closing"/>
    <w:basedOn w:val="Normal"/>
    <w:link w:val="ClosingChar"/>
    <w:uiPriority w:val="99"/>
    <w:semiHidden/>
    <w:unhideWhenUsed/>
    <w:rsid w:val="00904D93"/>
    <w:pPr>
      <w:spacing w:before="0" w:after="0" w:line="240" w:lineRule="auto"/>
      <w:ind w:left="4252"/>
    </w:pPr>
  </w:style>
  <w:style w:type="character" w:customStyle="1" w:styleId="ClosingChar">
    <w:name w:val="Closing Char"/>
    <w:basedOn w:val="DefaultParagraphFont"/>
    <w:link w:val="Closing"/>
    <w:uiPriority w:val="99"/>
    <w:semiHidden/>
    <w:rsid w:val="00904D93"/>
  </w:style>
  <w:style w:type="paragraph" w:styleId="Date">
    <w:name w:val="Date"/>
    <w:basedOn w:val="Normal"/>
    <w:next w:val="Normal"/>
    <w:link w:val="DateChar"/>
    <w:uiPriority w:val="99"/>
    <w:semiHidden/>
    <w:unhideWhenUsed/>
    <w:rsid w:val="00904D93"/>
  </w:style>
  <w:style w:type="character" w:customStyle="1" w:styleId="DateChar">
    <w:name w:val="Date Char"/>
    <w:basedOn w:val="DefaultParagraphFont"/>
    <w:link w:val="Date"/>
    <w:uiPriority w:val="99"/>
    <w:semiHidden/>
    <w:rsid w:val="00904D93"/>
  </w:style>
  <w:style w:type="paragraph" w:styleId="DocumentMap">
    <w:name w:val="Document Map"/>
    <w:basedOn w:val="Normal"/>
    <w:link w:val="DocumentMapChar"/>
    <w:uiPriority w:val="99"/>
    <w:semiHidden/>
    <w:unhideWhenUsed/>
    <w:rsid w:val="00904D9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04D93"/>
    <w:rPr>
      <w:rFonts w:ascii="Segoe UI" w:hAnsi="Segoe UI" w:cs="Segoe UI"/>
      <w:sz w:val="16"/>
      <w:szCs w:val="16"/>
    </w:rPr>
  </w:style>
  <w:style w:type="paragraph" w:styleId="E-mailSignature">
    <w:name w:val="E-mail Signature"/>
    <w:basedOn w:val="Normal"/>
    <w:link w:val="E-mailSignatureChar"/>
    <w:uiPriority w:val="99"/>
    <w:semiHidden/>
    <w:unhideWhenUsed/>
    <w:rsid w:val="00904D93"/>
    <w:pPr>
      <w:spacing w:before="0" w:after="0" w:line="240" w:lineRule="auto"/>
    </w:pPr>
  </w:style>
  <w:style w:type="character" w:customStyle="1" w:styleId="E-mailSignatureChar">
    <w:name w:val="E-mail Signature Char"/>
    <w:basedOn w:val="DefaultParagraphFont"/>
    <w:link w:val="E-mailSignature"/>
    <w:uiPriority w:val="99"/>
    <w:semiHidden/>
    <w:rsid w:val="00904D93"/>
  </w:style>
  <w:style w:type="paragraph" w:styleId="EndnoteText">
    <w:name w:val="endnote text"/>
    <w:basedOn w:val="Normal"/>
    <w:link w:val="EndnoteTextChar"/>
    <w:uiPriority w:val="99"/>
    <w:semiHidden/>
    <w:unhideWhenUsed/>
    <w:rsid w:val="00904D93"/>
    <w:pPr>
      <w:spacing w:before="0" w:after="0" w:line="240" w:lineRule="auto"/>
    </w:pPr>
  </w:style>
  <w:style w:type="character" w:customStyle="1" w:styleId="EndnoteTextChar">
    <w:name w:val="Endnote Text Char"/>
    <w:basedOn w:val="DefaultParagraphFont"/>
    <w:link w:val="EndnoteText"/>
    <w:uiPriority w:val="99"/>
    <w:semiHidden/>
    <w:rsid w:val="00904D93"/>
  </w:style>
  <w:style w:type="paragraph" w:styleId="EnvelopeAddress">
    <w:name w:val="envelope address"/>
    <w:basedOn w:val="Normal"/>
    <w:uiPriority w:val="99"/>
    <w:semiHidden/>
    <w:unhideWhenUsed/>
    <w:rsid w:val="00904D9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04D93"/>
    <w:pPr>
      <w:spacing w:before="0" w:after="0"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904D93"/>
    <w:pPr>
      <w:spacing w:before="0" w:after="0" w:line="240" w:lineRule="auto"/>
    </w:pPr>
  </w:style>
  <w:style w:type="character" w:customStyle="1" w:styleId="FootnoteTextChar">
    <w:name w:val="Footnote Text Char"/>
    <w:basedOn w:val="DefaultParagraphFont"/>
    <w:link w:val="FootnoteText"/>
    <w:uiPriority w:val="99"/>
    <w:semiHidden/>
    <w:rsid w:val="00904D93"/>
  </w:style>
  <w:style w:type="paragraph" w:styleId="HTMLAddress">
    <w:name w:val="HTML Address"/>
    <w:basedOn w:val="Normal"/>
    <w:link w:val="HTMLAddressChar"/>
    <w:uiPriority w:val="99"/>
    <w:semiHidden/>
    <w:unhideWhenUsed/>
    <w:rsid w:val="00904D93"/>
    <w:pPr>
      <w:spacing w:before="0" w:after="0" w:line="240" w:lineRule="auto"/>
    </w:pPr>
    <w:rPr>
      <w:i/>
      <w:iCs/>
    </w:rPr>
  </w:style>
  <w:style w:type="character" w:customStyle="1" w:styleId="HTMLAddressChar">
    <w:name w:val="HTML Address Char"/>
    <w:basedOn w:val="DefaultParagraphFont"/>
    <w:link w:val="HTMLAddress"/>
    <w:uiPriority w:val="99"/>
    <w:semiHidden/>
    <w:rsid w:val="00904D93"/>
    <w:rPr>
      <w:i/>
      <w:iCs/>
    </w:rPr>
  </w:style>
  <w:style w:type="paragraph" w:styleId="HTMLPreformatted">
    <w:name w:val="HTML Preformatted"/>
    <w:basedOn w:val="Normal"/>
    <w:link w:val="HTMLPreformattedChar"/>
    <w:uiPriority w:val="99"/>
    <w:semiHidden/>
    <w:unhideWhenUsed/>
    <w:rsid w:val="00904D93"/>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04D93"/>
    <w:rPr>
      <w:rFonts w:ascii="Consolas" w:hAnsi="Consolas"/>
    </w:rPr>
  </w:style>
  <w:style w:type="paragraph" w:styleId="Index1">
    <w:name w:val="index 1"/>
    <w:basedOn w:val="Normal"/>
    <w:next w:val="Normal"/>
    <w:autoRedefine/>
    <w:uiPriority w:val="99"/>
    <w:semiHidden/>
    <w:unhideWhenUsed/>
    <w:rsid w:val="00904D93"/>
    <w:pPr>
      <w:spacing w:before="0" w:after="0" w:line="240" w:lineRule="auto"/>
      <w:ind w:left="200" w:hanging="200"/>
    </w:pPr>
  </w:style>
  <w:style w:type="paragraph" w:styleId="Index2">
    <w:name w:val="index 2"/>
    <w:basedOn w:val="Normal"/>
    <w:next w:val="Normal"/>
    <w:autoRedefine/>
    <w:uiPriority w:val="99"/>
    <w:semiHidden/>
    <w:unhideWhenUsed/>
    <w:rsid w:val="00904D93"/>
    <w:pPr>
      <w:spacing w:before="0" w:after="0" w:line="240" w:lineRule="auto"/>
      <w:ind w:left="400" w:hanging="200"/>
    </w:pPr>
  </w:style>
  <w:style w:type="paragraph" w:styleId="Index3">
    <w:name w:val="index 3"/>
    <w:basedOn w:val="Normal"/>
    <w:next w:val="Normal"/>
    <w:autoRedefine/>
    <w:uiPriority w:val="99"/>
    <w:semiHidden/>
    <w:unhideWhenUsed/>
    <w:rsid w:val="00904D93"/>
    <w:pPr>
      <w:spacing w:before="0" w:after="0" w:line="240" w:lineRule="auto"/>
      <w:ind w:left="600" w:hanging="200"/>
    </w:pPr>
  </w:style>
  <w:style w:type="paragraph" w:styleId="Index4">
    <w:name w:val="index 4"/>
    <w:basedOn w:val="Normal"/>
    <w:next w:val="Normal"/>
    <w:autoRedefine/>
    <w:uiPriority w:val="99"/>
    <w:semiHidden/>
    <w:unhideWhenUsed/>
    <w:rsid w:val="00904D93"/>
    <w:pPr>
      <w:spacing w:before="0" w:after="0" w:line="240" w:lineRule="auto"/>
      <w:ind w:left="800" w:hanging="200"/>
    </w:pPr>
  </w:style>
  <w:style w:type="paragraph" w:styleId="Index5">
    <w:name w:val="index 5"/>
    <w:basedOn w:val="Normal"/>
    <w:next w:val="Normal"/>
    <w:autoRedefine/>
    <w:uiPriority w:val="99"/>
    <w:semiHidden/>
    <w:unhideWhenUsed/>
    <w:rsid w:val="00904D93"/>
    <w:pPr>
      <w:spacing w:before="0" w:after="0" w:line="240" w:lineRule="auto"/>
      <w:ind w:left="1000" w:hanging="200"/>
    </w:pPr>
  </w:style>
  <w:style w:type="paragraph" w:styleId="Index6">
    <w:name w:val="index 6"/>
    <w:basedOn w:val="Normal"/>
    <w:next w:val="Normal"/>
    <w:autoRedefine/>
    <w:uiPriority w:val="99"/>
    <w:semiHidden/>
    <w:unhideWhenUsed/>
    <w:rsid w:val="00904D93"/>
    <w:pPr>
      <w:spacing w:before="0" w:after="0" w:line="240" w:lineRule="auto"/>
      <w:ind w:left="1200" w:hanging="200"/>
    </w:pPr>
  </w:style>
  <w:style w:type="paragraph" w:styleId="Index7">
    <w:name w:val="index 7"/>
    <w:basedOn w:val="Normal"/>
    <w:next w:val="Normal"/>
    <w:autoRedefine/>
    <w:uiPriority w:val="99"/>
    <w:semiHidden/>
    <w:unhideWhenUsed/>
    <w:rsid w:val="00904D93"/>
    <w:pPr>
      <w:spacing w:before="0" w:after="0" w:line="240" w:lineRule="auto"/>
      <w:ind w:left="1400" w:hanging="200"/>
    </w:pPr>
  </w:style>
  <w:style w:type="paragraph" w:styleId="Index8">
    <w:name w:val="index 8"/>
    <w:basedOn w:val="Normal"/>
    <w:next w:val="Normal"/>
    <w:autoRedefine/>
    <w:uiPriority w:val="99"/>
    <w:semiHidden/>
    <w:unhideWhenUsed/>
    <w:rsid w:val="00904D93"/>
    <w:pPr>
      <w:spacing w:before="0" w:after="0" w:line="240" w:lineRule="auto"/>
      <w:ind w:left="1600" w:hanging="200"/>
    </w:pPr>
  </w:style>
  <w:style w:type="paragraph" w:styleId="Index9">
    <w:name w:val="index 9"/>
    <w:basedOn w:val="Normal"/>
    <w:next w:val="Normal"/>
    <w:autoRedefine/>
    <w:uiPriority w:val="99"/>
    <w:semiHidden/>
    <w:unhideWhenUsed/>
    <w:rsid w:val="00904D93"/>
    <w:pPr>
      <w:spacing w:before="0" w:after="0" w:line="240" w:lineRule="auto"/>
      <w:ind w:left="1800" w:hanging="200"/>
    </w:pPr>
  </w:style>
  <w:style w:type="paragraph" w:styleId="IndexHeading">
    <w:name w:val="index heading"/>
    <w:basedOn w:val="Normal"/>
    <w:next w:val="Index1"/>
    <w:uiPriority w:val="99"/>
    <w:semiHidden/>
    <w:unhideWhenUsed/>
    <w:rsid w:val="00904D93"/>
    <w:rPr>
      <w:rFonts w:asciiTheme="majorHAnsi" w:eastAsiaTheme="majorEastAsia" w:hAnsiTheme="majorHAnsi" w:cstheme="majorBidi"/>
      <w:b/>
      <w:bCs/>
    </w:rPr>
  </w:style>
  <w:style w:type="paragraph" w:styleId="List">
    <w:name w:val="List"/>
    <w:basedOn w:val="Normal"/>
    <w:uiPriority w:val="99"/>
    <w:semiHidden/>
    <w:unhideWhenUsed/>
    <w:rsid w:val="00904D93"/>
    <w:pPr>
      <w:ind w:left="283" w:hanging="283"/>
      <w:contextualSpacing/>
    </w:pPr>
  </w:style>
  <w:style w:type="paragraph" w:styleId="List2">
    <w:name w:val="List 2"/>
    <w:basedOn w:val="Normal"/>
    <w:uiPriority w:val="99"/>
    <w:semiHidden/>
    <w:unhideWhenUsed/>
    <w:rsid w:val="00904D93"/>
    <w:pPr>
      <w:ind w:left="566" w:hanging="283"/>
      <w:contextualSpacing/>
    </w:pPr>
  </w:style>
  <w:style w:type="paragraph" w:styleId="List3">
    <w:name w:val="List 3"/>
    <w:basedOn w:val="Normal"/>
    <w:uiPriority w:val="99"/>
    <w:semiHidden/>
    <w:unhideWhenUsed/>
    <w:rsid w:val="00904D93"/>
    <w:pPr>
      <w:ind w:left="849" w:hanging="283"/>
      <w:contextualSpacing/>
    </w:pPr>
  </w:style>
  <w:style w:type="paragraph" w:styleId="List4">
    <w:name w:val="List 4"/>
    <w:basedOn w:val="Normal"/>
    <w:uiPriority w:val="99"/>
    <w:semiHidden/>
    <w:unhideWhenUsed/>
    <w:rsid w:val="00904D93"/>
    <w:pPr>
      <w:ind w:left="1132" w:hanging="283"/>
      <w:contextualSpacing/>
    </w:pPr>
  </w:style>
  <w:style w:type="paragraph" w:styleId="List5">
    <w:name w:val="List 5"/>
    <w:basedOn w:val="Normal"/>
    <w:uiPriority w:val="99"/>
    <w:semiHidden/>
    <w:unhideWhenUsed/>
    <w:rsid w:val="00904D93"/>
    <w:pPr>
      <w:ind w:left="1415" w:hanging="283"/>
      <w:contextualSpacing/>
    </w:pPr>
  </w:style>
  <w:style w:type="paragraph" w:styleId="ListBullet">
    <w:name w:val="List Bullet"/>
    <w:basedOn w:val="Normal"/>
    <w:uiPriority w:val="99"/>
    <w:semiHidden/>
    <w:unhideWhenUsed/>
    <w:rsid w:val="00904D93"/>
    <w:pPr>
      <w:numPr>
        <w:numId w:val="46"/>
      </w:numPr>
      <w:contextualSpacing/>
    </w:pPr>
  </w:style>
  <w:style w:type="paragraph" w:styleId="ListBullet2">
    <w:name w:val="List Bullet 2"/>
    <w:basedOn w:val="Normal"/>
    <w:uiPriority w:val="99"/>
    <w:semiHidden/>
    <w:unhideWhenUsed/>
    <w:rsid w:val="00904D93"/>
    <w:pPr>
      <w:numPr>
        <w:numId w:val="47"/>
      </w:numPr>
      <w:contextualSpacing/>
    </w:pPr>
  </w:style>
  <w:style w:type="paragraph" w:styleId="ListBullet3">
    <w:name w:val="List Bullet 3"/>
    <w:basedOn w:val="Normal"/>
    <w:uiPriority w:val="99"/>
    <w:semiHidden/>
    <w:unhideWhenUsed/>
    <w:rsid w:val="00904D93"/>
    <w:pPr>
      <w:numPr>
        <w:numId w:val="48"/>
      </w:numPr>
      <w:contextualSpacing/>
    </w:pPr>
  </w:style>
  <w:style w:type="paragraph" w:styleId="ListBullet4">
    <w:name w:val="List Bullet 4"/>
    <w:basedOn w:val="Normal"/>
    <w:uiPriority w:val="99"/>
    <w:semiHidden/>
    <w:unhideWhenUsed/>
    <w:rsid w:val="00904D93"/>
    <w:pPr>
      <w:numPr>
        <w:numId w:val="49"/>
      </w:numPr>
      <w:contextualSpacing/>
    </w:pPr>
  </w:style>
  <w:style w:type="paragraph" w:styleId="ListBullet5">
    <w:name w:val="List Bullet 5"/>
    <w:basedOn w:val="Normal"/>
    <w:uiPriority w:val="99"/>
    <w:semiHidden/>
    <w:unhideWhenUsed/>
    <w:rsid w:val="00904D93"/>
    <w:pPr>
      <w:numPr>
        <w:numId w:val="50"/>
      </w:numPr>
      <w:contextualSpacing/>
    </w:pPr>
  </w:style>
  <w:style w:type="paragraph" w:styleId="ListContinue">
    <w:name w:val="List Continue"/>
    <w:basedOn w:val="Normal"/>
    <w:uiPriority w:val="99"/>
    <w:semiHidden/>
    <w:unhideWhenUsed/>
    <w:rsid w:val="00904D93"/>
    <w:pPr>
      <w:spacing w:after="120"/>
      <w:ind w:left="283"/>
      <w:contextualSpacing/>
    </w:pPr>
  </w:style>
  <w:style w:type="paragraph" w:styleId="ListContinue2">
    <w:name w:val="List Continue 2"/>
    <w:basedOn w:val="Normal"/>
    <w:uiPriority w:val="99"/>
    <w:semiHidden/>
    <w:unhideWhenUsed/>
    <w:rsid w:val="00904D93"/>
    <w:pPr>
      <w:spacing w:after="120"/>
      <w:ind w:left="566"/>
      <w:contextualSpacing/>
    </w:pPr>
  </w:style>
  <w:style w:type="paragraph" w:styleId="ListContinue3">
    <w:name w:val="List Continue 3"/>
    <w:basedOn w:val="Normal"/>
    <w:uiPriority w:val="99"/>
    <w:semiHidden/>
    <w:unhideWhenUsed/>
    <w:rsid w:val="00904D93"/>
    <w:pPr>
      <w:spacing w:after="120"/>
      <w:ind w:left="849"/>
      <w:contextualSpacing/>
    </w:pPr>
  </w:style>
  <w:style w:type="paragraph" w:styleId="ListContinue4">
    <w:name w:val="List Continue 4"/>
    <w:basedOn w:val="Normal"/>
    <w:uiPriority w:val="99"/>
    <w:semiHidden/>
    <w:unhideWhenUsed/>
    <w:rsid w:val="00904D93"/>
    <w:pPr>
      <w:spacing w:after="120"/>
      <w:ind w:left="1132"/>
      <w:contextualSpacing/>
    </w:pPr>
  </w:style>
  <w:style w:type="paragraph" w:styleId="ListContinue5">
    <w:name w:val="List Continue 5"/>
    <w:basedOn w:val="Normal"/>
    <w:uiPriority w:val="99"/>
    <w:semiHidden/>
    <w:unhideWhenUsed/>
    <w:rsid w:val="00904D93"/>
    <w:pPr>
      <w:spacing w:after="120"/>
      <w:ind w:left="1415"/>
      <w:contextualSpacing/>
    </w:pPr>
  </w:style>
  <w:style w:type="paragraph" w:styleId="ListNumber">
    <w:name w:val="List Number"/>
    <w:basedOn w:val="Normal"/>
    <w:uiPriority w:val="99"/>
    <w:semiHidden/>
    <w:unhideWhenUsed/>
    <w:rsid w:val="00904D93"/>
    <w:pPr>
      <w:numPr>
        <w:numId w:val="51"/>
      </w:numPr>
      <w:contextualSpacing/>
    </w:pPr>
  </w:style>
  <w:style w:type="paragraph" w:styleId="ListNumber2">
    <w:name w:val="List Number 2"/>
    <w:basedOn w:val="Normal"/>
    <w:uiPriority w:val="99"/>
    <w:semiHidden/>
    <w:unhideWhenUsed/>
    <w:rsid w:val="00904D93"/>
    <w:pPr>
      <w:numPr>
        <w:numId w:val="52"/>
      </w:numPr>
      <w:contextualSpacing/>
    </w:pPr>
  </w:style>
  <w:style w:type="paragraph" w:styleId="ListNumber3">
    <w:name w:val="List Number 3"/>
    <w:basedOn w:val="Normal"/>
    <w:uiPriority w:val="99"/>
    <w:semiHidden/>
    <w:unhideWhenUsed/>
    <w:rsid w:val="00904D93"/>
    <w:pPr>
      <w:numPr>
        <w:numId w:val="53"/>
      </w:numPr>
      <w:contextualSpacing/>
    </w:pPr>
  </w:style>
  <w:style w:type="paragraph" w:styleId="ListNumber4">
    <w:name w:val="List Number 4"/>
    <w:basedOn w:val="Normal"/>
    <w:uiPriority w:val="99"/>
    <w:semiHidden/>
    <w:unhideWhenUsed/>
    <w:rsid w:val="00904D93"/>
    <w:pPr>
      <w:numPr>
        <w:numId w:val="54"/>
      </w:numPr>
      <w:contextualSpacing/>
    </w:pPr>
  </w:style>
  <w:style w:type="paragraph" w:styleId="ListNumber5">
    <w:name w:val="List Number 5"/>
    <w:basedOn w:val="Normal"/>
    <w:uiPriority w:val="99"/>
    <w:semiHidden/>
    <w:unhideWhenUsed/>
    <w:rsid w:val="00904D93"/>
    <w:pPr>
      <w:numPr>
        <w:numId w:val="55"/>
      </w:numPr>
      <w:contextualSpacing/>
    </w:pPr>
  </w:style>
  <w:style w:type="paragraph" w:styleId="MacroText">
    <w:name w:val="macro"/>
    <w:link w:val="MacroTextChar"/>
    <w:uiPriority w:val="99"/>
    <w:semiHidden/>
    <w:unhideWhenUsed/>
    <w:rsid w:val="00904D9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04D93"/>
    <w:rPr>
      <w:rFonts w:ascii="Consolas" w:hAnsi="Consolas"/>
    </w:rPr>
  </w:style>
  <w:style w:type="paragraph" w:styleId="MessageHeader">
    <w:name w:val="Message Header"/>
    <w:basedOn w:val="Normal"/>
    <w:link w:val="MessageHeaderChar"/>
    <w:uiPriority w:val="99"/>
    <w:semiHidden/>
    <w:unhideWhenUsed/>
    <w:rsid w:val="00904D9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04D93"/>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904D93"/>
    <w:rPr>
      <w:rFonts w:ascii="Times New Roman" w:hAnsi="Times New Roman" w:cs="Times New Roman"/>
      <w:sz w:val="24"/>
      <w:szCs w:val="24"/>
    </w:rPr>
  </w:style>
  <w:style w:type="paragraph" w:styleId="NormalIndent">
    <w:name w:val="Normal Indent"/>
    <w:basedOn w:val="Normal"/>
    <w:uiPriority w:val="99"/>
    <w:semiHidden/>
    <w:unhideWhenUsed/>
    <w:rsid w:val="00904D93"/>
    <w:pPr>
      <w:ind w:left="720"/>
    </w:pPr>
  </w:style>
  <w:style w:type="paragraph" w:styleId="NoteHeading">
    <w:name w:val="Note Heading"/>
    <w:basedOn w:val="Normal"/>
    <w:next w:val="Normal"/>
    <w:link w:val="NoteHeadingChar"/>
    <w:uiPriority w:val="99"/>
    <w:semiHidden/>
    <w:unhideWhenUsed/>
    <w:rsid w:val="00904D93"/>
    <w:pPr>
      <w:spacing w:before="0" w:after="0" w:line="240" w:lineRule="auto"/>
    </w:pPr>
  </w:style>
  <w:style w:type="character" w:customStyle="1" w:styleId="NoteHeadingChar">
    <w:name w:val="Note Heading Char"/>
    <w:basedOn w:val="DefaultParagraphFont"/>
    <w:link w:val="NoteHeading"/>
    <w:uiPriority w:val="99"/>
    <w:semiHidden/>
    <w:rsid w:val="00904D93"/>
  </w:style>
  <w:style w:type="paragraph" w:styleId="PlainText">
    <w:name w:val="Plain Text"/>
    <w:basedOn w:val="Normal"/>
    <w:link w:val="PlainTextChar"/>
    <w:uiPriority w:val="99"/>
    <w:semiHidden/>
    <w:unhideWhenUsed/>
    <w:rsid w:val="00904D93"/>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04D93"/>
    <w:rPr>
      <w:rFonts w:ascii="Consolas" w:hAnsi="Consolas"/>
      <w:sz w:val="21"/>
      <w:szCs w:val="21"/>
    </w:rPr>
  </w:style>
  <w:style w:type="paragraph" w:styleId="Salutation">
    <w:name w:val="Salutation"/>
    <w:basedOn w:val="Normal"/>
    <w:next w:val="Normal"/>
    <w:link w:val="SalutationChar"/>
    <w:uiPriority w:val="99"/>
    <w:semiHidden/>
    <w:unhideWhenUsed/>
    <w:rsid w:val="00904D93"/>
  </w:style>
  <w:style w:type="character" w:customStyle="1" w:styleId="SalutationChar">
    <w:name w:val="Salutation Char"/>
    <w:basedOn w:val="DefaultParagraphFont"/>
    <w:link w:val="Salutation"/>
    <w:uiPriority w:val="99"/>
    <w:semiHidden/>
    <w:rsid w:val="00904D93"/>
  </w:style>
  <w:style w:type="paragraph" w:styleId="Signature">
    <w:name w:val="Signature"/>
    <w:basedOn w:val="Normal"/>
    <w:link w:val="SignatureChar"/>
    <w:uiPriority w:val="99"/>
    <w:semiHidden/>
    <w:unhideWhenUsed/>
    <w:rsid w:val="00904D93"/>
    <w:pPr>
      <w:spacing w:before="0" w:after="0" w:line="240" w:lineRule="auto"/>
      <w:ind w:left="4252"/>
    </w:pPr>
  </w:style>
  <w:style w:type="character" w:customStyle="1" w:styleId="SignatureChar">
    <w:name w:val="Signature Char"/>
    <w:basedOn w:val="DefaultParagraphFont"/>
    <w:link w:val="Signature"/>
    <w:uiPriority w:val="99"/>
    <w:semiHidden/>
    <w:rsid w:val="00904D93"/>
  </w:style>
  <w:style w:type="paragraph" w:styleId="TableofAuthorities">
    <w:name w:val="table of authorities"/>
    <w:basedOn w:val="Normal"/>
    <w:next w:val="Normal"/>
    <w:uiPriority w:val="99"/>
    <w:semiHidden/>
    <w:unhideWhenUsed/>
    <w:rsid w:val="00904D93"/>
    <w:pPr>
      <w:spacing w:after="0"/>
      <w:ind w:left="200" w:hanging="200"/>
    </w:pPr>
  </w:style>
  <w:style w:type="paragraph" w:styleId="TableofFigures">
    <w:name w:val="table of figures"/>
    <w:basedOn w:val="Normal"/>
    <w:next w:val="Normal"/>
    <w:uiPriority w:val="99"/>
    <w:semiHidden/>
    <w:unhideWhenUsed/>
    <w:rsid w:val="00904D93"/>
    <w:pPr>
      <w:spacing w:after="0"/>
    </w:pPr>
  </w:style>
  <w:style w:type="paragraph" w:styleId="TOAHeading">
    <w:name w:val="toa heading"/>
    <w:basedOn w:val="Normal"/>
    <w:next w:val="Normal"/>
    <w:uiPriority w:val="99"/>
    <w:semiHidden/>
    <w:unhideWhenUsed/>
    <w:rsid w:val="00904D93"/>
    <w:pPr>
      <w:spacing w:before="120"/>
    </w:pPr>
    <w:rPr>
      <w:rFonts w:asciiTheme="majorHAnsi" w:eastAsiaTheme="majorEastAsia" w:hAnsiTheme="majorHAnsi" w:cstheme="majorBidi"/>
      <w:b/>
      <w:bCs/>
      <w:sz w:val="24"/>
      <w:szCs w:val="24"/>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C477F4"/>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1067">
      <w:bodyDiv w:val="1"/>
      <w:marLeft w:val="0"/>
      <w:marRight w:val="0"/>
      <w:marTop w:val="0"/>
      <w:marBottom w:val="0"/>
      <w:divBdr>
        <w:top w:val="none" w:sz="0" w:space="0" w:color="auto"/>
        <w:left w:val="none" w:sz="0" w:space="0" w:color="auto"/>
        <w:bottom w:val="none" w:sz="0" w:space="0" w:color="auto"/>
        <w:right w:val="none" w:sz="0" w:space="0" w:color="auto"/>
      </w:divBdr>
      <w:divsChild>
        <w:div w:id="660699104">
          <w:marLeft w:val="0"/>
          <w:marRight w:val="0"/>
          <w:marTop w:val="0"/>
          <w:marBottom w:val="1410"/>
          <w:divBdr>
            <w:top w:val="none" w:sz="0" w:space="0" w:color="auto"/>
            <w:left w:val="none" w:sz="0" w:space="0" w:color="auto"/>
            <w:bottom w:val="none" w:sz="0" w:space="0" w:color="auto"/>
            <w:right w:val="none" w:sz="0" w:space="0" w:color="auto"/>
          </w:divBdr>
          <w:divsChild>
            <w:div w:id="264273159">
              <w:marLeft w:val="0"/>
              <w:marRight w:val="0"/>
              <w:marTop w:val="1500"/>
              <w:marBottom w:val="0"/>
              <w:divBdr>
                <w:top w:val="none" w:sz="0" w:space="0" w:color="auto"/>
                <w:left w:val="none" w:sz="0" w:space="0" w:color="auto"/>
                <w:bottom w:val="none" w:sz="0" w:space="0" w:color="auto"/>
                <w:right w:val="none" w:sz="0" w:space="0" w:color="auto"/>
              </w:divBdr>
              <w:divsChild>
                <w:div w:id="1469779289">
                  <w:marLeft w:val="0"/>
                  <w:marRight w:val="0"/>
                  <w:marTop w:val="0"/>
                  <w:marBottom w:val="0"/>
                  <w:divBdr>
                    <w:top w:val="none" w:sz="0" w:space="0" w:color="auto"/>
                    <w:left w:val="none" w:sz="0" w:space="0" w:color="auto"/>
                    <w:bottom w:val="none" w:sz="0" w:space="0" w:color="auto"/>
                    <w:right w:val="none" w:sz="0" w:space="0" w:color="auto"/>
                  </w:divBdr>
                  <w:divsChild>
                    <w:div w:id="18748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39414">
      <w:bodyDiv w:val="1"/>
      <w:marLeft w:val="0"/>
      <w:marRight w:val="0"/>
      <w:marTop w:val="0"/>
      <w:marBottom w:val="0"/>
      <w:divBdr>
        <w:top w:val="none" w:sz="0" w:space="0" w:color="auto"/>
        <w:left w:val="none" w:sz="0" w:space="0" w:color="auto"/>
        <w:bottom w:val="none" w:sz="0" w:space="0" w:color="auto"/>
        <w:right w:val="none" w:sz="0" w:space="0" w:color="auto"/>
      </w:divBdr>
    </w:div>
    <w:div w:id="535851289">
      <w:bodyDiv w:val="1"/>
      <w:marLeft w:val="0"/>
      <w:marRight w:val="0"/>
      <w:marTop w:val="0"/>
      <w:marBottom w:val="0"/>
      <w:divBdr>
        <w:top w:val="none" w:sz="0" w:space="0" w:color="auto"/>
        <w:left w:val="none" w:sz="0" w:space="0" w:color="auto"/>
        <w:bottom w:val="none" w:sz="0" w:space="0" w:color="auto"/>
        <w:right w:val="none" w:sz="0" w:space="0" w:color="auto"/>
      </w:divBdr>
    </w:div>
    <w:div w:id="727807537">
      <w:bodyDiv w:val="1"/>
      <w:marLeft w:val="0"/>
      <w:marRight w:val="0"/>
      <w:marTop w:val="0"/>
      <w:marBottom w:val="0"/>
      <w:divBdr>
        <w:top w:val="none" w:sz="0" w:space="0" w:color="auto"/>
        <w:left w:val="none" w:sz="0" w:space="0" w:color="auto"/>
        <w:bottom w:val="none" w:sz="0" w:space="0" w:color="auto"/>
        <w:right w:val="none" w:sz="0" w:space="0" w:color="auto"/>
      </w:divBdr>
    </w:div>
    <w:div w:id="926304405">
      <w:bodyDiv w:val="1"/>
      <w:marLeft w:val="0"/>
      <w:marRight w:val="0"/>
      <w:marTop w:val="0"/>
      <w:marBottom w:val="0"/>
      <w:divBdr>
        <w:top w:val="none" w:sz="0" w:space="0" w:color="auto"/>
        <w:left w:val="none" w:sz="0" w:space="0" w:color="auto"/>
        <w:bottom w:val="none" w:sz="0" w:space="0" w:color="auto"/>
        <w:right w:val="none" w:sz="0" w:space="0" w:color="auto"/>
      </w:divBdr>
    </w:div>
    <w:div w:id="1016493794">
      <w:bodyDiv w:val="1"/>
      <w:marLeft w:val="0"/>
      <w:marRight w:val="0"/>
      <w:marTop w:val="0"/>
      <w:marBottom w:val="0"/>
      <w:divBdr>
        <w:top w:val="none" w:sz="0" w:space="0" w:color="auto"/>
        <w:left w:val="none" w:sz="0" w:space="0" w:color="auto"/>
        <w:bottom w:val="none" w:sz="0" w:space="0" w:color="auto"/>
        <w:right w:val="none" w:sz="0" w:space="0" w:color="auto"/>
      </w:divBdr>
    </w:div>
    <w:div w:id="1512791168">
      <w:bodyDiv w:val="1"/>
      <w:marLeft w:val="0"/>
      <w:marRight w:val="0"/>
      <w:marTop w:val="0"/>
      <w:marBottom w:val="0"/>
      <w:divBdr>
        <w:top w:val="none" w:sz="0" w:space="0" w:color="auto"/>
        <w:left w:val="none" w:sz="0" w:space="0" w:color="auto"/>
        <w:bottom w:val="none" w:sz="0" w:space="0" w:color="auto"/>
        <w:right w:val="none" w:sz="0" w:space="0" w:color="auto"/>
      </w:divBdr>
    </w:div>
    <w:div w:id="1655796825">
      <w:bodyDiv w:val="1"/>
      <w:marLeft w:val="0"/>
      <w:marRight w:val="0"/>
      <w:marTop w:val="0"/>
      <w:marBottom w:val="0"/>
      <w:divBdr>
        <w:top w:val="none" w:sz="0" w:space="0" w:color="auto"/>
        <w:left w:val="none" w:sz="0" w:space="0" w:color="auto"/>
        <w:bottom w:val="none" w:sz="0" w:space="0" w:color="auto"/>
        <w:right w:val="none" w:sz="0" w:space="0" w:color="auto"/>
      </w:divBdr>
    </w:div>
    <w:div w:id="1961721712">
      <w:bodyDiv w:val="1"/>
      <w:marLeft w:val="0"/>
      <w:marRight w:val="0"/>
      <w:marTop w:val="0"/>
      <w:marBottom w:val="0"/>
      <w:divBdr>
        <w:top w:val="none" w:sz="0" w:space="0" w:color="auto"/>
        <w:left w:val="none" w:sz="0" w:space="0" w:color="auto"/>
        <w:bottom w:val="none" w:sz="0" w:space="0" w:color="auto"/>
        <w:right w:val="none" w:sz="0" w:space="0" w:color="auto"/>
      </w:divBdr>
    </w:div>
    <w:div w:id="2068792846">
      <w:bodyDiv w:val="1"/>
      <w:marLeft w:val="0"/>
      <w:marRight w:val="0"/>
      <w:marTop w:val="0"/>
      <w:marBottom w:val="0"/>
      <w:divBdr>
        <w:top w:val="none" w:sz="0" w:space="0" w:color="auto"/>
        <w:left w:val="none" w:sz="0" w:space="0" w:color="auto"/>
        <w:bottom w:val="none" w:sz="0" w:space="0" w:color="auto"/>
        <w:right w:val="none" w:sz="0" w:space="0" w:color="auto"/>
      </w:divBdr>
    </w:div>
    <w:div w:id="213837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package" Target="embeddings/Microsoft_Word_Document2.docx"/><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package" Target="embeddings/Microsoft_Word_Document4.docx"/><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package" Target="embeddings/Microsoft_Word_Document1.docx"/><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package" Target="embeddings/Microsoft_Word_Document.docx"/><Relationship Id="rId20" Type="http://schemas.openxmlformats.org/officeDocument/2006/relationships/package" Target="embeddings/Microsoft_Word_Document3.doc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footer" Target="footer1.xml"/><Relationship Id="rId28"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hyperlink" Target="https://www.google.com/url?sa=i&amp;url=https://aliqtisadi.com/%D8%B4%D8%B1%D9%83%D8%A7%D8%AA/%D8%A7%D9%84%D9%85%D8%B5%D8%B1%D9%81-%D8%A7%D9%84%D8%B9%D8%B1%D8%A8%D9%8A-%D9%84%D9%84%D8%A7%D8%B3%D8%AA%D8%AB%D9%85%D8%A7%D8%B1-%D9%88%D8%A7%D9%84%D8%AA%D8%AC%D8%A7%D8%B1%D8%A9-%D8%A7%D9%84%D8%AE/&amp;psig=AOvVaw0zToDlGdjS_ctM6WPIc3m4&amp;ust=1600147649332000&amp;source=images&amp;cd=vfe&amp;ved=0CAIQjRxqFwoTCIiAmNf05-sCFQAAAAAdAAAAABAD" TargetMode="External"/><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D2BA7FC5-CDB4-44E5-B8F6-3D520F731F65}">
    <t:Anchor>
      <t:Comment id="1757150288"/>
    </t:Anchor>
    <t:History>
      <t:Event id="{502DB972-A65F-4F2B-B5CF-1890E9CD664F}" time="2022-08-04T13:08:52.585Z">
        <t:Attribution userId="S::saravanan.l@i-exceed.com::7f5d9064-91e9-4af9-bd7f-b24364321a6d" userProvider="AD" userName="Saravanan Lakshmanan"/>
        <t:Anchor>
          <t:Comment id="1757150288"/>
        </t:Anchor>
        <t:Create/>
      </t:Event>
      <t:Event id="{0E74B1BA-A653-4A48-935B-79C44E453771}" time="2022-08-04T13:08:52.585Z">
        <t:Attribution userId="S::saravanan.l@i-exceed.com::7f5d9064-91e9-4af9-bd7f-b24364321a6d" userProvider="AD" userName="Saravanan Lakshmanan"/>
        <t:Anchor>
          <t:Comment id="1757150288"/>
        </t:Anchor>
        <t:Assign userId="S::mohanraj.rangasamy@i-exceed.com::137cfba1-f2b9-4b4a-ad72-7ea8edd356a4" userProvider="AD" userName="Mohanraj Rangasamy"/>
      </t:Event>
      <t:Event id="{D71C65B3-9F4C-4AE8-BA00-25D1B85B8C27}" time="2022-08-04T13:08:52.585Z">
        <t:Attribution userId="S::saravanan.l@i-exceed.com::7f5d9064-91e9-4af9-bd7f-b24364321a6d" userProvider="AD" userName="Saravanan Lakshmanan"/>
        <t:Anchor>
          <t:Comment id="1757150288"/>
        </t:Anchor>
        <t:SetTitle title="@Mohanraj Rangasamy Add Beneficiary :: Please update the Minimum and Maximum length for the Input field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2020-09-14T00:00:00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E9D4E4B2DC1A40AF9E587CAD2B3AE3" ma:contentTypeVersion="14" ma:contentTypeDescription="Create a new document." ma:contentTypeScope="" ma:versionID="ec1c892aabb7f318513be63ce987c3d9">
  <xsd:schema xmlns:xsd="http://www.w3.org/2001/XMLSchema" xmlns:xs="http://www.w3.org/2001/XMLSchema" xmlns:p="http://schemas.microsoft.com/office/2006/metadata/properties" xmlns:ns2="a5da216a-42e2-438f-8295-9de62fc7bae4" xmlns:ns3="47356be8-bc3e-405d-94d2-62342092789f" targetNamespace="http://schemas.microsoft.com/office/2006/metadata/properties" ma:root="true" ma:fieldsID="539f206a36af9e02b25e7974785e4209" ns2:_="" ns3:_="">
    <xsd:import namespace="a5da216a-42e2-438f-8295-9de62fc7bae4"/>
    <xsd:import namespace="47356be8-bc3e-405d-94d2-6234209278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216a-42e2-438f-8295-9de62fc7ba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8ae17b-01f6-4b7c-b094-e54cbcb1041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356be8-bc3e-405d-94d2-6234209278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0e9bfd7-730c-48b7-a1f2-843a6bbefd57}" ma:internalName="TaxCatchAll" ma:showField="CatchAllData" ma:web="47356be8-bc3e-405d-94d2-6234209278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da216a-42e2-438f-8295-9de62fc7bae4">
      <Terms xmlns="http://schemas.microsoft.com/office/infopath/2007/PartnerControls"/>
    </lcf76f155ced4ddcb4097134ff3c332f>
    <TaxCatchAll xmlns="47356be8-bc3e-405d-94d2-62342092789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AB355F-5974-4CA6-93CE-D13DFD425B26}"/>
</file>

<file path=customXml/itemProps3.xml><?xml version="1.0" encoding="utf-8"?>
<ds:datastoreItem xmlns:ds="http://schemas.openxmlformats.org/officeDocument/2006/customXml" ds:itemID="{348F2937-AE21-4DF6-8648-5A23A09860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1A2982-1F96-4B4A-8B13-EEA4F486CBA8}">
  <ds:schemaRefs>
    <ds:schemaRef ds:uri="http://schemas.openxmlformats.org/officeDocument/2006/bibliography"/>
  </ds:schemaRefs>
</ds:datastoreItem>
</file>

<file path=customXml/itemProps5.xml><?xml version="1.0" encoding="utf-8"?>
<ds:datastoreItem xmlns:ds="http://schemas.openxmlformats.org/officeDocument/2006/customXml" ds:itemID="{9A399CC2-1812-49A5-9FC8-6718CB2350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4723</TotalTime>
  <Pages>139</Pages>
  <Words>31253</Words>
  <Characters>178144</Characters>
  <Application>Microsoft Office Word</Application>
  <DocSecurity>0</DocSecurity>
  <Lines>1484</Lines>
  <Paragraphs>417</Paragraphs>
  <ScaleCrop>false</ScaleCrop>
  <Company>I-exceed Technology Solutions Pvt Ltd</Company>
  <LinksUpToDate>false</LinksUpToDate>
  <CharactersWithSpaces>208980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fo Al Masraf Retail Baking</dc:title>
  <dc:subject>Version 0.1</dc:subject>
  <dc:creator>Mohanraj Rangasamy</dc:creator>
  <cp:keywords/>
  <dc:description/>
  <cp:lastModifiedBy>Aniket Mayekar</cp:lastModifiedBy>
  <cp:revision>49</cp:revision>
  <cp:lastPrinted>2022-09-17T09:14:00Z</cp:lastPrinted>
  <dcterms:created xsi:type="dcterms:W3CDTF">2022-10-22T00:39:00Z</dcterms:created>
  <dcterms:modified xsi:type="dcterms:W3CDTF">2022-12-21T12:11:00Z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0x01010019E9D4E4B2DC1A40AF9E587CAD2B3AE3</vt:lpwstr>
  </property>
</Properties>
</file>